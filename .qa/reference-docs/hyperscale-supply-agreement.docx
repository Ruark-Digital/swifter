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2F89" w14:textId="31674E2B" w:rsidR="00CB4B32" w:rsidRPr="00C1490B" w:rsidRDefault="00CB4B32" w:rsidP="00286DA3">
      <w:pPr>
        <w:pStyle w:val="BodyText"/>
        <w:rPr>
          <w:rFonts w:ascii="Times New Roman" w:hAnsi="Times New Roman"/>
        </w:rPr>
      </w:pPr>
    </w:p>
    <w:p w14:paraId="03557AFB" w14:textId="07E0502B" w:rsidR="00A0016C" w:rsidRDefault="00E6741A" w:rsidP="002E6018">
      <w:pPr>
        <w:pStyle w:val="BodyText"/>
        <w:jc w:val="center"/>
        <w:rPr>
          <w:rFonts w:ascii="Times New Roman" w:hAnsi="Times New Roman"/>
          <w:sz w:val="32"/>
          <w:szCs w:val="32"/>
        </w:rPr>
      </w:pPr>
      <w:r>
        <w:rPr>
          <w:rFonts w:ascii="Times New Roman" w:hAnsi="Times New Roman"/>
          <w:sz w:val="32"/>
          <w:szCs w:val="32"/>
        </w:rPr>
        <w:t>Hyperscale Data Center – 35MW Hyperscale Data Center</w:t>
      </w:r>
      <w:r w:rsidR="00A0016C" w:rsidRPr="00383CE3">
        <w:rPr>
          <w:rFonts w:ascii="Times New Roman" w:hAnsi="Times New Roman"/>
          <w:sz w:val="32"/>
          <w:szCs w:val="32"/>
        </w:rPr>
        <w:t xml:space="preserve"> Shaft Project</w:t>
      </w:r>
    </w:p>
    <w:p w14:paraId="236EC6BF" w14:textId="77777777" w:rsidR="00286DA3" w:rsidRPr="00383CE3" w:rsidRDefault="00286DA3" w:rsidP="002E6018">
      <w:pPr>
        <w:pStyle w:val="BodyText"/>
        <w:jc w:val="center"/>
        <w:rPr>
          <w:rFonts w:ascii="Times New Roman" w:hAnsi="Times New Roman"/>
          <w:sz w:val="32"/>
          <w:szCs w:val="32"/>
        </w:rPr>
      </w:pPr>
    </w:p>
    <w:p w14:paraId="572ECC90" w14:textId="77777777" w:rsidR="00286DA3" w:rsidRDefault="002E6018" w:rsidP="002E6018">
      <w:pPr>
        <w:pStyle w:val="BodyText"/>
        <w:jc w:val="center"/>
        <w:rPr>
          <w:rFonts w:ascii="Times New Roman" w:hAnsi="Times New Roman"/>
          <w:sz w:val="32"/>
          <w:szCs w:val="32"/>
        </w:rPr>
      </w:pPr>
      <w:r w:rsidRPr="00383CE3">
        <w:rPr>
          <w:rFonts w:ascii="Times New Roman" w:hAnsi="Times New Roman"/>
          <w:sz w:val="32"/>
          <w:szCs w:val="32"/>
        </w:rPr>
        <w:t>Supply Agreement</w:t>
      </w:r>
    </w:p>
    <w:p w14:paraId="219B9BE6" w14:textId="77777777" w:rsidR="00286DA3" w:rsidRDefault="002E6018" w:rsidP="002E6018">
      <w:pPr>
        <w:pStyle w:val="BodyText"/>
        <w:jc w:val="center"/>
        <w:rPr>
          <w:rFonts w:ascii="Times New Roman" w:hAnsi="Times New Roman"/>
          <w:sz w:val="32"/>
          <w:szCs w:val="32"/>
        </w:rPr>
      </w:pPr>
      <w:r w:rsidRPr="00383CE3">
        <w:rPr>
          <w:rFonts w:ascii="Times New Roman" w:hAnsi="Times New Roman"/>
          <w:sz w:val="32"/>
          <w:szCs w:val="32"/>
        </w:rPr>
        <w:br/>
        <w:t>between</w:t>
      </w:r>
    </w:p>
    <w:p w14:paraId="0A1EC595" w14:textId="77777777" w:rsidR="00286DA3" w:rsidRDefault="002E6018" w:rsidP="002E6018">
      <w:pPr>
        <w:pStyle w:val="BodyText"/>
        <w:jc w:val="center"/>
        <w:rPr>
          <w:rStyle w:val="Prompt"/>
          <w:rFonts w:ascii="Times New Roman" w:hAnsi="Times New Roman"/>
          <w:sz w:val="32"/>
          <w:szCs w:val="32"/>
        </w:rPr>
      </w:pPr>
      <w:r w:rsidRPr="00383CE3">
        <w:rPr>
          <w:rFonts w:ascii="Times New Roman" w:hAnsi="Times New Roman"/>
          <w:sz w:val="32"/>
          <w:szCs w:val="32"/>
        </w:rPr>
        <w:br/>
      </w:r>
      <w:r w:rsidR="00E6741A">
        <w:rPr>
          <w:rStyle w:val="Prompt"/>
          <w:rFonts w:ascii="Times New Roman" w:hAnsi="Times New Roman"/>
          <w:sz w:val="32"/>
          <w:szCs w:val="32"/>
        </w:rPr>
        <w:t>Keembody Corporation</w:t>
      </w:r>
      <w:r w:rsidR="00A0016C" w:rsidRPr="00383CE3">
        <w:rPr>
          <w:rStyle w:val="Prompt"/>
          <w:rFonts w:ascii="Times New Roman" w:hAnsi="Times New Roman"/>
          <w:sz w:val="32"/>
          <w:szCs w:val="32"/>
        </w:rPr>
        <w:t xml:space="preserve">. </w:t>
      </w:r>
    </w:p>
    <w:p w14:paraId="33D75CA2" w14:textId="77777777" w:rsidR="00286DA3" w:rsidRDefault="002E6018" w:rsidP="002E6018">
      <w:pPr>
        <w:pStyle w:val="BodyText"/>
        <w:jc w:val="center"/>
        <w:rPr>
          <w:rFonts w:ascii="Times New Roman" w:hAnsi="Times New Roman"/>
          <w:sz w:val="32"/>
          <w:szCs w:val="32"/>
        </w:rPr>
      </w:pPr>
      <w:r w:rsidRPr="00383CE3">
        <w:rPr>
          <w:rFonts w:ascii="Times New Roman" w:hAnsi="Times New Roman"/>
          <w:sz w:val="32"/>
          <w:szCs w:val="32"/>
        </w:rPr>
        <w:br/>
        <w:t>and</w:t>
      </w:r>
    </w:p>
    <w:p w14:paraId="42D756CA" w14:textId="77777777" w:rsidR="00286DA3" w:rsidRDefault="002E6018" w:rsidP="002E6018">
      <w:pPr>
        <w:pStyle w:val="BodyText"/>
        <w:jc w:val="center"/>
        <w:rPr>
          <w:rStyle w:val="Prompt"/>
          <w:rFonts w:ascii="Times New Roman" w:hAnsi="Times New Roman"/>
          <w:sz w:val="32"/>
          <w:szCs w:val="32"/>
        </w:rPr>
      </w:pPr>
      <w:r w:rsidRPr="00383CE3">
        <w:rPr>
          <w:rFonts w:ascii="Times New Roman" w:hAnsi="Times New Roman"/>
          <w:sz w:val="32"/>
          <w:szCs w:val="32"/>
        </w:rPr>
        <w:br/>
      </w:r>
      <w:r w:rsidR="009C489D">
        <w:rPr>
          <w:rStyle w:val="Prompt"/>
          <w:rFonts w:ascii="Times New Roman" w:hAnsi="Times New Roman"/>
          <w:sz w:val="32"/>
          <w:szCs w:val="32"/>
        </w:rPr>
        <w:t>Zenith Modular Solutions</w:t>
      </w:r>
      <w:r w:rsidR="00145D6A">
        <w:rPr>
          <w:rStyle w:val="Prompt"/>
          <w:rFonts w:ascii="Times New Roman" w:hAnsi="Times New Roman"/>
          <w:sz w:val="32"/>
          <w:szCs w:val="32"/>
        </w:rPr>
        <w:t>.</w:t>
      </w:r>
    </w:p>
    <w:p w14:paraId="42B1D69F" w14:textId="77777777" w:rsidR="00286DA3" w:rsidRDefault="00286DA3" w:rsidP="002E6018">
      <w:pPr>
        <w:pStyle w:val="BodyText"/>
        <w:jc w:val="center"/>
        <w:rPr>
          <w:rStyle w:val="Prompt"/>
          <w:rFonts w:ascii="Times New Roman" w:hAnsi="Times New Roman"/>
          <w:sz w:val="32"/>
          <w:szCs w:val="32"/>
        </w:rPr>
      </w:pPr>
    </w:p>
    <w:p w14:paraId="015BAB5B" w14:textId="456EB210" w:rsidR="002E6018" w:rsidRPr="00383CE3" w:rsidRDefault="00E26F1B" w:rsidP="002E6018">
      <w:pPr>
        <w:pStyle w:val="BodyText"/>
        <w:jc w:val="center"/>
        <w:rPr>
          <w:rFonts w:ascii="Times New Roman" w:hAnsi="Times New Roman"/>
          <w:sz w:val="32"/>
          <w:szCs w:val="32"/>
        </w:rPr>
      </w:pPr>
      <w:r w:rsidRPr="00383CE3">
        <w:rPr>
          <w:rStyle w:val="Prompt"/>
          <w:rFonts w:ascii="Times New Roman" w:hAnsi="Times New Roman"/>
          <w:sz w:val="32"/>
          <w:szCs w:val="32"/>
        </w:rPr>
        <w:br/>
      </w:r>
      <w:r w:rsidR="00A457AF" w:rsidRPr="00383CE3">
        <w:rPr>
          <w:rStyle w:val="Prompt"/>
          <w:rFonts w:ascii="Times New Roman" w:hAnsi="Times New Roman"/>
          <w:sz w:val="32"/>
          <w:szCs w:val="32"/>
        </w:rPr>
        <w:t>Dated</w:t>
      </w:r>
      <w:r w:rsidR="00744361" w:rsidRPr="00383CE3">
        <w:rPr>
          <w:rStyle w:val="Prompt"/>
          <w:rFonts w:ascii="Times New Roman" w:hAnsi="Times New Roman"/>
          <w:sz w:val="32"/>
          <w:szCs w:val="32"/>
        </w:rPr>
        <w:t xml:space="preserve"> </w:t>
      </w:r>
      <w:r w:rsidR="00FE369B" w:rsidRPr="00383CE3">
        <w:rPr>
          <w:rStyle w:val="Prompt"/>
          <w:rFonts w:ascii="Times New Roman" w:hAnsi="Times New Roman"/>
          <w:sz w:val="32"/>
          <w:szCs w:val="32"/>
        </w:rPr>
        <w:t xml:space="preserve">as of </w:t>
      </w:r>
      <w:r w:rsidR="003A6C24" w:rsidRPr="00383CE3">
        <w:rPr>
          <w:rStyle w:val="Prompt"/>
          <w:rFonts w:ascii="Times New Roman" w:hAnsi="Times New Roman"/>
          <w:sz w:val="32"/>
          <w:szCs w:val="32"/>
        </w:rPr>
        <w:sym w:font="Wingdings" w:char="F06E"/>
      </w:r>
      <w:r w:rsidR="00383CE3">
        <w:rPr>
          <w:rStyle w:val="Prompt"/>
          <w:rFonts w:ascii="Times New Roman" w:hAnsi="Times New Roman"/>
          <w:sz w:val="32"/>
          <w:szCs w:val="32"/>
        </w:rPr>
        <w:t>, 202</w:t>
      </w:r>
      <w:r w:rsidR="00286DA3">
        <w:rPr>
          <w:rStyle w:val="Prompt"/>
          <w:rFonts w:ascii="Times New Roman" w:hAnsi="Times New Roman"/>
          <w:sz w:val="32"/>
          <w:szCs w:val="32"/>
        </w:rPr>
        <w:t>6</w:t>
      </w:r>
    </w:p>
    <w:p w14:paraId="34C97011" w14:textId="77777777" w:rsidR="009551AD" w:rsidRPr="00C1490B" w:rsidRDefault="009551AD" w:rsidP="00430D56">
      <w:pPr>
        <w:pStyle w:val="BodyText"/>
        <w:rPr>
          <w:rFonts w:ascii="Times New Roman" w:hAnsi="Times New Roman"/>
        </w:rPr>
        <w:sectPr w:rsidR="009551AD" w:rsidRPr="00C1490B" w:rsidSect="002E6018">
          <w:headerReference w:type="default" r:id="rId11"/>
          <w:footerReference w:type="default" r:id="rId12"/>
          <w:headerReference w:type="first" r:id="rId13"/>
          <w:pgSz w:w="12240" w:h="15840" w:code="1"/>
          <w:pgMar w:top="1440" w:right="1440" w:bottom="1440" w:left="1440" w:header="720" w:footer="720" w:gutter="0"/>
          <w:cols w:space="708"/>
          <w:vAlign w:val="center"/>
          <w:titlePg/>
          <w:docGrid w:linePitch="360"/>
        </w:sectPr>
      </w:pPr>
    </w:p>
    <w:p w14:paraId="2EDD03E2" w14:textId="77777777" w:rsidR="009551AD" w:rsidRPr="00C1490B" w:rsidRDefault="00E26F1B" w:rsidP="009B7FE2">
      <w:pPr>
        <w:pStyle w:val="Heading2"/>
        <w:jc w:val="center"/>
        <w:rPr>
          <w:rFonts w:ascii="Times New Roman" w:hAnsi="Times New Roman" w:cs="Times New Roman"/>
        </w:rPr>
      </w:pPr>
      <w:r w:rsidRPr="00C1490B">
        <w:rPr>
          <w:rFonts w:ascii="Times New Roman" w:hAnsi="Times New Roman" w:cs="Times New Roman"/>
        </w:rPr>
        <w:lastRenderedPageBreak/>
        <w:t xml:space="preserve">TABLE OF </w:t>
      </w:r>
      <w:r w:rsidR="00DA423E" w:rsidRPr="00C1490B">
        <w:rPr>
          <w:rFonts w:ascii="Times New Roman" w:hAnsi="Times New Roman" w:cs="Times New Roman"/>
        </w:rPr>
        <w:t>CONTENTS</w:t>
      </w:r>
    </w:p>
    <w:p w14:paraId="0E3E7648" w14:textId="7384D2C9" w:rsidR="00DC054A" w:rsidRPr="00DC054A" w:rsidRDefault="00E52783">
      <w:pPr>
        <w:pStyle w:val="TOC1"/>
        <w:rPr>
          <w:rFonts w:ascii="Times New Roman" w:eastAsiaTheme="minorEastAsia" w:hAnsi="Times New Roman"/>
          <w:noProof/>
          <w:sz w:val="24"/>
          <w:lang w:val="en-CA" w:eastAsia="en-CA"/>
        </w:rPr>
      </w:pPr>
      <w:r w:rsidRPr="00DC054A">
        <w:rPr>
          <w:rFonts w:ascii="Times New Roman" w:hAnsi="Times New Roman"/>
          <w:sz w:val="24"/>
        </w:rPr>
        <w:fldChar w:fldCharType="begin"/>
      </w:r>
      <w:r w:rsidR="00DB7BD4" w:rsidRPr="00DC054A">
        <w:rPr>
          <w:rFonts w:ascii="Times New Roman" w:hAnsi="Times New Roman"/>
          <w:sz w:val="24"/>
        </w:rPr>
        <w:instrText xml:space="preserve"> TOC \h \z \t "Article_L1,1,Article_L2,2" </w:instrText>
      </w:r>
      <w:r w:rsidRPr="00DC054A">
        <w:rPr>
          <w:rFonts w:ascii="Times New Roman" w:hAnsi="Times New Roman"/>
          <w:sz w:val="24"/>
        </w:rPr>
        <w:fldChar w:fldCharType="separate"/>
      </w:r>
      <w:hyperlink w:anchor="_Toc55295882" w:history="1">
        <w:r w:rsidR="00DC054A" w:rsidRPr="00DC054A">
          <w:rPr>
            <w:rStyle w:val="Hyperlink"/>
            <w:rFonts w:ascii="Times New Roman" w:hAnsi="Times New Roman"/>
            <w:noProof/>
            <w:sz w:val="24"/>
          </w:rPr>
          <w:t>1.</w:t>
        </w:r>
        <w:r w:rsidR="00DC054A" w:rsidRPr="00DC054A">
          <w:rPr>
            <w:rFonts w:ascii="Times New Roman" w:eastAsiaTheme="minorEastAsia" w:hAnsi="Times New Roman"/>
            <w:noProof/>
            <w:sz w:val="24"/>
            <w:lang w:val="en-CA" w:eastAsia="en-CA"/>
          </w:rPr>
          <w:tab/>
        </w:r>
        <w:r w:rsidR="00DC054A" w:rsidRPr="00DC054A">
          <w:rPr>
            <w:rStyle w:val="Hyperlink"/>
            <w:rFonts w:ascii="Times New Roman" w:hAnsi="Times New Roman"/>
            <w:noProof/>
            <w:sz w:val="24"/>
          </w:rPr>
          <w:t>DEFINITIONS AND INTERPRETATION</w:t>
        </w:r>
        <w:r w:rsidR="00DC054A" w:rsidRPr="00DC054A">
          <w:rPr>
            <w:rFonts w:ascii="Times New Roman" w:hAnsi="Times New Roman"/>
            <w:noProof/>
            <w:webHidden/>
            <w:sz w:val="24"/>
          </w:rPr>
          <w:tab/>
        </w:r>
        <w:r w:rsidR="00DC054A" w:rsidRPr="00DC054A">
          <w:rPr>
            <w:rFonts w:ascii="Times New Roman" w:hAnsi="Times New Roman"/>
            <w:noProof/>
            <w:webHidden/>
            <w:sz w:val="24"/>
          </w:rPr>
          <w:fldChar w:fldCharType="begin"/>
        </w:r>
        <w:r w:rsidR="00DC054A" w:rsidRPr="00DC054A">
          <w:rPr>
            <w:rFonts w:ascii="Times New Roman" w:hAnsi="Times New Roman"/>
            <w:noProof/>
            <w:webHidden/>
            <w:sz w:val="24"/>
          </w:rPr>
          <w:instrText xml:space="preserve"> PAGEREF _Toc55295882 \h </w:instrText>
        </w:r>
        <w:r w:rsidR="00DC054A" w:rsidRPr="00DC054A">
          <w:rPr>
            <w:rFonts w:ascii="Times New Roman" w:hAnsi="Times New Roman"/>
            <w:noProof/>
            <w:webHidden/>
            <w:sz w:val="24"/>
          </w:rPr>
        </w:r>
        <w:r w:rsidR="00DC054A" w:rsidRPr="00DC054A">
          <w:rPr>
            <w:rFonts w:ascii="Times New Roman" w:hAnsi="Times New Roman"/>
            <w:noProof/>
            <w:webHidden/>
            <w:sz w:val="24"/>
          </w:rPr>
          <w:fldChar w:fldCharType="separate"/>
        </w:r>
        <w:r w:rsidR="00DC054A" w:rsidRPr="00DC054A">
          <w:rPr>
            <w:rFonts w:ascii="Times New Roman" w:hAnsi="Times New Roman"/>
            <w:noProof/>
            <w:webHidden/>
            <w:sz w:val="24"/>
          </w:rPr>
          <w:t>7</w:t>
        </w:r>
        <w:r w:rsidR="00DC054A" w:rsidRPr="00DC054A">
          <w:rPr>
            <w:rFonts w:ascii="Times New Roman" w:hAnsi="Times New Roman"/>
            <w:noProof/>
            <w:webHidden/>
            <w:sz w:val="24"/>
          </w:rPr>
          <w:fldChar w:fldCharType="end"/>
        </w:r>
      </w:hyperlink>
    </w:p>
    <w:p w14:paraId="0D4C5E7C" w14:textId="5596CAEF" w:rsidR="00DC054A" w:rsidRPr="00DC054A" w:rsidRDefault="00DC054A">
      <w:pPr>
        <w:pStyle w:val="TOC2"/>
        <w:rPr>
          <w:rFonts w:ascii="Times New Roman" w:eastAsiaTheme="minorEastAsia" w:hAnsi="Times New Roman"/>
          <w:noProof/>
          <w:lang w:val="en-CA" w:eastAsia="en-CA"/>
        </w:rPr>
      </w:pPr>
      <w:hyperlink w:anchor="_Toc55295883" w:history="1">
        <w:r w:rsidRPr="00DC054A">
          <w:rPr>
            <w:rStyle w:val="Hyperlink"/>
            <w:rFonts w:ascii="Times New Roman" w:hAnsi="Times New Roman"/>
            <w:noProof/>
          </w:rPr>
          <w:t>1.1</w:t>
        </w:r>
        <w:r w:rsidRPr="00DC054A">
          <w:rPr>
            <w:rFonts w:ascii="Times New Roman" w:eastAsiaTheme="minorEastAsia" w:hAnsi="Times New Roman"/>
            <w:noProof/>
            <w:lang w:val="en-CA" w:eastAsia="en-CA"/>
          </w:rPr>
          <w:tab/>
        </w:r>
        <w:r w:rsidRPr="00DC054A">
          <w:rPr>
            <w:rStyle w:val="Hyperlink"/>
            <w:rFonts w:ascii="Times New Roman" w:hAnsi="Times New Roman"/>
            <w:noProof/>
          </w:rPr>
          <w:t>Definitions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_Toc55295883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7</w:t>
        </w:r>
        <w:r w:rsidRPr="00DC054A">
          <w:rPr>
            <w:rFonts w:ascii="Times New Roman" w:hAnsi="Times New Roman"/>
            <w:noProof/>
            <w:webHidden/>
          </w:rPr>
          <w:fldChar w:fldCharType="end"/>
        </w:r>
      </w:hyperlink>
    </w:p>
    <w:p w14:paraId="45D1629C" w14:textId="2C6A8DE3" w:rsidR="00DC054A" w:rsidRPr="00DC054A" w:rsidRDefault="00DC054A">
      <w:pPr>
        <w:pStyle w:val="TOC2"/>
        <w:rPr>
          <w:rFonts w:ascii="Times New Roman" w:eastAsiaTheme="minorEastAsia" w:hAnsi="Times New Roman"/>
          <w:noProof/>
          <w:lang w:val="en-CA" w:eastAsia="en-CA"/>
        </w:rPr>
      </w:pPr>
      <w:hyperlink w:anchor="_Toc55295884" w:history="1">
        <w:r w:rsidRPr="00DC054A">
          <w:rPr>
            <w:rStyle w:val="Hyperlink"/>
            <w:rFonts w:ascii="Times New Roman" w:hAnsi="Times New Roman"/>
            <w:noProof/>
          </w:rPr>
          <w:t>1.2</w:t>
        </w:r>
        <w:r w:rsidRPr="00DC054A">
          <w:rPr>
            <w:rFonts w:ascii="Times New Roman" w:eastAsiaTheme="minorEastAsia" w:hAnsi="Times New Roman"/>
            <w:noProof/>
            <w:lang w:val="en-CA" w:eastAsia="en-CA"/>
          </w:rPr>
          <w:tab/>
        </w:r>
        <w:r w:rsidRPr="00DC054A">
          <w:rPr>
            <w:rStyle w:val="Hyperlink"/>
            <w:rFonts w:ascii="Times New Roman" w:hAnsi="Times New Roman"/>
            <w:noProof/>
          </w:rPr>
          <w:t>Interpretation</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_Toc55295884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11</w:t>
        </w:r>
        <w:r w:rsidRPr="00DC054A">
          <w:rPr>
            <w:rFonts w:ascii="Times New Roman" w:hAnsi="Times New Roman"/>
            <w:noProof/>
            <w:webHidden/>
          </w:rPr>
          <w:fldChar w:fldCharType="end"/>
        </w:r>
      </w:hyperlink>
    </w:p>
    <w:p w14:paraId="0CC0D0EB" w14:textId="14234839" w:rsidR="00DC054A" w:rsidRPr="00DC054A" w:rsidRDefault="00DC054A">
      <w:pPr>
        <w:pStyle w:val="TOC1"/>
        <w:rPr>
          <w:rFonts w:ascii="Times New Roman" w:eastAsiaTheme="minorEastAsia" w:hAnsi="Times New Roman"/>
          <w:noProof/>
          <w:sz w:val="24"/>
          <w:lang w:val="en-CA" w:eastAsia="en-CA"/>
        </w:rPr>
      </w:pPr>
      <w:hyperlink w:anchor="_Toc55295885" w:history="1">
        <w:r w:rsidRPr="00DC054A">
          <w:rPr>
            <w:rStyle w:val="Hyperlink"/>
            <w:rFonts w:ascii="Times New Roman" w:hAnsi="Times New Roman"/>
            <w:noProof/>
            <w:sz w:val="24"/>
          </w:rPr>
          <w:t>2.</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AGREEMENT; SCHEDULES; CONFLICTS</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_Toc55295885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12</w:t>
        </w:r>
        <w:r w:rsidRPr="00DC054A">
          <w:rPr>
            <w:rFonts w:ascii="Times New Roman" w:hAnsi="Times New Roman"/>
            <w:noProof/>
            <w:webHidden/>
            <w:sz w:val="24"/>
          </w:rPr>
          <w:fldChar w:fldCharType="end"/>
        </w:r>
      </w:hyperlink>
    </w:p>
    <w:p w14:paraId="5C1B7D78" w14:textId="51924A56" w:rsidR="00DC054A" w:rsidRPr="00DC054A" w:rsidRDefault="00DC054A">
      <w:pPr>
        <w:pStyle w:val="TOC2"/>
        <w:rPr>
          <w:rFonts w:ascii="Times New Roman" w:eastAsiaTheme="minorEastAsia" w:hAnsi="Times New Roman"/>
          <w:noProof/>
          <w:lang w:val="en-CA" w:eastAsia="en-CA"/>
        </w:rPr>
      </w:pPr>
      <w:hyperlink w:anchor="_Toc55295886" w:history="1">
        <w:r w:rsidRPr="00DC054A">
          <w:rPr>
            <w:rStyle w:val="Hyperlink"/>
            <w:rFonts w:ascii="Times New Roman" w:hAnsi="Times New Roman"/>
            <w:noProof/>
          </w:rPr>
          <w:t>2.1</w:t>
        </w:r>
        <w:r w:rsidRPr="00DC054A">
          <w:rPr>
            <w:rFonts w:ascii="Times New Roman" w:eastAsiaTheme="minorEastAsia" w:hAnsi="Times New Roman"/>
            <w:noProof/>
            <w:lang w:val="en-CA" w:eastAsia="en-CA"/>
          </w:rPr>
          <w:tab/>
        </w:r>
        <w:r w:rsidRPr="00DC054A">
          <w:rPr>
            <w:rStyle w:val="Hyperlink"/>
            <w:rFonts w:ascii="Times New Roman" w:hAnsi="Times New Roman"/>
            <w:noProof/>
          </w:rPr>
          <w:t>Agreement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_Toc55295886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12</w:t>
        </w:r>
        <w:r w:rsidRPr="00DC054A">
          <w:rPr>
            <w:rFonts w:ascii="Times New Roman" w:hAnsi="Times New Roman"/>
            <w:noProof/>
            <w:webHidden/>
          </w:rPr>
          <w:fldChar w:fldCharType="end"/>
        </w:r>
      </w:hyperlink>
    </w:p>
    <w:p w14:paraId="25A943FB" w14:textId="45494842" w:rsidR="00DC054A" w:rsidRPr="00DC054A" w:rsidRDefault="00DC054A">
      <w:pPr>
        <w:pStyle w:val="TOC2"/>
        <w:rPr>
          <w:rFonts w:ascii="Times New Roman" w:eastAsiaTheme="minorEastAsia" w:hAnsi="Times New Roman"/>
          <w:noProof/>
          <w:lang w:val="en-CA" w:eastAsia="en-CA"/>
        </w:rPr>
      </w:pPr>
      <w:hyperlink w:anchor="_Toc55295887" w:history="1">
        <w:r w:rsidRPr="00DC054A">
          <w:rPr>
            <w:rStyle w:val="Hyperlink"/>
            <w:rFonts w:ascii="Times New Roman" w:hAnsi="Times New Roman"/>
            <w:noProof/>
          </w:rPr>
          <w:t>2.2</w:t>
        </w:r>
        <w:r w:rsidRPr="00DC054A">
          <w:rPr>
            <w:rFonts w:ascii="Times New Roman" w:eastAsiaTheme="minorEastAsia" w:hAnsi="Times New Roman"/>
            <w:noProof/>
            <w:lang w:val="en-CA" w:eastAsia="en-CA"/>
          </w:rPr>
          <w:tab/>
        </w:r>
        <w:r w:rsidRPr="00DC054A">
          <w:rPr>
            <w:rStyle w:val="Hyperlink"/>
            <w:rFonts w:ascii="Times New Roman" w:hAnsi="Times New Roman"/>
            <w:noProof/>
          </w:rPr>
          <w:t>Language of Agreement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_Toc55295887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12</w:t>
        </w:r>
        <w:r w:rsidRPr="00DC054A">
          <w:rPr>
            <w:rFonts w:ascii="Times New Roman" w:hAnsi="Times New Roman"/>
            <w:noProof/>
            <w:webHidden/>
          </w:rPr>
          <w:fldChar w:fldCharType="end"/>
        </w:r>
      </w:hyperlink>
    </w:p>
    <w:p w14:paraId="69A1B06C" w14:textId="14CF4EDC" w:rsidR="00DC054A" w:rsidRPr="00DC054A" w:rsidRDefault="00DC054A">
      <w:pPr>
        <w:pStyle w:val="TOC2"/>
        <w:rPr>
          <w:rFonts w:ascii="Times New Roman" w:eastAsiaTheme="minorEastAsia" w:hAnsi="Times New Roman"/>
          <w:noProof/>
          <w:lang w:val="en-CA" w:eastAsia="en-CA"/>
        </w:rPr>
      </w:pPr>
      <w:hyperlink w:anchor="_Toc55295888" w:history="1">
        <w:r w:rsidRPr="00DC054A">
          <w:rPr>
            <w:rStyle w:val="Hyperlink"/>
            <w:rFonts w:ascii="Times New Roman" w:hAnsi="Times New Roman"/>
            <w:noProof/>
          </w:rPr>
          <w:t>2.3</w:t>
        </w:r>
        <w:r w:rsidRPr="00DC054A">
          <w:rPr>
            <w:rFonts w:ascii="Times New Roman" w:eastAsiaTheme="minorEastAsia" w:hAnsi="Times New Roman"/>
            <w:noProof/>
            <w:lang w:val="en-CA" w:eastAsia="en-CA"/>
          </w:rPr>
          <w:tab/>
        </w:r>
        <w:r w:rsidRPr="00DC054A">
          <w:rPr>
            <w:rStyle w:val="Hyperlink"/>
            <w:rFonts w:ascii="Times New Roman" w:hAnsi="Times New Roman"/>
            <w:noProof/>
          </w:rPr>
          <w:t>Precedence of Agreement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_Toc55295888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12</w:t>
        </w:r>
        <w:r w:rsidRPr="00DC054A">
          <w:rPr>
            <w:rFonts w:ascii="Times New Roman" w:hAnsi="Times New Roman"/>
            <w:noProof/>
            <w:webHidden/>
          </w:rPr>
          <w:fldChar w:fldCharType="end"/>
        </w:r>
      </w:hyperlink>
    </w:p>
    <w:p w14:paraId="7AFA20EF" w14:textId="0F0EB6F2" w:rsidR="00DC054A" w:rsidRPr="00DC054A" w:rsidRDefault="00DC054A">
      <w:pPr>
        <w:pStyle w:val="TOC2"/>
        <w:rPr>
          <w:rFonts w:ascii="Times New Roman" w:eastAsiaTheme="minorEastAsia" w:hAnsi="Times New Roman"/>
          <w:noProof/>
          <w:lang w:val="en-CA" w:eastAsia="en-CA"/>
        </w:rPr>
      </w:pPr>
      <w:hyperlink w:anchor="_Toc55295889" w:history="1">
        <w:r w:rsidRPr="00DC054A">
          <w:rPr>
            <w:rStyle w:val="Hyperlink"/>
            <w:rFonts w:ascii="Times New Roman" w:hAnsi="Times New Roman"/>
            <w:noProof/>
          </w:rPr>
          <w:t>2.4</w:t>
        </w:r>
        <w:r w:rsidRPr="00DC054A">
          <w:rPr>
            <w:rFonts w:ascii="Times New Roman" w:eastAsiaTheme="minorEastAsia" w:hAnsi="Times New Roman"/>
            <w:noProof/>
            <w:lang w:val="en-CA" w:eastAsia="en-CA"/>
          </w:rPr>
          <w:tab/>
        </w:r>
        <w:r w:rsidRPr="00DC054A">
          <w:rPr>
            <w:rStyle w:val="Hyperlink"/>
            <w:rFonts w:ascii="Times New Roman" w:hAnsi="Times New Roman"/>
            <w:noProof/>
          </w:rPr>
          <w:t>Background Information</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_Toc55295889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13</w:t>
        </w:r>
        <w:r w:rsidRPr="00DC054A">
          <w:rPr>
            <w:rFonts w:ascii="Times New Roman" w:hAnsi="Times New Roman"/>
            <w:noProof/>
            <w:webHidden/>
          </w:rPr>
          <w:fldChar w:fldCharType="end"/>
        </w:r>
      </w:hyperlink>
    </w:p>
    <w:p w14:paraId="68CE5AC5" w14:textId="38473271" w:rsidR="00DC054A" w:rsidRPr="00DC054A" w:rsidRDefault="00DC054A">
      <w:pPr>
        <w:pStyle w:val="TOC2"/>
        <w:rPr>
          <w:rFonts w:ascii="Times New Roman" w:eastAsiaTheme="minorEastAsia" w:hAnsi="Times New Roman"/>
          <w:noProof/>
          <w:lang w:val="en-CA" w:eastAsia="en-CA"/>
        </w:rPr>
      </w:pPr>
      <w:hyperlink w:anchor="_Toc55295890" w:history="1">
        <w:r w:rsidRPr="00DC054A">
          <w:rPr>
            <w:rStyle w:val="Hyperlink"/>
            <w:rFonts w:ascii="Times New Roman" w:hAnsi="Times New Roman"/>
            <w:noProof/>
          </w:rPr>
          <w:t>2.5</w:t>
        </w:r>
        <w:r w:rsidRPr="00DC054A">
          <w:rPr>
            <w:rFonts w:ascii="Times New Roman" w:eastAsiaTheme="minorEastAsia" w:hAnsi="Times New Roman"/>
            <w:noProof/>
            <w:lang w:val="en-CA" w:eastAsia="en-CA"/>
          </w:rPr>
          <w:tab/>
        </w:r>
        <w:r w:rsidRPr="00DC054A">
          <w:rPr>
            <w:rStyle w:val="Hyperlink"/>
            <w:rFonts w:ascii="Times New Roman" w:hAnsi="Times New Roman"/>
            <w:noProof/>
          </w:rPr>
          <w:t>Negotiation and Documentation of this Agreement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_Toc55295890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13</w:t>
        </w:r>
        <w:r w:rsidRPr="00DC054A">
          <w:rPr>
            <w:rFonts w:ascii="Times New Roman" w:hAnsi="Times New Roman"/>
            <w:noProof/>
            <w:webHidden/>
          </w:rPr>
          <w:fldChar w:fldCharType="end"/>
        </w:r>
      </w:hyperlink>
    </w:p>
    <w:p w14:paraId="4F7D31C6" w14:textId="5BB683BC" w:rsidR="00DC054A" w:rsidRPr="00DC054A" w:rsidRDefault="00DC054A">
      <w:pPr>
        <w:pStyle w:val="TOC2"/>
        <w:rPr>
          <w:rFonts w:ascii="Times New Roman" w:eastAsiaTheme="minorEastAsia" w:hAnsi="Times New Roman"/>
          <w:noProof/>
          <w:lang w:val="en-CA" w:eastAsia="en-CA"/>
        </w:rPr>
      </w:pPr>
      <w:hyperlink w:anchor="_Toc55295891" w:history="1">
        <w:r w:rsidRPr="00DC054A">
          <w:rPr>
            <w:rStyle w:val="Hyperlink"/>
            <w:rFonts w:ascii="Times New Roman" w:hAnsi="Times New Roman"/>
            <w:noProof/>
          </w:rPr>
          <w:t>2.6</w:t>
        </w:r>
        <w:r w:rsidRPr="00DC054A">
          <w:rPr>
            <w:rFonts w:ascii="Times New Roman" w:eastAsiaTheme="minorEastAsia" w:hAnsi="Times New Roman"/>
            <w:noProof/>
            <w:lang w:val="en-CA" w:eastAsia="en-CA"/>
          </w:rPr>
          <w:tab/>
        </w:r>
        <w:r w:rsidRPr="00DC054A">
          <w:rPr>
            <w:rStyle w:val="Hyperlink"/>
            <w:rFonts w:ascii="Times New Roman" w:hAnsi="Times New Roman"/>
            <w:noProof/>
          </w:rPr>
          <w:t>Standard of Care</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_Toc55295891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14</w:t>
        </w:r>
        <w:r w:rsidRPr="00DC054A">
          <w:rPr>
            <w:rFonts w:ascii="Times New Roman" w:hAnsi="Times New Roman"/>
            <w:noProof/>
            <w:webHidden/>
          </w:rPr>
          <w:fldChar w:fldCharType="end"/>
        </w:r>
      </w:hyperlink>
    </w:p>
    <w:p w14:paraId="10EB5C96" w14:textId="0EFC504B" w:rsidR="00DC054A" w:rsidRPr="00DC054A" w:rsidRDefault="00DC054A">
      <w:pPr>
        <w:pStyle w:val="TOC2"/>
        <w:rPr>
          <w:rFonts w:ascii="Times New Roman" w:eastAsiaTheme="minorEastAsia" w:hAnsi="Times New Roman"/>
          <w:noProof/>
          <w:lang w:val="en-CA" w:eastAsia="en-CA"/>
        </w:rPr>
      </w:pPr>
      <w:hyperlink w:anchor="_Toc55295892" w:history="1">
        <w:r w:rsidRPr="00DC054A">
          <w:rPr>
            <w:rStyle w:val="Hyperlink"/>
            <w:rFonts w:ascii="Times New Roman" w:hAnsi="Times New Roman"/>
            <w:noProof/>
          </w:rPr>
          <w:t>2.7</w:t>
        </w:r>
        <w:r w:rsidRPr="00DC054A">
          <w:rPr>
            <w:rFonts w:ascii="Times New Roman" w:eastAsiaTheme="minorEastAsia" w:hAnsi="Times New Roman"/>
            <w:noProof/>
            <w:lang w:val="en-CA" w:eastAsia="en-CA"/>
          </w:rPr>
          <w:tab/>
        </w:r>
        <w:r w:rsidRPr="00DC054A">
          <w:rPr>
            <w:rStyle w:val="Hyperlink"/>
            <w:rFonts w:ascii="Times New Roman" w:hAnsi="Times New Roman"/>
            <w:noProof/>
          </w:rPr>
          <w:t>Independent Contractor</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_Toc55295892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14</w:t>
        </w:r>
        <w:r w:rsidRPr="00DC054A">
          <w:rPr>
            <w:rFonts w:ascii="Times New Roman" w:hAnsi="Times New Roman"/>
            <w:noProof/>
            <w:webHidden/>
          </w:rPr>
          <w:fldChar w:fldCharType="end"/>
        </w:r>
      </w:hyperlink>
    </w:p>
    <w:p w14:paraId="304BB04C" w14:textId="323814FB" w:rsidR="00DC054A" w:rsidRPr="00DC054A" w:rsidRDefault="00DC054A">
      <w:pPr>
        <w:pStyle w:val="TOC1"/>
        <w:rPr>
          <w:rFonts w:ascii="Times New Roman" w:eastAsiaTheme="minorEastAsia" w:hAnsi="Times New Roman"/>
          <w:noProof/>
          <w:sz w:val="24"/>
          <w:lang w:val="en-CA" w:eastAsia="en-CA"/>
        </w:rPr>
      </w:pPr>
      <w:hyperlink w:anchor="_Toc55295893" w:history="1">
        <w:r w:rsidRPr="00DC054A">
          <w:rPr>
            <w:rStyle w:val="Hyperlink"/>
            <w:rFonts w:ascii="Times New Roman" w:hAnsi="Times New Roman"/>
            <w:noProof/>
            <w:sz w:val="24"/>
          </w:rPr>
          <w:t>3.</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GENERAL PROVISIONS</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_Toc55295893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14</w:t>
        </w:r>
        <w:r w:rsidRPr="00DC054A">
          <w:rPr>
            <w:rFonts w:ascii="Times New Roman" w:hAnsi="Times New Roman"/>
            <w:noProof/>
            <w:webHidden/>
            <w:sz w:val="24"/>
          </w:rPr>
          <w:fldChar w:fldCharType="end"/>
        </w:r>
      </w:hyperlink>
    </w:p>
    <w:p w14:paraId="62B72A3A" w14:textId="6433E5BC" w:rsidR="00DC054A" w:rsidRPr="00DC054A" w:rsidRDefault="00DC054A">
      <w:pPr>
        <w:pStyle w:val="TOC2"/>
        <w:rPr>
          <w:rFonts w:ascii="Times New Roman" w:eastAsiaTheme="minorEastAsia" w:hAnsi="Times New Roman"/>
          <w:noProof/>
          <w:lang w:val="en-CA" w:eastAsia="en-CA"/>
        </w:rPr>
      </w:pPr>
      <w:hyperlink w:anchor="_Toc55295894" w:history="1">
        <w:r w:rsidRPr="00DC054A">
          <w:rPr>
            <w:rStyle w:val="Hyperlink"/>
            <w:rFonts w:ascii="Times New Roman" w:hAnsi="Times New Roman"/>
            <w:noProof/>
          </w:rPr>
          <w:t>3.1</w:t>
        </w:r>
        <w:r w:rsidRPr="00DC054A">
          <w:rPr>
            <w:rFonts w:ascii="Times New Roman" w:eastAsiaTheme="minorEastAsia" w:hAnsi="Times New Roman"/>
            <w:noProof/>
            <w:lang w:val="en-CA" w:eastAsia="en-CA"/>
          </w:rPr>
          <w:tab/>
        </w:r>
        <w:r w:rsidRPr="00DC054A">
          <w:rPr>
            <w:rStyle w:val="Hyperlink"/>
            <w:rFonts w:ascii="Times New Roman" w:hAnsi="Times New Roman"/>
            <w:noProof/>
          </w:rPr>
          <w:t>Supplier’s General Obligations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_Toc55295894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14</w:t>
        </w:r>
        <w:r w:rsidRPr="00DC054A">
          <w:rPr>
            <w:rFonts w:ascii="Times New Roman" w:hAnsi="Times New Roman"/>
            <w:noProof/>
            <w:webHidden/>
          </w:rPr>
          <w:fldChar w:fldCharType="end"/>
        </w:r>
      </w:hyperlink>
    </w:p>
    <w:p w14:paraId="27DBCC03" w14:textId="4A058E2A" w:rsidR="00DC054A" w:rsidRPr="00DC054A" w:rsidRDefault="00DC054A">
      <w:pPr>
        <w:pStyle w:val="TOC2"/>
        <w:rPr>
          <w:rFonts w:ascii="Times New Roman" w:eastAsiaTheme="minorEastAsia" w:hAnsi="Times New Roman"/>
          <w:noProof/>
          <w:lang w:val="en-CA" w:eastAsia="en-CA"/>
        </w:rPr>
      </w:pPr>
      <w:hyperlink w:anchor="_Toc55295895" w:history="1">
        <w:r w:rsidRPr="00DC054A">
          <w:rPr>
            <w:rStyle w:val="Hyperlink"/>
            <w:rFonts w:ascii="Times New Roman" w:hAnsi="Times New Roman"/>
            <w:noProof/>
          </w:rPr>
          <w:t>3.2</w:t>
        </w:r>
        <w:r w:rsidRPr="00DC054A">
          <w:rPr>
            <w:rFonts w:ascii="Times New Roman" w:eastAsiaTheme="minorEastAsia" w:hAnsi="Times New Roman"/>
            <w:noProof/>
            <w:lang w:val="en-CA" w:eastAsia="en-CA"/>
          </w:rPr>
          <w:tab/>
        </w:r>
        <w:r w:rsidRPr="00DC054A">
          <w:rPr>
            <w:rStyle w:val="Hyperlink"/>
            <w:rFonts w:ascii="Times New Roman" w:hAnsi="Times New Roman"/>
            <w:noProof/>
          </w:rPr>
          <w:t>Applicable Policies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_Toc55295895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14</w:t>
        </w:r>
        <w:r w:rsidRPr="00DC054A">
          <w:rPr>
            <w:rFonts w:ascii="Times New Roman" w:hAnsi="Times New Roman"/>
            <w:noProof/>
            <w:webHidden/>
          </w:rPr>
          <w:fldChar w:fldCharType="end"/>
        </w:r>
      </w:hyperlink>
    </w:p>
    <w:p w14:paraId="362E59DF" w14:textId="3E27D498" w:rsidR="00DC054A" w:rsidRPr="00DC054A" w:rsidRDefault="00DC054A">
      <w:pPr>
        <w:pStyle w:val="TOC2"/>
        <w:rPr>
          <w:rFonts w:ascii="Times New Roman" w:eastAsiaTheme="minorEastAsia" w:hAnsi="Times New Roman"/>
          <w:noProof/>
          <w:lang w:val="en-CA" w:eastAsia="en-CA"/>
        </w:rPr>
      </w:pPr>
      <w:hyperlink w:anchor="_Toc55295896" w:history="1">
        <w:r w:rsidRPr="00DC054A">
          <w:rPr>
            <w:rStyle w:val="Hyperlink"/>
            <w:rFonts w:ascii="Times New Roman" w:hAnsi="Times New Roman"/>
            <w:noProof/>
          </w:rPr>
          <w:t>3.3</w:t>
        </w:r>
        <w:r w:rsidRPr="00DC054A">
          <w:rPr>
            <w:rFonts w:ascii="Times New Roman" w:eastAsiaTheme="minorEastAsia" w:hAnsi="Times New Roman"/>
            <w:noProof/>
            <w:lang w:val="en-CA" w:eastAsia="en-CA"/>
          </w:rPr>
          <w:tab/>
        </w:r>
        <w:r w:rsidRPr="00DC054A">
          <w:rPr>
            <w:rStyle w:val="Hyperlink"/>
            <w:rFonts w:ascii="Times New Roman" w:hAnsi="Times New Roman"/>
            <w:noProof/>
          </w:rPr>
          <w:t>Representatives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_Toc55295896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14</w:t>
        </w:r>
        <w:r w:rsidRPr="00DC054A">
          <w:rPr>
            <w:rFonts w:ascii="Times New Roman" w:hAnsi="Times New Roman"/>
            <w:noProof/>
            <w:webHidden/>
          </w:rPr>
          <w:fldChar w:fldCharType="end"/>
        </w:r>
      </w:hyperlink>
    </w:p>
    <w:p w14:paraId="2B3A7E21" w14:textId="246A6677" w:rsidR="00DC054A" w:rsidRPr="00DC054A" w:rsidRDefault="00DC054A">
      <w:pPr>
        <w:pStyle w:val="TOC2"/>
        <w:rPr>
          <w:rFonts w:ascii="Times New Roman" w:eastAsiaTheme="minorEastAsia" w:hAnsi="Times New Roman"/>
          <w:noProof/>
          <w:lang w:val="en-CA" w:eastAsia="en-CA"/>
        </w:rPr>
      </w:pPr>
      <w:hyperlink w:anchor="_Toc55295897" w:history="1">
        <w:r w:rsidRPr="00DC054A">
          <w:rPr>
            <w:rStyle w:val="Hyperlink"/>
            <w:rFonts w:ascii="Times New Roman" w:hAnsi="Times New Roman"/>
            <w:noProof/>
          </w:rPr>
          <w:t>3.4</w:t>
        </w:r>
        <w:r w:rsidRPr="00DC054A">
          <w:rPr>
            <w:rFonts w:ascii="Times New Roman" w:eastAsiaTheme="minorEastAsia" w:hAnsi="Times New Roman"/>
            <w:noProof/>
            <w:lang w:val="en-CA" w:eastAsia="en-CA"/>
          </w:rPr>
          <w:tab/>
        </w:r>
        <w:r w:rsidRPr="00DC054A">
          <w:rPr>
            <w:rStyle w:val="Hyperlink"/>
            <w:rFonts w:ascii="Times New Roman" w:hAnsi="Times New Roman"/>
            <w:noProof/>
          </w:rPr>
          <w:t>Company Not Responsible for Acts of Supplier</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_Toc55295897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15</w:t>
        </w:r>
        <w:r w:rsidRPr="00DC054A">
          <w:rPr>
            <w:rFonts w:ascii="Times New Roman" w:hAnsi="Times New Roman"/>
            <w:noProof/>
            <w:webHidden/>
          </w:rPr>
          <w:fldChar w:fldCharType="end"/>
        </w:r>
      </w:hyperlink>
    </w:p>
    <w:p w14:paraId="7E0581B7" w14:textId="0BEC9268" w:rsidR="00DC054A" w:rsidRPr="00DC054A" w:rsidRDefault="00DC054A">
      <w:pPr>
        <w:pStyle w:val="TOC2"/>
        <w:rPr>
          <w:rFonts w:ascii="Times New Roman" w:eastAsiaTheme="minorEastAsia" w:hAnsi="Times New Roman"/>
          <w:noProof/>
          <w:lang w:val="en-CA" w:eastAsia="en-CA"/>
        </w:rPr>
      </w:pPr>
      <w:hyperlink w:anchor="_Toc55295898" w:history="1">
        <w:r w:rsidRPr="00DC054A">
          <w:rPr>
            <w:rStyle w:val="Hyperlink"/>
            <w:rFonts w:ascii="Times New Roman" w:hAnsi="Times New Roman"/>
            <w:noProof/>
          </w:rPr>
          <w:t>3.5</w:t>
        </w:r>
        <w:r w:rsidRPr="00DC054A">
          <w:rPr>
            <w:rFonts w:ascii="Times New Roman" w:eastAsiaTheme="minorEastAsia" w:hAnsi="Times New Roman"/>
            <w:noProof/>
            <w:lang w:val="en-CA" w:eastAsia="en-CA"/>
          </w:rPr>
          <w:tab/>
        </w:r>
        <w:r w:rsidRPr="00DC054A">
          <w:rPr>
            <w:rStyle w:val="Hyperlink"/>
            <w:rFonts w:ascii="Times New Roman" w:hAnsi="Times New Roman"/>
            <w:noProof/>
          </w:rPr>
          <w:t>Company’s Right to Exclude</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_Toc55295898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15</w:t>
        </w:r>
        <w:r w:rsidRPr="00DC054A">
          <w:rPr>
            <w:rFonts w:ascii="Times New Roman" w:hAnsi="Times New Roman"/>
            <w:noProof/>
            <w:webHidden/>
          </w:rPr>
          <w:fldChar w:fldCharType="end"/>
        </w:r>
      </w:hyperlink>
    </w:p>
    <w:p w14:paraId="344E3F7E" w14:textId="6F8A2698" w:rsidR="00DC054A" w:rsidRPr="00DC054A" w:rsidRDefault="00DC054A">
      <w:pPr>
        <w:pStyle w:val="TOC1"/>
        <w:rPr>
          <w:rFonts w:ascii="Times New Roman" w:eastAsiaTheme="minorEastAsia" w:hAnsi="Times New Roman"/>
          <w:noProof/>
          <w:sz w:val="24"/>
          <w:lang w:val="en-CA" w:eastAsia="en-CA"/>
        </w:rPr>
      </w:pPr>
      <w:hyperlink w:anchor="_Toc55295899" w:history="1">
        <w:r w:rsidRPr="00DC054A">
          <w:rPr>
            <w:rStyle w:val="Hyperlink"/>
            <w:rFonts w:ascii="Times New Roman" w:hAnsi="Times New Roman"/>
            <w:noProof/>
            <w:sz w:val="24"/>
          </w:rPr>
          <w:t>4.</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PAYMENT</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_Toc55295899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15</w:t>
        </w:r>
        <w:r w:rsidRPr="00DC054A">
          <w:rPr>
            <w:rFonts w:ascii="Times New Roman" w:hAnsi="Times New Roman"/>
            <w:noProof/>
            <w:webHidden/>
            <w:sz w:val="24"/>
          </w:rPr>
          <w:fldChar w:fldCharType="end"/>
        </w:r>
      </w:hyperlink>
    </w:p>
    <w:p w14:paraId="38E6A1E9" w14:textId="0ADE9135" w:rsidR="00DC054A" w:rsidRPr="00DC054A" w:rsidRDefault="00DC054A">
      <w:pPr>
        <w:pStyle w:val="TOC2"/>
        <w:rPr>
          <w:rFonts w:ascii="Times New Roman" w:eastAsiaTheme="minorEastAsia" w:hAnsi="Times New Roman"/>
          <w:noProof/>
          <w:lang w:val="en-CA" w:eastAsia="en-CA"/>
        </w:rPr>
      </w:pPr>
      <w:hyperlink w:anchor="_Toc55295900" w:history="1">
        <w:r w:rsidRPr="00DC054A">
          <w:rPr>
            <w:rStyle w:val="Hyperlink"/>
            <w:rFonts w:ascii="Times New Roman" w:hAnsi="Times New Roman"/>
            <w:noProof/>
          </w:rPr>
          <w:t>4.1</w:t>
        </w:r>
        <w:r w:rsidRPr="00DC054A">
          <w:rPr>
            <w:rFonts w:ascii="Times New Roman" w:eastAsiaTheme="minorEastAsia" w:hAnsi="Times New Roman"/>
            <w:noProof/>
            <w:lang w:val="en-CA" w:eastAsia="en-CA"/>
          </w:rPr>
          <w:tab/>
        </w:r>
        <w:r w:rsidRPr="00DC054A">
          <w:rPr>
            <w:rStyle w:val="Hyperlink"/>
            <w:rFonts w:ascii="Times New Roman" w:hAnsi="Times New Roman"/>
            <w:noProof/>
          </w:rPr>
          <w:t>General</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_Toc55295900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15</w:t>
        </w:r>
        <w:r w:rsidRPr="00DC054A">
          <w:rPr>
            <w:rFonts w:ascii="Times New Roman" w:hAnsi="Times New Roman"/>
            <w:noProof/>
            <w:webHidden/>
          </w:rPr>
          <w:fldChar w:fldCharType="end"/>
        </w:r>
      </w:hyperlink>
    </w:p>
    <w:p w14:paraId="02DE3905" w14:textId="2E419ADD" w:rsidR="00DC054A" w:rsidRPr="00DC054A" w:rsidRDefault="00DC054A">
      <w:pPr>
        <w:pStyle w:val="TOC2"/>
        <w:rPr>
          <w:rFonts w:ascii="Times New Roman" w:eastAsiaTheme="minorEastAsia" w:hAnsi="Times New Roman"/>
          <w:noProof/>
          <w:lang w:val="en-CA" w:eastAsia="en-CA"/>
        </w:rPr>
      </w:pPr>
      <w:hyperlink w:anchor="_Toc55295901" w:history="1">
        <w:r w:rsidRPr="00DC054A">
          <w:rPr>
            <w:rStyle w:val="Hyperlink"/>
            <w:rFonts w:ascii="Times New Roman" w:hAnsi="Times New Roman"/>
            <w:noProof/>
          </w:rPr>
          <w:t>4.2</w:t>
        </w:r>
        <w:r w:rsidRPr="00DC054A">
          <w:rPr>
            <w:rFonts w:ascii="Times New Roman" w:eastAsiaTheme="minorEastAsia" w:hAnsi="Times New Roman"/>
            <w:noProof/>
            <w:lang w:val="en-CA" w:eastAsia="en-CA"/>
          </w:rPr>
          <w:tab/>
        </w:r>
        <w:r w:rsidRPr="00DC054A">
          <w:rPr>
            <w:rStyle w:val="Hyperlink"/>
            <w:rFonts w:ascii="Times New Roman" w:hAnsi="Times New Roman"/>
            <w:noProof/>
          </w:rPr>
          <w:t>Requests for Payment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_Toc55295901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15</w:t>
        </w:r>
        <w:r w:rsidRPr="00DC054A">
          <w:rPr>
            <w:rFonts w:ascii="Times New Roman" w:hAnsi="Times New Roman"/>
            <w:noProof/>
            <w:webHidden/>
          </w:rPr>
          <w:fldChar w:fldCharType="end"/>
        </w:r>
      </w:hyperlink>
    </w:p>
    <w:p w14:paraId="223E3256" w14:textId="1F4C90B2" w:rsidR="00DC054A" w:rsidRPr="00DC054A" w:rsidRDefault="00DC054A">
      <w:pPr>
        <w:pStyle w:val="TOC2"/>
        <w:rPr>
          <w:rFonts w:ascii="Times New Roman" w:eastAsiaTheme="minorEastAsia" w:hAnsi="Times New Roman"/>
          <w:noProof/>
          <w:lang w:val="en-CA" w:eastAsia="en-CA"/>
        </w:rPr>
      </w:pPr>
      <w:hyperlink w:anchor="_Toc55295902" w:history="1">
        <w:r w:rsidRPr="00DC054A">
          <w:rPr>
            <w:rStyle w:val="Hyperlink"/>
            <w:rFonts w:ascii="Times New Roman" w:hAnsi="Times New Roman"/>
            <w:noProof/>
          </w:rPr>
          <w:t>4.3</w:t>
        </w:r>
        <w:r w:rsidRPr="00DC054A">
          <w:rPr>
            <w:rFonts w:ascii="Times New Roman" w:eastAsiaTheme="minorEastAsia" w:hAnsi="Times New Roman"/>
            <w:noProof/>
            <w:lang w:val="en-CA" w:eastAsia="en-CA"/>
          </w:rPr>
          <w:tab/>
        </w:r>
        <w:r w:rsidRPr="00DC054A">
          <w:rPr>
            <w:rStyle w:val="Hyperlink"/>
            <w:rFonts w:ascii="Times New Roman" w:hAnsi="Times New Roman"/>
            <w:noProof/>
          </w:rPr>
          <w:t>Deficient Requests for Payment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_Toc55295902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15</w:t>
        </w:r>
        <w:r w:rsidRPr="00DC054A">
          <w:rPr>
            <w:rFonts w:ascii="Times New Roman" w:hAnsi="Times New Roman"/>
            <w:noProof/>
            <w:webHidden/>
          </w:rPr>
          <w:fldChar w:fldCharType="end"/>
        </w:r>
      </w:hyperlink>
    </w:p>
    <w:p w14:paraId="471DC597" w14:textId="02B6E61C" w:rsidR="00DC054A" w:rsidRPr="00DC054A" w:rsidRDefault="00DC054A">
      <w:pPr>
        <w:pStyle w:val="TOC2"/>
        <w:rPr>
          <w:rFonts w:ascii="Times New Roman" w:eastAsiaTheme="minorEastAsia" w:hAnsi="Times New Roman"/>
          <w:noProof/>
          <w:lang w:val="en-CA" w:eastAsia="en-CA"/>
        </w:rPr>
      </w:pPr>
      <w:hyperlink w:anchor="_Toc55295903" w:history="1">
        <w:r w:rsidRPr="00DC054A">
          <w:rPr>
            <w:rStyle w:val="Hyperlink"/>
            <w:rFonts w:ascii="Times New Roman" w:hAnsi="Times New Roman"/>
            <w:noProof/>
          </w:rPr>
          <w:t>4.4</w:t>
        </w:r>
        <w:r w:rsidRPr="00DC054A">
          <w:rPr>
            <w:rFonts w:ascii="Times New Roman" w:eastAsiaTheme="minorEastAsia" w:hAnsi="Times New Roman"/>
            <w:noProof/>
            <w:lang w:val="en-CA" w:eastAsia="en-CA"/>
          </w:rPr>
          <w:tab/>
        </w:r>
        <w:r w:rsidRPr="00DC054A">
          <w:rPr>
            <w:rStyle w:val="Hyperlink"/>
            <w:rFonts w:ascii="Times New Roman" w:hAnsi="Times New Roman"/>
            <w:noProof/>
          </w:rPr>
          <w:t>Disputed Requests for Payment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_Toc55295903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16</w:t>
        </w:r>
        <w:r w:rsidRPr="00DC054A">
          <w:rPr>
            <w:rFonts w:ascii="Times New Roman" w:hAnsi="Times New Roman"/>
            <w:noProof/>
            <w:webHidden/>
          </w:rPr>
          <w:fldChar w:fldCharType="end"/>
        </w:r>
      </w:hyperlink>
    </w:p>
    <w:p w14:paraId="5C32131C" w14:textId="214282E8" w:rsidR="00DC054A" w:rsidRPr="00DC054A" w:rsidRDefault="00DC054A">
      <w:pPr>
        <w:pStyle w:val="TOC2"/>
        <w:rPr>
          <w:rFonts w:ascii="Times New Roman" w:eastAsiaTheme="minorEastAsia" w:hAnsi="Times New Roman"/>
          <w:noProof/>
          <w:lang w:val="en-CA" w:eastAsia="en-CA"/>
        </w:rPr>
      </w:pPr>
      <w:hyperlink w:anchor="_Toc55295904" w:history="1">
        <w:r w:rsidRPr="00DC054A">
          <w:rPr>
            <w:rStyle w:val="Hyperlink"/>
            <w:rFonts w:ascii="Times New Roman" w:hAnsi="Times New Roman"/>
            <w:noProof/>
          </w:rPr>
          <w:t>4.5</w:t>
        </w:r>
        <w:r w:rsidRPr="00DC054A">
          <w:rPr>
            <w:rFonts w:ascii="Times New Roman" w:eastAsiaTheme="minorEastAsia" w:hAnsi="Times New Roman"/>
            <w:noProof/>
            <w:lang w:val="en-CA" w:eastAsia="en-CA"/>
          </w:rPr>
          <w:tab/>
        </w:r>
        <w:r w:rsidRPr="00DC054A">
          <w:rPr>
            <w:rStyle w:val="Hyperlink"/>
            <w:rFonts w:ascii="Times New Roman" w:hAnsi="Times New Roman"/>
            <w:noProof/>
          </w:rPr>
          <w:t>Attachments, Liens and Encumbrances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_Toc55295904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16</w:t>
        </w:r>
        <w:r w:rsidRPr="00DC054A">
          <w:rPr>
            <w:rFonts w:ascii="Times New Roman" w:hAnsi="Times New Roman"/>
            <w:noProof/>
            <w:webHidden/>
          </w:rPr>
          <w:fldChar w:fldCharType="end"/>
        </w:r>
      </w:hyperlink>
    </w:p>
    <w:p w14:paraId="08141089" w14:textId="28E7993D" w:rsidR="00DC054A" w:rsidRPr="00DC054A" w:rsidRDefault="00DC054A">
      <w:pPr>
        <w:pStyle w:val="TOC2"/>
        <w:rPr>
          <w:rFonts w:ascii="Times New Roman" w:eastAsiaTheme="minorEastAsia" w:hAnsi="Times New Roman"/>
          <w:noProof/>
          <w:lang w:val="en-CA" w:eastAsia="en-CA"/>
        </w:rPr>
      </w:pPr>
      <w:hyperlink w:anchor="_Toc55295905" w:history="1">
        <w:r w:rsidRPr="00DC054A">
          <w:rPr>
            <w:rStyle w:val="Hyperlink"/>
            <w:rFonts w:ascii="Times New Roman" w:hAnsi="Times New Roman"/>
            <w:noProof/>
          </w:rPr>
          <w:t>4.6</w:t>
        </w:r>
        <w:r w:rsidRPr="00DC054A">
          <w:rPr>
            <w:rFonts w:ascii="Times New Roman" w:eastAsiaTheme="minorEastAsia" w:hAnsi="Times New Roman"/>
            <w:noProof/>
            <w:lang w:val="en-CA" w:eastAsia="en-CA"/>
          </w:rPr>
          <w:tab/>
        </w:r>
        <w:r w:rsidRPr="00DC054A">
          <w:rPr>
            <w:rStyle w:val="Hyperlink"/>
            <w:rFonts w:ascii="Times New Roman" w:hAnsi="Times New Roman"/>
            <w:noProof/>
          </w:rPr>
          <w:t>Set-off</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_Toc55295905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16</w:t>
        </w:r>
        <w:r w:rsidRPr="00DC054A">
          <w:rPr>
            <w:rFonts w:ascii="Times New Roman" w:hAnsi="Times New Roman"/>
            <w:noProof/>
            <w:webHidden/>
          </w:rPr>
          <w:fldChar w:fldCharType="end"/>
        </w:r>
      </w:hyperlink>
    </w:p>
    <w:p w14:paraId="04CB18D0" w14:textId="40336EAB" w:rsidR="00DC054A" w:rsidRPr="00DC054A" w:rsidRDefault="00DC054A">
      <w:pPr>
        <w:pStyle w:val="TOC2"/>
        <w:rPr>
          <w:rFonts w:ascii="Times New Roman" w:eastAsiaTheme="minorEastAsia" w:hAnsi="Times New Roman"/>
          <w:noProof/>
          <w:lang w:val="en-CA" w:eastAsia="en-CA"/>
        </w:rPr>
      </w:pPr>
      <w:hyperlink w:anchor="_Toc55295906" w:history="1">
        <w:r w:rsidRPr="00DC054A">
          <w:rPr>
            <w:rStyle w:val="Hyperlink"/>
            <w:rFonts w:ascii="Times New Roman" w:hAnsi="Times New Roman"/>
            <w:noProof/>
          </w:rPr>
          <w:t>4.7</w:t>
        </w:r>
        <w:r w:rsidRPr="00DC054A">
          <w:rPr>
            <w:rFonts w:ascii="Times New Roman" w:eastAsiaTheme="minorEastAsia" w:hAnsi="Times New Roman"/>
            <w:noProof/>
            <w:lang w:val="en-CA" w:eastAsia="en-CA"/>
          </w:rPr>
          <w:tab/>
        </w:r>
        <w:r w:rsidRPr="00DC054A">
          <w:rPr>
            <w:rStyle w:val="Hyperlink"/>
            <w:rFonts w:ascii="Times New Roman" w:hAnsi="Times New Roman"/>
            <w:noProof/>
          </w:rPr>
          <w:t>Company’s Right to Audit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_Toc55295906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17</w:t>
        </w:r>
        <w:r w:rsidRPr="00DC054A">
          <w:rPr>
            <w:rFonts w:ascii="Times New Roman" w:hAnsi="Times New Roman"/>
            <w:noProof/>
            <w:webHidden/>
          </w:rPr>
          <w:fldChar w:fldCharType="end"/>
        </w:r>
      </w:hyperlink>
    </w:p>
    <w:p w14:paraId="7E838A26" w14:textId="408B62E0" w:rsidR="00DC054A" w:rsidRPr="00DC054A" w:rsidRDefault="00DC054A">
      <w:pPr>
        <w:pStyle w:val="TOC1"/>
        <w:rPr>
          <w:rFonts w:ascii="Times New Roman" w:eastAsiaTheme="minorEastAsia" w:hAnsi="Times New Roman"/>
          <w:noProof/>
          <w:sz w:val="24"/>
          <w:lang w:val="en-CA" w:eastAsia="en-CA"/>
        </w:rPr>
      </w:pPr>
      <w:hyperlink w:anchor="_Toc55295907" w:history="1">
        <w:r w:rsidRPr="00DC054A">
          <w:rPr>
            <w:rStyle w:val="Hyperlink"/>
            <w:rFonts w:ascii="Times New Roman" w:hAnsi="Times New Roman"/>
            <w:noProof/>
            <w:sz w:val="24"/>
          </w:rPr>
          <w:t>5.</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S</w:t>
        </w:r>
        <w:r w:rsidR="008C051D">
          <w:rPr>
            <w:rStyle w:val="Hyperlink"/>
            <w:rFonts w:ascii="Times New Roman" w:hAnsi="Times New Roman"/>
            <w:noProof/>
            <w:sz w:val="24"/>
          </w:rPr>
          <w:t>UBCONTRACTORS</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_Toc55295907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17</w:t>
        </w:r>
        <w:r w:rsidRPr="00DC054A">
          <w:rPr>
            <w:rFonts w:ascii="Times New Roman" w:hAnsi="Times New Roman"/>
            <w:noProof/>
            <w:webHidden/>
            <w:sz w:val="24"/>
          </w:rPr>
          <w:fldChar w:fldCharType="end"/>
        </w:r>
      </w:hyperlink>
    </w:p>
    <w:p w14:paraId="1757C28D" w14:textId="6B7EE92D" w:rsidR="00DC054A" w:rsidRPr="00DC054A" w:rsidRDefault="00DC054A">
      <w:pPr>
        <w:pStyle w:val="TOC2"/>
        <w:rPr>
          <w:rFonts w:ascii="Times New Roman" w:eastAsiaTheme="minorEastAsia" w:hAnsi="Times New Roman"/>
          <w:noProof/>
          <w:lang w:val="en-CA" w:eastAsia="en-CA"/>
        </w:rPr>
      </w:pPr>
      <w:hyperlink w:anchor="_Toc55295908" w:history="1">
        <w:r w:rsidRPr="00DC054A">
          <w:rPr>
            <w:rStyle w:val="Hyperlink"/>
            <w:rFonts w:ascii="Times New Roman" w:hAnsi="Times New Roman"/>
            <w:noProof/>
          </w:rPr>
          <w:t>5.1</w:t>
        </w:r>
        <w:r w:rsidRPr="00DC054A">
          <w:rPr>
            <w:rFonts w:ascii="Times New Roman" w:eastAsiaTheme="minorEastAsia" w:hAnsi="Times New Roman"/>
            <w:noProof/>
            <w:lang w:val="en-CA" w:eastAsia="en-CA"/>
          </w:rPr>
          <w:tab/>
        </w:r>
        <w:r w:rsidRPr="00DC054A">
          <w:rPr>
            <w:rStyle w:val="Hyperlink"/>
            <w:rFonts w:ascii="Times New Roman" w:hAnsi="Times New Roman"/>
            <w:noProof/>
          </w:rPr>
          <w:t>Selection and Engagement of Subcontractors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_Toc55295908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17</w:t>
        </w:r>
        <w:r w:rsidRPr="00DC054A">
          <w:rPr>
            <w:rFonts w:ascii="Times New Roman" w:hAnsi="Times New Roman"/>
            <w:noProof/>
            <w:webHidden/>
          </w:rPr>
          <w:fldChar w:fldCharType="end"/>
        </w:r>
      </w:hyperlink>
    </w:p>
    <w:p w14:paraId="1CCF60AF" w14:textId="77285B2A" w:rsidR="00DC054A" w:rsidRPr="00DC054A" w:rsidRDefault="00DC054A">
      <w:pPr>
        <w:pStyle w:val="TOC2"/>
        <w:rPr>
          <w:rFonts w:ascii="Times New Roman" w:eastAsiaTheme="minorEastAsia" w:hAnsi="Times New Roman"/>
          <w:noProof/>
          <w:lang w:val="en-CA" w:eastAsia="en-CA"/>
        </w:rPr>
      </w:pPr>
      <w:hyperlink w:anchor="_Toc55295909" w:history="1">
        <w:r w:rsidRPr="00DC054A">
          <w:rPr>
            <w:rStyle w:val="Hyperlink"/>
            <w:rFonts w:ascii="Times New Roman" w:hAnsi="Times New Roman"/>
            <w:noProof/>
          </w:rPr>
          <w:t>5.2</w:t>
        </w:r>
        <w:r w:rsidRPr="00DC054A">
          <w:rPr>
            <w:rFonts w:ascii="Times New Roman" w:eastAsiaTheme="minorEastAsia" w:hAnsi="Times New Roman"/>
            <w:noProof/>
            <w:lang w:val="en-CA" w:eastAsia="en-CA"/>
          </w:rPr>
          <w:tab/>
        </w:r>
        <w:r w:rsidRPr="00DC054A">
          <w:rPr>
            <w:rStyle w:val="Hyperlink"/>
            <w:rFonts w:ascii="Times New Roman" w:hAnsi="Times New Roman"/>
            <w:noProof/>
          </w:rPr>
          <w:t>Responsibility for Subcontractors and Others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_Toc55295909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18</w:t>
        </w:r>
        <w:r w:rsidRPr="00DC054A">
          <w:rPr>
            <w:rFonts w:ascii="Times New Roman" w:hAnsi="Times New Roman"/>
            <w:noProof/>
            <w:webHidden/>
          </w:rPr>
          <w:fldChar w:fldCharType="end"/>
        </w:r>
      </w:hyperlink>
    </w:p>
    <w:p w14:paraId="5ABCDBA9" w14:textId="273B42B3" w:rsidR="00DC054A" w:rsidRPr="00DC054A" w:rsidRDefault="00DC054A">
      <w:pPr>
        <w:pStyle w:val="TOC1"/>
        <w:rPr>
          <w:rFonts w:ascii="Times New Roman" w:eastAsiaTheme="minorEastAsia" w:hAnsi="Times New Roman"/>
          <w:noProof/>
          <w:sz w:val="24"/>
          <w:lang w:val="en-CA" w:eastAsia="en-CA"/>
        </w:rPr>
      </w:pPr>
      <w:hyperlink w:anchor="_Toc55295910" w:history="1">
        <w:r w:rsidRPr="00DC054A">
          <w:rPr>
            <w:rStyle w:val="Hyperlink"/>
            <w:rFonts w:ascii="Times New Roman" w:hAnsi="Times New Roman"/>
            <w:noProof/>
            <w:sz w:val="24"/>
          </w:rPr>
          <w:t>6.</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QUALITY ASSURANCE/QUALITY CONTROL AND INSPECTIONS</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_Toc55295910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18</w:t>
        </w:r>
        <w:r w:rsidRPr="00DC054A">
          <w:rPr>
            <w:rFonts w:ascii="Times New Roman" w:hAnsi="Times New Roman"/>
            <w:noProof/>
            <w:webHidden/>
            <w:sz w:val="24"/>
          </w:rPr>
          <w:fldChar w:fldCharType="end"/>
        </w:r>
      </w:hyperlink>
    </w:p>
    <w:p w14:paraId="1A43C42E" w14:textId="654C6609" w:rsidR="00DC054A" w:rsidRPr="00DC054A" w:rsidRDefault="00DC054A">
      <w:pPr>
        <w:pStyle w:val="TOC2"/>
        <w:rPr>
          <w:rFonts w:ascii="Times New Roman" w:eastAsiaTheme="minorEastAsia" w:hAnsi="Times New Roman"/>
          <w:noProof/>
          <w:lang w:val="en-CA" w:eastAsia="en-CA"/>
        </w:rPr>
      </w:pPr>
      <w:hyperlink w:anchor="_Toc55295911" w:history="1">
        <w:r w:rsidRPr="00DC054A">
          <w:rPr>
            <w:rStyle w:val="Hyperlink"/>
            <w:rFonts w:ascii="Times New Roman" w:hAnsi="Times New Roman"/>
            <w:noProof/>
          </w:rPr>
          <w:t>6.1</w:t>
        </w:r>
        <w:r w:rsidRPr="00DC054A">
          <w:rPr>
            <w:rFonts w:ascii="Times New Roman" w:eastAsiaTheme="minorEastAsia" w:hAnsi="Times New Roman"/>
            <w:noProof/>
            <w:lang w:val="en-CA" w:eastAsia="en-CA"/>
          </w:rPr>
          <w:tab/>
        </w:r>
        <w:r w:rsidRPr="00DC054A">
          <w:rPr>
            <w:rStyle w:val="Hyperlink"/>
            <w:rFonts w:ascii="Times New Roman" w:hAnsi="Times New Roman"/>
            <w:noProof/>
          </w:rPr>
          <w:t>General</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_Toc55295911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18</w:t>
        </w:r>
        <w:r w:rsidRPr="00DC054A">
          <w:rPr>
            <w:rFonts w:ascii="Times New Roman" w:hAnsi="Times New Roman"/>
            <w:noProof/>
            <w:webHidden/>
          </w:rPr>
          <w:fldChar w:fldCharType="end"/>
        </w:r>
      </w:hyperlink>
    </w:p>
    <w:p w14:paraId="34C9CDC3" w14:textId="4A62D778" w:rsidR="00DC054A" w:rsidRPr="00DC054A" w:rsidRDefault="00DC054A">
      <w:pPr>
        <w:pStyle w:val="TOC2"/>
        <w:rPr>
          <w:rFonts w:ascii="Times New Roman" w:eastAsiaTheme="minorEastAsia" w:hAnsi="Times New Roman"/>
          <w:noProof/>
          <w:lang w:val="en-CA" w:eastAsia="en-CA"/>
        </w:rPr>
      </w:pPr>
      <w:hyperlink w:anchor="_Toc55295912" w:history="1">
        <w:r w:rsidRPr="00DC054A">
          <w:rPr>
            <w:rStyle w:val="Hyperlink"/>
            <w:rFonts w:ascii="Times New Roman" w:hAnsi="Times New Roman"/>
            <w:noProof/>
          </w:rPr>
          <w:t>6.2</w:t>
        </w:r>
        <w:r w:rsidRPr="00DC054A">
          <w:rPr>
            <w:rFonts w:ascii="Times New Roman" w:eastAsiaTheme="minorEastAsia" w:hAnsi="Times New Roman"/>
            <w:noProof/>
            <w:lang w:val="en-CA" w:eastAsia="en-CA"/>
          </w:rPr>
          <w:tab/>
        </w:r>
        <w:r w:rsidRPr="00DC054A">
          <w:rPr>
            <w:rStyle w:val="Hyperlink"/>
            <w:rFonts w:ascii="Times New Roman" w:hAnsi="Times New Roman"/>
            <w:noProof/>
          </w:rPr>
          <w:t>Third Party Inspection</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_Toc55295912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18</w:t>
        </w:r>
        <w:r w:rsidRPr="00DC054A">
          <w:rPr>
            <w:rFonts w:ascii="Times New Roman" w:hAnsi="Times New Roman"/>
            <w:noProof/>
            <w:webHidden/>
          </w:rPr>
          <w:fldChar w:fldCharType="end"/>
        </w:r>
      </w:hyperlink>
    </w:p>
    <w:p w14:paraId="3CE77C65" w14:textId="61EDCBEC" w:rsidR="00DC054A" w:rsidRPr="00DC054A" w:rsidRDefault="00DC054A">
      <w:pPr>
        <w:pStyle w:val="TOC2"/>
        <w:rPr>
          <w:rFonts w:ascii="Times New Roman" w:eastAsiaTheme="minorEastAsia" w:hAnsi="Times New Roman"/>
          <w:noProof/>
          <w:lang w:val="en-CA" w:eastAsia="en-CA"/>
        </w:rPr>
      </w:pPr>
      <w:hyperlink w:anchor="_Toc55295913" w:history="1">
        <w:r w:rsidRPr="00DC054A">
          <w:rPr>
            <w:rStyle w:val="Hyperlink"/>
            <w:rFonts w:ascii="Times New Roman" w:hAnsi="Times New Roman"/>
            <w:noProof/>
          </w:rPr>
          <w:t>6.3</w:t>
        </w:r>
        <w:r w:rsidRPr="00DC054A">
          <w:rPr>
            <w:rFonts w:ascii="Times New Roman" w:eastAsiaTheme="minorEastAsia" w:hAnsi="Times New Roman"/>
            <w:noProof/>
            <w:lang w:val="en-CA" w:eastAsia="en-CA"/>
          </w:rPr>
          <w:tab/>
        </w:r>
        <w:r w:rsidRPr="00DC054A">
          <w:rPr>
            <w:rStyle w:val="Hyperlink"/>
            <w:rFonts w:ascii="Times New Roman" w:hAnsi="Times New Roman"/>
            <w:noProof/>
          </w:rPr>
          <w:t>Effect of Waiver on Inspection Rights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_Toc55295913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18</w:t>
        </w:r>
        <w:r w:rsidRPr="00DC054A">
          <w:rPr>
            <w:rFonts w:ascii="Times New Roman" w:hAnsi="Times New Roman"/>
            <w:noProof/>
            <w:webHidden/>
          </w:rPr>
          <w:fldChar w:fldCharType="end"/>
        </w:r>
      </w:hyperlink>
    </w:p>
    <w:p w14:paraId="179BFE45" w14:textId="190E516F" w:rsidR="00DC054A" w:rsidRPr="00DC054A" w:rsidRDefault="00DC054A">
      <w:pPr>
        <w:pStyle w:val="TOC1"/>
        <w:rPr>
          <w:rFonts w:ascii="Times New Roman" w:eastAsiaTheme="minorEastAsia" w:hAnsi="Times New Roman"/>
          <w:noProof/>
          <w:sz w:val="24"/>
          <w:lang w:val="en-CA" w:eastAsia="en-CA"/>
        </w:rPr>
      </w:pPr>
      <w:hyperlink w:anchor="_Toc55295914" w:history="1">
        <w:r w:rsidRPr="00DC054A">
          <w:rPr>
            <w:rStyle w:val="Hyperlink"/>
            <w:rFonts w:ascii="Times New Roman" w:hAnsi="Times New Roman"/>
            <w:noProof/>
            <w:sz w:val="24"/>
          </w:rPr>
          <w:t>7.</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WARRANTY</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_Toc55295914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18</w:t>
        </w:r>
        <w:r w:rsidRPr="00DC054A">
          <w:rPr>
            <w:rFonts w:ascii="Times New Roman" w:hAnsi="Times New Roman"/>
            <w:noProof/>
            <w:webHidden/>
            <w:sz w:val="24"/>
          </w:rPr>
          <w:fldChar w:fldCharType="end"/>
        </w:r>
      </w:hyperlink>
    </w:p>
    <w:p w14:paraId="56764CCB" w14:textId="4DD3C7A6" w:rsidR="00DC054A" w:rsidRPr="00DC054A" w:rsidRDefault="00DC054A">
      <w:pPr>
        <w:pStyle w:val="TOC2"/>
        <w:rPr>
          <w:rFonts w:ascii="Times New Roman" w:eastAsiaTheme="minorEastAsia" w:hAnsi="Times New Roman"/>
          <w:noProof/>
          <w:lang w:val="en-CA" w:eastAsia="en-CA"/>
        </w:rPr>
      </w:pPr>
      <w:hyperlink w:anchor="_Toc55295915" w:history="1">
        <w:r w:rsidRPr="00DC054A">
          <w:rPr>
            <w:rStyle w:val="Hyperlink"/>
            <w:rFonts w:ascii="Times New Roman" w:hAnsi="Times New Roman"/>
            <w:noProof/>
          </w:rPr>
          <w:t>7.1</w:t>
        </w:r>
        <w:r w:rsidRPr="00DC054A">
          <w:rPr>
            <w:rFonts w:ascii="Times New Roman" w:eastAsiaTheme="minorEastAsia" w:hAnsi="Times New Roman"/>
            <w:noProof/>
            <w:lang w:val="en-CA" w:eastAsia="en-CA"/>
          </w:rPr>
          <w:tab/>
        </w:r>
        <w:r w:rsidRPr="00DC054A">
          <w:rPr>
            <w:rStyle w:val="Hyperlink"/>
            <w:rFonts w:ascii="Times New Roman" w:hAnsi="Times New Roman"/>
            <w:noProof/>
          </w:rPr>
          <w:t>General Warranty</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_Toc55295915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18</w:t>
        </w:r>
        <w:r w:rsidRPr="00DC054A">
          <w:rPr>
            <w:rFonts w:ascii="Times New Roman" w:hAnsi="Times New Roman"/>
            <w:noProof/>
            <w:webHidden/>
          </w:rPr>
          <w:fldChar w:fldCharType="end"/>
        </w:r>
      </w:hyperlink>
    </w:p>
    <w:p w14:paraId="136CFCA3" w14:textId="242B8955" w:rsidR="00DC054A" w:rsidRPr="00DC054A" w:rsidRDefault="00DC054A">
      <w:pPr>
        <w:pStyle w:val="TOC2"/>
        <w:rPr>
          <w:rFonts w:ascii="Times New Roman" w:eastAsiaTheme="minorEastAsia" w:hAnsi="Times New Roman"/>
          <w:noProof/>
          <w:lang w:val="en-CA" w:eastAsia="en-CA"/>
        </w:rPr>
      </w:pPr>
      <w:hyperlink w:anchor="_Toc55295916" w:history="1">
        <w:r w:rsidRPr="00DC054A">
          <w:rPr>
            <w:rStyle w:val="Hyperlink"/>
            <w:rFonts w:ascii="Times New Roman" w:hAnsi="Times New Roman"/>
            <w:noProof/>
          </w:rPr>
          <w:t>7.2</w:t>
        </w:r>
        <w:r w:rsidRPr="00DC054A">
          <w:rPr>
            <w:rFonts w:ascii="Times New Roman" w:eastAsiaTheme="minorEastAsia" w:hAnsi="Times New Roman"/>
            <w:noProof/>
            <w:lang w:val="en-CA" w:eastAsia="en-CA"/>
          </w:rPr>
          <w:tab/>
        </w:r>
        <w:r w:rsidRPr="00DC054A">
          <w:rPr>
            <w:rStyle w:val="Hyperlink"/>
            <w:rFonts w:ascii="Times New Roman" w:hAnsi="Times New Roman"/>
            <w:noProof/>
          </w:rPr>
          <w:t>Warranty Period</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_Toc55295916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19</w:t>
        </w:r>
        <w:r w:rsidRPr="00DC054A">
          <w:rPr>
            <w:rFonts w:ascii="Times New Roman" w:hAnsi="Times New Roman"/>
            <w:noProof/>
            <w:webHidden/>
          </w:rPr>
          <w:fldChar w:fldCharType="end"/>
        </w:r>
      </w:hyperlink>
    </w:p>
    <w:p w14:paraId="5724BA7A" w14:textId="7E33680F" w:rsidR="00DC054A" w:rsidRPr="00DC054A" w:rsidRDefault="00DC054A">
      <w:pPr>
        <w:pStyle w:val="TOC2"/>
        <w:rPr>
          <w:rFonts w:ascii="Times New Roman" w:eastAsiaTheme="minorEastAsia" w:hAnsi="Times New Roman"/>
          <w:noProof/>
          <w:lang w:val="en-CA" w:eastAsia="en-CA"/>
        </w:rPr>
      </w:pPr>
      <w:hyperlink w:anchor="_Toc55295917" w:history="1">
        <w:r w:rsidRPr="00DC054A">
          <w:rPr>
            <w:rStyle w:val="Hyperlink"/>
            <w:rFonts w:ascii="Times New Roman" w:hAnsi="Times New Roman"/>
            <w:noProof/>
          </w:rPr>
          <w:t>7.3</w:t>
        </w:r>
        <w:r w:rsidRPr="00DC054A">
          <w:rPr>
            <w:rFonts w:ascii="Times New Roman" w:eastAsiaTheme="minorEastAsia" w:hAnsi="Times New Roman"/>
            <w:noProof/>
            <w:lang w:val="en-CA" w:eastAsia="en-CA"/>
          </w:rPr>
          <w:tab/>
        </w:r>
        <w:r w:rsidRPr="00DC054A">
          <w:rPr>
            <w:rStyle w:val="Hyperlink"/>
            <w:rFonts w:ascii="Times New Roman" w:hAnsi="Times New Roman"/>
            <w:noProof/>
          </w:rPr>
          <w:t>Supplier’s Liability</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_Toc55295917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19</w:t>
        </w:r>
        <w:r w:rsidRPr="00DC054A">
          <w:rPr>
            <w:rFonts w:ascii="Times New Roman" w:hAnsi="Times New Roman"/>
            <w:noProof/>
            <w:webHidden/>
          </w:rPr>
          <w:fldChar w:fldCharType="end"/>
        </w:r>
      </w:hyperlink>
    </w:p>
    <w:p w14:paraId="3712BC2D" w14:textId="02348D34" w:rsidR="00DC054A" w:rsidRPr="00DC054A" w:rsidRDefault="00DC054A">
      <w:pPr>
        <w:pStyle w:val="TOC2"/>
        <w:rPr>
          <w:rFonts w:ascii="Times New Roman" w:eastAsiaTheme="minorEastAsia" w:hAnsi="Times New Roman"/>
          <w:noProof/>
          <w:lang w:val="en-CA" w:eastAsia="en-CA"/>
        </w:rPr>
      </w:pPr>
      <w:hyperlink w:anchor="_Toc55295918" w:history="1">
        <w:r w:rsidRPr="00DC054A">
          <w:rPr>
            <w:rStyle w:val="Hyperlink"/>
            <w:rFonts w:ascii="Times New Roman" w:hAnsi="Times New Roman"/>
            <w:noProof/>
          </w:rPr>
          <w:t>7.4</w:t>
        </w:r>
        <w:r w:rsidRPr="00DC054A">
          <w:rPr>
            <w:rFonts w:ascii="Times New Roman" w:eastAsiaTheme="minorEastAsia" w:hAnsi="Times New Roman"/>
            <w:noProof/>
            <w:lang w:val="en-CA" w:eastAsia="en-CA"/>
          </w:rPr>
          <w:tab/>
        </w:r>
        <w:r w:rsidRPr="00DC054A">
          <w:rPr>
            <w:rStyle w:val="Hyperlink"/>
            <w:rFonts w:ascii="Times New Roman" w:hAnsi="Times New Roman"/>
            <w:noProof/>
          </w:rPr>
          <w:t>Repair, Replacement and Rework</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_Toc55295918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19</w:t>
        </w:r>
        <w:r w:rsidRPr="00DC054A">
          <w:rPr>
            <w:rFonts w:ascii="Times New Roman" w:hAnsi="Times New Roman"/>
            <w:noProof/>
            <w:webHidden/>
          </w:rPr>
          <w:fldChar w:fldCharType="end"/>
        </w:r>
      </w:hyperlink>
    </w:p>
    <w:p w14:paraId="64C9ECBA" w14:textId="7A87A343" w:rsidR="00DC054A" w:rsidRPr="00DC054A" w:rsidRDefault="00DC054A">
      <w:pPr>
        <w:pStyle w:val="TOC2"/>
        <w:rPr>
          <w:rFonts w:ascii="Times New Roman" w:eastAsiaTheme="minorEastAsia" w:hAnsi="Times New Roman"/>
          <w:noProof/>
          <w:lang w:val="en-CA" w:eastAsia="en-CA"/>
        </w:rPr>
      </w:pPr>
      <w:hyperlink w:anchor="_Toc55295919" w:history="1">
        <w:r w:rsidRPr="00DC054A">
          <w:rPr>
            <w:rStyle w:val="Hyperlink"/>
            <w:rFonts w:ascii="Times New Roman" w:hAnsi="Times New Roman"/>
            <w:noProof/>
          </w:rPr>
          <w:t>7.5</w:t>
        </w:r>
        <w:r w:rsidRPr="00DC054A">
          <w:rPr>
            <w:rFonts w:ascii="Times New Roman" w:eastAsiaTheme="minorEastAsia" w:hAnsi="Times New Roman"/>
            <w:noProof/>
            <w:lang w:val="en-CA" w:eastAsia="en-CA"/>
          </w:rPr>
          <w:tab/>
        </w:r>
        <w:r w:rsidRPr="00DC054A">
          <w:rPr>
            <w:rStyle w:val="Hyperlink"/>
            <w:rFonts w:ascii="Times New Roman" w:hAnsi="Times New Roman"/>
            <w:noProof/>
          </w:rPr>
          <w:t>Backcharges and Claims by Company</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_Toc55295919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20</w:t>
        </w:r>
        <w:r w:rsidRPr="00DC054A">
          <w:rPr>
            <w:rFonts w:ascii="Times New Roman" w:hAnsi="Times New Roman"/>
            <w:noProof/>
            <w:webHidden/>
          </w:rPr>
          <w:fldChar w:fldCharType="end"/>
        </w:r>
      </w:hyperlink>
    </w:p>
    <w:p w14:paraId="318B885E" w14:textId="3DFE0EE0" w:rsidR="00DC054A" w:rsidRPr="00DC054A" w:rsidRDefault="00DC054A">
      <w:pPr>
        <w:pStyle w:val="TOC2"/>
        <w:rPr>
          <w:rFonts w:ascii="Times New Roman" w:eastAsiaTheme="minorEastAsia" w:hAnsi="Times New Roman"/>
          <w:noProof/>
          <w:lang w:val="en-CA" w:eastAsia="en-CA"/>
        </w:rPr>
      </w:pPr>
      <w:hyperlink w:anchor="_Toc55295920" w:history="1">
        <w:r w:rsidRPr="00DC054A">
          <w:rPr>
            <w:rStyle w:val="Hyperlink"/>
            <w:rFonts w:ascii="Times New Roman" w:hAnsi="Times New Roman"/>
            <w:noProof/>
          </w:rPr>
          <w:t>7.6</w:t>
        </w:r>
        <w:r w:rsidRPr="00DC054A">
          <w:rPr>
            <w:rFonts w:ascii="Times New Roman" w:eastAsiaTheme="minorEastAsia" w:hAnsi="Times New Roman"/>
            <w:noProof/>
            <w:lang w:val="en-CA" w:eastAsia="en-CA"/>
          </w:rPr>
          <w:tab/>
        </w:r>
        <w:r w:rsidRPr="00DC054A">
          <w:rPr>
            <w:rStyle w:val="Hyperlink"/>
            <w:rFonts w:ascii="Times New Roman" w:hAnsi="Times New Roman"/>
            <w:noProof/>
          </w:rPr>
          <w:t>Transfer of Subcontractor’s Warranty</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_Toc55295920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21</w:t>
        </w:r>
        <w:r w:rsidRPr="00DC054A">
          <w:rPr>
            <w:rFonts w:ascii="Times New Roman" w:hAnsi="Times New Roman"/>
            <w:noProof/>
            <w:webHidden/>
          </w:rPr>
          <w:fldChar w:fldCharType="end"/>
        </w:r>
      </w:hyperlink>
    </w:p>
    <w:p w14:paraId="50FB4E19" w14:textId="6DC0673E" w:rsidR="00DC054A" w:rsidRPr="00DC054A" w:rsidRDefault="00DC054A">
      <w:pPr>
        <w:pStyle w:val="TOC2"/>
        <w:rPr>
          <w:rFonts w:ascii="Times New Roman" w:eastAsiaTheme="minorEastAsia" w:hAnsi="Times New Roman"/>
          <w:noProof/>
          <w:lang w:val="en-CA" w:eastAsia="en-CA"/>
        </w:rPr>
      </w:pPr>
      <w:hyperlink w:anchor="_Toc55295921" w:history="1">
        <w:r w:rsidRPr="00DC054A">
          <w:rPr>
            <w:rStyle w:val="Hyperlink"/>
            <w:rFonts w:ascii="Times New Roman" w:hAnsi="Times New Roman"/>
            <w:noProof/>
          </w:rPr>
          <w:t>7.7</w:t>
        </w:r>
        <w:r w:rsidRPr="00DC054A">
          <w:rPr>
            <w:rFonts w:ascii="Times New Roman" w:eastAsiaTheme="minorEastAsia" w:hAnsi="Times New Roman"/>
            <w:noProof/>
            <w:lang w:val="en-CA" w:eastAsia="en-CA"/>
          </w:rPr>
          <w:tab/>
        </w:r>
        <w:r w:rsidRPr="00DC054A">
          <w:rPr>
            <w:rStyle w:val="Hyperlink"/>
            <w:rFonts w:ascii="Times New Roman" w:hAnsi="Times New Roman"/>
            <w:noProof/>
          </w:rPr>
          <w:t>Supply of Spare Parts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_Toc55295921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21</w:t>
        </w:r>
        <w:r w:rsidRPr="00DC054A">
          <w:rPr>
            <w:rFonts w:ascii="Times New Roman" w:hAnsi="Times New Roman"/>
            <w:noProof/>
            <w:webHidden/>
          </w:rPr>
          <w:fldChar w:fldCharType="end"/>
        </w:r>
      </w:hyperlink>
    </w:p>
    <w:p w14:paraId="53EFE7A7" w14:textId="6CE15D27" w:rsidR="00DC054A" w:rsidRPr="00DC054A" w:rsidRDefault="00DC054A">
      <w:pPr>
        <w:pStyle w:val="TOC1"/>
        <w:rPr>
          <w:rFonts w:ascii="Times New Roman" w:eastAsiaTheme="minorEastAsia" w:hAnsi="Times New Roman"/>
          <w:noProof/>
          <w:sz w:val="24"/>
          <w:lang w:val="en-CA" w:eastAsia="en-CA"/>
        </w:rPr>
      </w:pPr>
      <w:hyperlink w:anchor="_Toc55295922" w:history="1">
        <w:r w:rsidRPr="00DC054A">
          <w:rPr>
            <w:rStyle w:val="Hyperlink"/>
            <w:rFonts w:ascii="Times New Roman" w:hAnsi="Times New Roman"/>
            <w:noProof/>
            <w:sz w:val="24"/>
          </w:rPr>
          <w:t>8.</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INSURANCE</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_Toc55295922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21</w:t>
        </w:r>
        <w:r w:rsidRPr="00DC054A">
          <w:rPr>
            <w:rFonts w:ascii="Times New Roman" w:hAnsi="Times New Roman"/>
            <w:noProof/>
            <w:webHidden/>
            <w:sz w:val="24"/>
          </w:rPr>
          <w:fldChar w:fldCharType="end"/>
        </w:r>
      </w:hyperlink>
    </w:p>
    <w:p w14:paraId="3596D1F4" w14:textId="6E8181E8" w:rsidR="00DC054A" w:rsidRPr="00DC054A" w:rsidRDefault="00DC054A">
      <w:pPr>
        <w:pStyle w:val="TOC2"/>
        <w:rPr>
          <w:rFonts w:ascii="Times New Roman" w:eastAsiaTheme="minorEastAsia" w:hAnsi="Times New Roman"/>
          <w:noProof/>
          <w:lang w:val="en-CA" w:eastAsia="en-CA"/>
        </w:rPr>
      </w:pPr>
      <w:hyperlink w:anchor="_Toc55295923" w:history="1">
        <w:r w:rsidRPr="00DC054A">
          <w:rPr>
            <w:rStyle w:val="Hyperlink"/>
            <w:rFonts w:ascii="Times New Roman" w:hAnsi="Times New Roman"/>
            <w:noProof/>
          </w:rPr>
          <w:t>8.1</w:t>
        </w:r>
        <w:r w:rsidRPr="00DC054A">
          <w:rPr>
            <w:rFonts w:ascii="Times New Roman" w:eastAsiaTheme="minorEastAsia" w:hAnsi="Times New Roman"/>
            <w:noProof/>
            <w:lang w:val="en-CA" w:eastAsia="en-CA"/>
          </w:rPr>
          <w:tab/>
        </w:r>
        <w:r w:rsidRPr="00DC054A">
          <w:rPr>
            <w:rStyle w:val="Hyperlink"/>
            <w:rFonts w:ascii="Times New Roman" w:hAnsi="Times New Roman"/>
            <w:noProof/>
          </w:rPr>
          <w:t>General</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_Toc55295923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21</w:t>
        </w:r>
        <w:r w:rsidRPr="00DC054A">
          <w:rPr>
            <w:rFonts w:ascii="Times New Roman" w:hAnsi="Times New Roman"/>
            <w:noProof/>
            <w:webHidden/>
          </w:rPr>
          <w:fldChar w:fldCharType="end"/>
        </w:r>
      </w:hyperlink>
    </w:p>
    <w:p w14:paraId="760140C6" w14:textId="526C8160" w:rsidR="00DC054A" w:rsidRPr="00DC054A" w:rsidRDefault="00DC054A">
      <w:pPr>
        <w:pStyle w:val="TOC2"/>
        <w:rPr>
          <w:rFonts w:ascii="Times New Roman" w:eastAsiaTheme="minorEastAsia" w:hAnsi="Times New Roman"/>
          <w:noProof/>
          <w:lang w:val="en-CA" w:eastAsia="en-CA"/>
        </w:rPr>
      </w:pPr>
      <w:hyperlink w:anchor="_Toc55295924" w:history="1">
        <w:r w:rsidRPr="00DC054A">
          <w:rPr>
            <w:rStyle w:val="Hyperlink"/>
            <w:rFonts w:ascii="Times New Roman" w:hAnsi="Times New Roman"/>
            <w:noProof/>
          </w:rPr>
          <w:t>8.2</w:t>
        </w:r>
        <w:r w:rsidRPr="00DC054A">
          <w:rPr>
            <w:rFonts w:ascii="Times New Roman" w:eastAsiaTheme="minorEastAsia" w:hAnsi="Times New Roman"/>
            <w:noProof/>
            <w:lang w:val="en-CA" w:eastAsia="en-CA"/>
          </w:rPr>
          <w:tab/>
        </w:r>
        <w:r w:rsidRPr="00DC054A">
          <w:rPr>
            <w:rStyle w:val="Hyperlink"/>
            <w:rFonts w:ascii="Times New Roman" w:hAnsi="Times New Roman"/>
            <w:noProof/>
          </w:rPr>
          <w:t>Policies to be Obtained by Supplier</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_Toc55295924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22</w:t>
        </w:r>
        <w:r w:rsidRPr="00DC054A">
          <w:rPr>
            <w:rFonts w:ascii="Times New Roman" w:hAnsi="Times New Roman"/>
            <w:noProof/>
            <w:webHidden/>
          </w:rPr>
          <w:fldChar w:fldCharType="end"/>
        </w:r>
      </w:hyperlink>
    </w:p>
    <w:p w14:paraId="291EE28B" w14:textId="048127AE" w:rsidR="00DC054A" w:rsidRPr="00DC054A" w:rsidRDefault="00DC054A">
      <w:pPr>
        <w:pStyle w:val="TOC1"/>
        <w:rPr>
          <w:rFonts w:ascii="Times New Roman" w:eastAsiaTheme="minorEastAsia" w:hAnsi="Times New Roman"/>
          <w:noProof/>
          <w:sz w:val="24"/>
          <w:lang w:val="en-CA" w:eastAsia="en-CA"/>
        </w:rPr>
      </w:pPr>
      <w:hyperlink w:anchor="_Toc55295925" w:history="1">
        <w:r w:rsidRPr="00DC054A">
          <w:rPr>
            <w:rStyle w:val="Hyperlink"/>
            <w:rFonts w:ascii="Times New Roman" w:hAnsi="Times New Roman"/>
            <w:noProof/>
            <w:sz w:val="24"/>
          </w:rPr>
          <w:t>9.</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INTELLECTUAL PROPERTY</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_Toc55295925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24</w:t>
        </w:r>
        <w:r w:rsidRPr="00DC054A">
          <w:rPr>
            <w:rFonts w:ascii="Times New Roman" w:hAnsi="Times New Roman"/>
            <w:noProof/>
            <w:webHidden/>
            <w:sz w:val="24"/>
          </w:rPr>
          <w:fldChar w:fldCharType="end"/>
        </w:r>
      </w:hyperlink>
    </w:p>
    <w:p w14:paraId="20E5B6A7" w14:textId="62C9523A" w:rsidR="00DC054A" w:rsidRPr="00DC054A" w:rsidRDefault="00DC054A">
      <w:pPr>
        <w:pStyle w:val="TOC2"/>
        <w:rPr>
          <w:rFonts w:ascii="Times New Roman" w:eastAsiaTheme="minorEastAsia" w:hAnsi="Times New Roman"/>
          <w:noProof/>
          <w:lang w:val="en-CA" w:eastAsia="en-CA"/>
        </w:rPr>
      </w:pPr>
      <w:hyperlink w:anchor="_Toc55295926" w:history="1">
        <w:r w:rsidRPr="00DC054A">
          <w:rPr>
            <w:rStyle w:val="Hyperlink"/>
            <w:rFonts w:ascii="Times New Roman" w:hAnsi="Times New Roman"/>
            <w:noProof/>
          </w:rPr>
          <w:t>9.1</w:t>
        </w:r>
        <w:r w:rsidRPr="00DC054A">
          <w:rPr>
            <w:rFonts w:ascii="Times New Roman" w:eastAsiaTheme="minorEastAsia" w:hAnsi="Times New Roman"/>
            <w:noProof/>
            <w:lang w:val="en-CA" w:eastAsia="en-CA"/>
          </w:rPr>
          <w:tab/>
        </w:r>
        <w:r w:rsidRPr="00DC054A">
          <w:rPr>
            <w:rStyle w:val="Hyperlink"/>
            <w:rFonts w:ascii="Times New Roman" w:hAnsi="Times New Roman"/>
            <w:noProof/>
          </w:rPr>
          <w:t>Supplier Intellectual Property</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_Toc55295926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24</w:t>
        </w:r>
        <w:r w:rsidRPr="00DC054A">
          <w:rPr>
            <w:rFonts w:ascii="Times New Roman" w:hAnsi="Times New Roman"/>
            <w:noProof/>
            <w:webHidden/>
          </w:rPr>
          <w:fldChar w:fldCharType="end"/>
        </w:r>
      </w:hyperlink>
    </w:p>
    <w:p w14:paraId="279CFB70" w14:textId="4E507917" w:rsidR="00DC054A" w:rsidRPr="00DC054A" w:rsidRDefault="00DC054A">
      <w:pPr>
        <w:pStyle w:val="TOC2"/>
        <w:rPr>
          <w:rFonts w:ascii="Times New Roman" w:eastAsiaTheme="minorEastAsia" w:hAnsi="Times New Roman"/>
          <w:noProof/>
          <w:lang w:val="en-CA" w:eastAsia="en-CA"/>
        </w:rPr>
      </w:pPr>
      <w:hyperlink w:anchor="_Toc55295927" w:history="1">
        <w:r w:rsidRPr="00DC054A">
          <w:rPr>
            <w:rStyle w:val="Hyperlink"/>
            <w:rFonts w:ascii="Times New Roman" w:hAnsi="Times New Roman"/>
            <w:noProof/>
          </w:rPr>
          <w:t>9.2</w:t>
        </w:r>
        <w:r w:rsidRPr="00DC054A">
          <w:rPr>
            <w:rFonts w:ascii="Times New Roman" w:eastAsiaTheme="minorEastAsia" w:hAnsi="Times New Roman"/>
            <w:noProof/>
            <w:lang w:val="en-CA" w:eastAsia="en-CA"/>
          </w:rPr>
          <w:tab/>
        </w:r>
        <w:r w:rsidRPr="00DC054A">
          <w:rPr>
            <w:rStyle w:val="Hyperlink"/>
            <w:rFonts w:ascii="Times New Roman" w:hAnsi="Times New Roman"/>
            <w:noProof/>
          </w:rPr>
          <w:t>Company Intellectual Property</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_Toc55295927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24</w:t>
        </w:r>
        <w:r w:rsidRPr="00DC054A">
          <w:rPr>
            <w:rFonts w:ascii="Times New Roman" w:hAnsi="Times New Roman"/>
            <w:noProof/>
            <w:webHidden/>
          </w:rPr>
          <w:fldChar w:fldCharType="end"/>
        </w:r>
      </w:hyperlink>
    </w:p>
    <w:p w14:paraId="4C66B833" w14:textId="31043950" w:rsidR="00DC054A" w:rsidRPr="00DC054A" w:rsidRDefault="00DC054A">
      <w:pPr>
        <w:pStyle w:val="TOC2"/>
        <w:rPr>
          <w:rFonts w:ascii="Times New Roman" w:eastAsiaTheme="minorEastAsia" w:hAnsi="Times New Roman"/>
          <w:noProof/>
          <w:lang w:val="en-CA" w:eastAsia="en-CA"/>
        </w:rPr>
      </w:pPr>
      <w:hyperlink w:anchor="_Toc55295928" w:history="1">
        <w:r w:rsidRPr="00DC054A">
          <w:rPr>
            <w:rStyle w:val="Hyperlink"/>
            <w:rFonts w:ascii="Times New Roman" w:hAnsi="Times New Roman"/>
            <w:noProof/>
          </w:rPr>
          <w:t>9.3</w:t>
        </w:r>
        <w:r w:rsidRPr="00DC054A">
          <w:rPr>
            <w:rFonts w:ascii="Times New Roman" w:eastAsiaTheme="minorEastAsia" w:hAnsi="Times New Roman"/>
            <w:noProof/>
            <w:lang w:val="en-CA" w:eastAsia="en-CA"/>
          </w:rPr>
          <w:tab/>
        </w:r>
        <w:r w:rsidRPr="00DC054A">
          <w:rPr>
            <w:rStyle w:val="Hyperlink"/>
            <w:rFonts w:ascii="Times New Roman" w:hAnsi="Times New Roman"/>
            <w:noProof/>
          </w:rPr>
          <w:t>Intellectual Property Created under this Agreement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_Toc55295928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24</w:t>
        </w:r>
        <w:r w:rsidRPr="00DC054A">
          <w:rPr>
            <w:rFonts w:ascii="Times New Roman" w:hAnsi="Times New Roman"/>
            <w:noProof/>
            <w:webHidden/>
          </w:rPr>
          <w:fldChar w:fldCharType="end"/>
        </w:r>
      </w:hyperlink>
    </w:p>
    <w:p w14:paraId="1BB5656E" w14:textId="16D88E7C" w:rsidR="00DC054A" w:rsidRPr="00DC054A" w:rsidRDefault="00DC054A">
      <w:pPr>
        <w:pStyle w:val="TOC2"/>
        <w:rPr>
          <w:rFonts w:ascii="Times New Roman" w:eastAsiaTheme="minorEastAsia" w:hAnsi="Times New Roman"/>
          <w:noProof/>
          <w:lang w:val="en-CA" w:eastAsia="en-CA"/>
        </w:rPr>
      </w:pPr>
      <w:hyperlink w:anchor="_Toc55295929" w:history="1">
        <w:r w:rsidRPr="00DC054A">
          <w:rPr>
            <w:rStyle w:val="Hyperlink"/>
            <w:rFonts w:ascii="Times New Roman" w:hAnsi="Times New Roman"/>
            <w:noProof/>
          </w:rPr>
          <w:t>9.4</w:t>
        </w:r>
        <w:r w:rsidRPr="00DC054A">
          <w:rPr>
            <w:rFonts w:ascii="Times New Roman" w:eastAsiaTheme="minorEastAsia" w:hAnsi="Times New Roman"/>
            <w:noProof/>
            <w:lang w:val="en-CA" w:eastAsia="en-CA"/>
          </w:rPr>
          <w:tab/>
        </w:r>
        <w:r w:rsidRPr="00DC054A">
          <w:rPr>
            <w:rStyle w:val="Hyperlink"/>
            <w:rFonts w:ascii="Times New Roman" w:hAnsi="Times New Roman"/>
            <w:noProof/>
          </w:rPr>
          <w:t>Intellectual Property Warranty</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_Toc55295929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25</w:t>
        </w:r>
        <w:r w:rsidRPr="00DC054A">
          <w:rPr>
            <w:rFonts w:ascii="Times New Roman" w:hAnsi="Times New Roman"/>
            <w:noProof/>
            <w:webHidden/>
          </w:rPr>
          <w:fldChar w:fldCharType="end"/>
        </w:r>
      </w:hyperlink>
    </w:p>
    <w:p w14:paraId="1900EBD4" w14:textId="04B4C86C" w:rsidR="00DC054A" w:rsidRPr="00DC054A" w:rsidRDefault="00DC054A">
      <w:pPr>
        <w:pStyle w:val="TOC2"/>
        <w:rPr>
          <w:rFonts w:ascii="Times New Roman" w:eastAsiaTheme="minorEastAsia" w:hAnsi="Times New Roman"/>
          <w:noProof/>
          <w:lang w:val="en-CA" w:eastAsia="en-CA"/>
        </w:rPr>
      </w:pPr>
      <w:hyperlink w:anchor="_Toc55295930" w:history="1">
        <w:r w:rsidRPr="00DC054A">
          <w:rPr>
            <w:rStyle w:val="Hyperlink"/>
            <w:rFonts w:ascii="Times New Roman" w:hAnsi="Times New Roman"/>
            <w:noProof/>
          </w:rPr>
          <w:t>9.5</w:t>
        </w:r>
        <w:r w:rsidRPr="00DC054A">
          <w:rPr>
            <w:rFonts w:ascii="Times New Roman" w:eastAsiaTheme="minorEastAsia" w:hAnsi="Times New Roman"/>
            <w:noProof/>
            <w:lang w:val="en-CA" w:eastAsia="en-CA"/>
          </w:rPr>
          <w:tab/>
        </w:r>
        <w:r w:rsidRPr="00DC054A">
          <w:rPr>
            <w:rStyle w:val="Hyperlink"/>
            <w:rFonts w:ascii="Times New Roman" w:hAnsi="Times New Roman"/>
            <w:noProof/>
          </w:rPr>
          <w:t>Third Party Intellectual Property Rights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_Toc55295930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26</w:t>
        </w:r>
        <w:r w:rsidRPr="00DC054A">
          <w:rPr>
            <w:rFonts w:ascii="Times New Roman" w:hAnsi="Times New Roman"/>
            <w:noProof/>
            <w:webHidden/>
          </w:rPr>
          <w:fldChar w:fldCharType="end"/>
        </w:r>
      </w:hyperlink>
    </w:p>
    <w:p w14:paraId="5363E6B3" w14:textId="103BF0A8" w:rsidR="00DC054A" w:rsidRPr="00DC054A" w:rsidRDefault="00DC054A">
      <w:pPr>
        <w:pStyle w:val="TOC1"/>
        <w:rPr>
          <w:rFonts w:ascii="Times New Roman" w:eastAsiaTheme="minorEastAsia" w:hAnsi="Times New Roman"/>
          <w:noProof/>
          <w:sz w:val="24"/>
          <w:lang w:val="en-CA" w:eastAsia="en-CA"/>
        </w:rPr>
      </w:pPr>
      <w:hyperlink w:anchor="_Toc55295931" w:history="1">
        <w:r w:rsidRPr="00DC054A">
          <w:rPr>
            <w:rStyle w:val="Hyperlink"/>
            <w:rFonts w:ascii="Times New Roman" w:hAnsi="Times New Roman"/>
            <w:noProof/>
            <w:sz w:val="24"/>
          </w:rPr>
          <w:t>10.</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REPRESENTATIONS AND WARRANTIES</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_Toc55295931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27</w:t>
        </w:r>
        <w:r w:rsidRPr="00DC054A">
          <w:rPr>
            <w:rFonts w:ascii="Times New Roman" w:hAnsi="Times New Roman"/>
            <w:noProof/>
            <w:webHidden/>
            <w:sz w:val="24"/>
          </w:rPr>
          <w:fldChar w:fldCharType="end"/>
        </w:r>
      </w:hyperlink>
    </w:p>
    <w:p w14:paraId="3A965431" w14:textId="7B8F48EB" w:rsidR="00DC054A" w:rsidRPr="00DC054A" w:rsidRDefault="00DC054A">
      <w:pPr>
        <w:pStyle w:val="TOC2"/>
        <w:rPr>
          <w:rFonts w:ascii="Times New Roman" w:eastAsiaTheme="minorEastAsia" w:hAnsi="Times New Roman"/>
          <w:noProof/>
          <w:lang w:val="en-CA" w:eastAsia="en-CA"/>
        </w:rPr>
      </w:pPr>
      <w:hyperlink w:anchor="_Toc55295932" w:history="1">
        <w:r w:rsidRPr="00DC054A">
          <w:rPr>
            <w:rStyle w:val="Hyperlink"/>
            <w:rFonts w:ascii="Times New Roman" w:hAnsi="Times New Roman"/>
            <w:noProof/>
          </w:rPr>
          <w:t>10.1</w:t>
        </w:r>
        <w:r w:rsidRPr="00DC054A">
          <w:rPr>
            <w:rFonts w:ascii="Times New Roman" w:eastAsiaTheme="minorEastAsia" w:hAnsi="Times New Roman"/>
            <w:noProof/>
            <w:lang w:val="en-CA" w:eastAsia="en-CA"/>
          </w:rPr>
          <w:tab/>
        </w:r>
        <w:r w:rsidRPr="00DC054A">
          <w:rPr>
            <w:rStyle w:val="Hyperlink"/>
            <w:rFonts w:ascii="Times New Roman" w:hAnsi="Times New Roman"/>
            <w:noProof/>
          </w:rPr>
          <w:t>Company’s Representations and Warranties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_Toc55295932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27</w:t>
        </w:r>
        <w:r w:rsidRPr="00DC054A">
          <w:rPr>
            <w:rFonts w:ascii="Times New Roman" w:hAnsi="Times New Roman"/>
            <w:noProof/>
            <w:webHidden/>
          </w:rPr>
          <w:fldChar w:fldCharType="end"/>
        </w:r>
      </w:hyperlink>
    </w:p>
    <w:p w14:paraId="3428BC9C" w14:textId="72C1A997" w:rsidR="00DC054A" w:rsidRPr="00DC054A" w:rsidRDefault="00DC054A">
      <w:pPr>
        <w:pStyle w:val="TOC2"/>
        <w:rPr>
          <w:rFonts w:ascii="Times New Roman" w:eastAsiaTheme="minorEastAsia" w:hAnsi="Times New Roman"/>
          <w:noProof/>
          <w:lang w:val="en-CA" w:eastAsia="en-CA"/>
        </w:rPr>
      </w:pPr>
      <w:hyperlink w:anchor="_Toc55295933" w:history="1">
        <w:r w:rsidRPr="00DC054A">
          <w:rPr>
            <w:rStyle w:val="Hyperlink"/>
            <w:rFonts w:ascii="Times New Roman" w:hAnsi="Times New Roman"/>
            <w:noProof/>
          </w:rPr>
          <w:t>10.2</w:t>
        </w:r>
        <w:r w:rsidRPr="00DC054A">
          <w:rPr>
            <w:rFonts w:ascii="Times New Roman" w:eastAsiaTheme="minorEastAsia" w:hAnsi="Times New Roman"/>
            <w:noProof/>
            <w:lang w:val="en-CA" w:eastAsia="en-CA"/>
          </w:rPr>
          <w:tab/>
        </w:r>
        <w:r w:rsidRPr="00DC054A">
          <w:rPr>
            <w:rStyle w:val="Hyperlink"/>
            <w:rFonts w:ascii="Times New Roman" w:hAnsi="Times New Roman"/>
            <w:noProof/>
          </w:rPr>
          <w:t>Supplier’s Representations and Warranties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_Toc55295933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27</w:t>
        </w:r>
        <w:r w:rsidRPr="00DC054A">
          <w:rPr>
            <w:rFonts w:ascii="Times New Roman" w:hAnsi="Times New Roman"/>
            <w:noProof/>
            <w:webHidden/>
          </w:rPr>
          <w:fldChar w:fldCharType="end"/>
        </w:r>
      </w:hyperlink>
    </w:p>
    <w:p w14:paraId="19D87A3A" w14:textId="10AD4CDD" w:rsidR="00DC054A" w:rsidRPr="00DC054A" w:rsidRDefault="00DC054A">
      <w:pPr>
        <w:pStyle w:val="TOC2"/>
        <w:rPr>
          <w:rFonts w:ascii="Times New Roman" w:eastAsiaTheme="minorEastAsia" w:hAnsi="Times New Roman"/>
          <w:noProof/>
          <w:lang w:val="en-CA" w:eastAsia="en-CA"/>
        </w:rPr>
      </w:pPr>
      <w:hyperlink w:anchor="_Toc55295934" w:history="1">
        <w:r w:rsidRPr="00DC054A">
          <w:rPr>
            <w:rStyle w:val="Hyperlink"/>
            <w:rFonts w:ascii="Times New Roman" w:hAnsi="Times New Roman"/>
            <w:noProof/>
          </w:rPr>
          <w:t>10.3</w:t>
        </w:r>
        <w:r w:rsidRPr="00DC054A">
          <w:rPr>
            <w:rFonts w:ascii="Times New Roman" w:eastAsiaTheme="minorEastAsia" w:hAnsi="Times New Roman"/>
            <w:noProof/>
            <w:lang w:val="en-CA" w:eastAsia="en-CA"/>
          </w:rPr>
          <w:tab/>
        </w:r>
        <w:r w:rsidRPr="00DC054A">
          <w:rPr>
            <w:rStyle w:val="Hyperlink"/>
            <w:rFonts w:ascii="Times New Roman" w:hAnsi="Times New Roman"/>
            <w:noProof/>
          </w:rPr>
          <w:t>Survival of Representations and Warranties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_Toc55295934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29</w:t>
        </w:r>
        <w:r w:rsidRPr="00DC054A">
          <w:rPr>
            <w:rFonts w:ascii="Times New Roman" w:hAnsi="Times New Roman"/>
            <w:noProof/>
            <w:webHidden/>
          </w:rPr>
          <w:fldChar w:fldCharType="end"/>
        </w:r>
      </w:hyperlink>
    </w:p>
    <w:p w14:paraId="20D5B679" w14:textId="40CE8C80" w:rsidR="00DC054A" w:rsidRPr="00DC054A" w:rsidRDefault="00DC054A">
      <w:pPr>
        <w:pStyle w:val="TOC1"/>
        <w:rPr>
          <w:rFonts w:ascii="Times New Roman" w:eastAsiaTheme="minorEastAsia" w:hAnsi="Times New Roman"/>
          <w:noProof/>
          <w:sz w:val="24"/>
          <w:lang w:val="en-CA" w:eastAsia="en-CA"/>
        </w:rPr>
      </w:pPr>
      <w:hyperlink w:anchor="_Toc55295935" w:history="1">
        <w:r w:rsidRPr="00DC054A">
          <w:rPr>
            <w:rStyle w:val="Hyperlink"/>
            <w:rFonts w:ascii="Times New Roman" w:hAnsi="Times New Roman"/>
            <w:noProof/>
            <w:sz w:val="24"/>
          </w:rPr>
          <w:t>11.</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CHANGES IN THE E</w:t>
        </w:r>
        <w:r w:rsidR="008C051D">
          <w:rPr>
            <w:rStyle w:val="Hyperlink"/>
            <w:rFonts w:ascii="Times New Roman" w:hAnsi="Times New Roman"/>
            <w:noProof/>
            <w:sz w:val="24"/>
          </w:rPr>
          <w:t>QUIPMENT</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_Toc55295935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29</w:t>
        </w:r>
        <w:r w:rsidRPr="00DC054A">
          <w:rPr>
            <w:rFonts w:ascii="Times New Roman" w:hAnsi="Times New Roman"/>
            <w:noProof/>
            <w:webHidden/>
            <w:sz w:val="24"/>
          </w:rPr>
          <w:fldChar w:fldCharType="end"/>
        </w:r>
      </w:hyperlink>
    </w:p>
    <w:p w14:paraId="41C60AA9" w14:textId="152DE677" w:rsidR="00DC054A" w:rsidRPr="00DC054A" w:rsidRDefault="00DC054A">
      <w:pPr>
        <w:pStyle w:val="TOC2"/>
        <w:rPr>
          <w:rFonts w:ascii="Times New Roman" w:eastAsiaTheme="minorEastAsia" w:hAnsi="Times New Roman"/>
          <w:noProof/>
          <w:lang w:val="en-CA" w:eastAsia="en-CA"/>
        </w:rPr>
      </w:pPr>
      <w:hyperlink w:anchor="_Toc55295936" w:history="1">
        <w:r w:rsidRPr="00DC054A">
          <w:rPr>
            <w:rStyle w:val="Hyperlink"/>
            <w:rFonts w:ascii="Times New Roman" w:hAnsi="Times New Roman"/>
            <w:noProof/>
          </w:rPr>
          <w:t>11.1</w:t>
        </w:r>
        <w:r w:rsidRPr="00DC054A">
          <w:rPr>
            <w:rFonts w:ascii="Times New Roman" w:eastAsiaTheme="minorEastAsia" w:hAnsi="Times New Roman"/>
            <w:noProof/>
            <w:lang w:val="en-CA" w:eastAsia="en-CA"/>
          </w:rPr>
          <w:tab/>
        </w:r>
        <w:r w:rsidRPr="00DC054A">
          <w:rPr>
            <w:rStyle w:val="Hyperlink"/>
            <w:rFonts w:ascii="Times New Roman" w:hAnsi="Times New Roman"/>
            <w:noProof/>
          </w:rPr>
          <w:t>Company Initiated Changes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_Toc55295936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29</w:t>
        </w:r>
        <w:r w:rsidRPr="00DC054A">
          <w:rPr>
            <w:rFonts w:ascii="Times New Roman" w:hAnsi="Times New Roman"/>
            <w:noProof/>
            <w:webHidden/>
          </w:rPr>
          <w:fldChar w:fldCharType="end"/>
        </w:r>
      </w:hyperlink>
    </w:p>
    <w:p w14:paraId="6593D2E7" w14:textId="266B219F" w:rsidR="00DC054A" w:rsidRPr="00DC054A" w:rsidRDefault="00DC054A">
      <w:pPr>
        <w:pStyle w:val="TOC2"/>
        <w:rPr>
          <w:rFonts w:ascii="Times New Roman" w:eastAsiaTheme="minorEastAsia" w:hAnsi="Times New Roman"/>
          <w:noProof/>
          <w:lang w:val="en-CA" w:eastAsia="en-CA"/>
        </w:rPr>
      </w:pPr>
      <w:hyperlink w:anchor="_Toc55295937" w:history="1">
        <w:r w:rsidRPr="00DC054A">
          <w:rPr>
            <w:rStyle w:val="Hyperlink"/>
            <w:rFonts w:ascii="Times New Roman" w:hAnsi="Times New Roman"/>
            <w:noProof/>
          </w:rPr>
          <w:t>11.2</w:t>
        </w:r>
        <w:r w:rsidRPr="00DC054A">
          <w:rPr>
            <w:rFonts w:ascii="Times New Roman" w:eastAsiaTheme="minorEastAsia" w:hAnsi="Times New Roman"/>
            <w:noProof/>
            <w:lang w:val="en-CA" w:eastAsia="en-CA"/>
          </w:rPr>
          <w:tab/>
        </w:r>
        <w:r w:rsidRPr="00DC054A">
          <w:rPr>
            <w:rStyle w:val="Hyperlink"/>
            <w:rFonts w:ascii="Times New Roman" w:hAnsi="Times New Roman"/>
            <w:noProof/>
          </w:rPr>
          <w:t>Supplier Required Changes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_Toc55295937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30</w:t>
        </w:r>
        <w:r w:rsidRPr="00DC054A">
          <w:rPr>
            <w:rFonts w:ascii="Times New Roman" w:hAnsi="Times New Roman"/>
            <w:noProof/>
            <w:webHidden/>
          </w:rPr>
          <w:fldChar w:fldCharType="end"/>
        </w:r>
      </w:hyperlink>
    </w:p>
    <w:p w14:paraId="730EDC21" w14:textId="23B2FC9E" w:rsidR="00DC054A" w:rsidRPr="00DC054A" w:rsidRDefault="00DC054A">
      <w:pPr>
        <w:pStyle w:val="TOC2"/>
        <w:rPr>
          <w:rFonts w:ascii="Times New Roman" w:eastAsiaTheme="minorEastAsia" w:hAnsi="Times New Roman"/>
          <w:noProof/>
          <w:lang w:val="en-CA" w:eastAsia="en-CA"/>
        </w:rPr>
      </w:pPr>
      <w:hyperlink w:anchor="_Toc55295938" w:history="1">
        <w:r w:rsidRPr="00DC054A">
          <w:rPr>
            <w:rStyle w:val="Hyperlink"/>
            <w:rFonts w:ascii="Times New Roman" w:hAnsi="Times New Roman"/>
            <w:noProof/>
          </w:rPr>
          <w:t>11.3</w:t>
        </w:r>
        <w:r w:rsidRPr="00DC054A">
          <w:rPr>
            <w:rFonts w:ascii="Times New Roman" w:eastAsiaTheme="minorEastAsia" w:hAnsi="Times New Roman"/>
            <w:noProof/>
            <w:lang w:val="en-CA" w:eastAsia="en-CA"/>
          </w:rPr>
          <w:tab/>
        </w:r>
        <w:r w:rsidRPr="00DC054A">
          <w:rPr>
            <w:rStyle w:val="Hyperlink"/>
            <w:rFonts w:ascii="Times New Roman" w:hAnsi="Times New Roman"/>
            <w:noProof/>
          </w:rPr>
          <w:t>General</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_Toc55295938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31</w:t>
        </w:r>
        <w:r w:rsidRPr="00DC054A">
          <w:rPr>
            <w:rFonts w:ascii="Times New Roman" w:hAnsi="Times New Roman"/>
            <w:noProof/>
            <w:webHidden/>
          </w:rPr>
          <w:fldChar w:fldCharType="end"/>
        </w:r>
      </w:hyperlink>
    </w:p>
    <w:p w14:paraId="1C1FD3A1" w14:textId="47C80F23" w:rsidR="00DC054A" w:rsidRPr="00DC054A" w:rsidRDefault="00DC054A">
      <w:pPr>
        <w:pStyle w:val="TOC1"/>
        <w:rPr>
          <w:rFonts w:ascii="Times New Roman" w:eastAsiaTheme="minorEastAsia" w:hAnsi="Times New Roman"/>
          <w:noProof/>
          <w:sz w:val="24"/>
          <w:lang w:val="en-CA" w:eastAsia="en-CA"/>
        </w:rPr>
      </w:pPr>
      <w:hyperlink w:anchor="_Toc55295939" w:history="1">
        <w:r w:rsidRPr="00DC054A">
          <w:rPr>
            <w:rStyle w:val="Hyperlink"/>
            <w:rFonts w:ascii="Times New Roman" w:hAnsi="Times New Roman"/>
            <w:noProof/>
            <w:sz w:val="24"/>
          </w:rPr>
          <w:t>12.</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INDEMNIFICATION</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_Toc55295939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32</w:t>
        </w:r>
        <w:r w:rsidRPr="00DC054A">
          <w:rPr>
            <w:rFonts w:ascii="Times New Roman" w:hAnsi="Times New Roman"/>
            <w:noProof/>
            <w:webHidden/>
            <w:sz w:val="24"/>
          </w:rPr>
          <w:fldChar w:fldCharType="end"/>
        </w:r>
      </w:hyperlink>
    </w:p>
    <w:p w14:paraId="0C0681DC" w14:textId="3D94984A" w:rsidR="00DC054A" w:rsidRPr="00DC054A" w:rsidRDefault="00DC054A">
      <w:pPr>
        <w:pStyle w:val="TOC2"/>
        <w:rPr>
          <w:rFonts w:ascii="Times New Roman" w:eastAsiaTheme="minorEastAsia" w:hAnsi="Times New Roman"/>
          <w:noProof/>
          <w:lang w:val="en-CA" w:eastAsia="en-CA"/>
        </w:rPr>
      </w:pPr>
      <w:hyperlink w:anchor="_Toc55295940" w:history="1">
        <w:r w:rsidRPr="00DC054A">
          <w:rPr>
            <w:rStyle w:val="Hyperlink"/>
            <w:rFonts w:ascii="Times New Roman" w:hAnsi="Times New Roman"/>
            <w:noProof/>
          </w:rPr>
          <w:t>12.1</w:t>
        </w:r>
        <w:r w:rsidRPr="00DC054A">
          <w:rPr>
            <w:rFonts w:ascii="Times New Roman" w:eastAsiaTheme="minorEastAsia" w:hAnsi="Times New Roman"/>
            <w:noProof/>
            <w:lang w:val="en-CA" w:eastAsia="en-CA"/>
          </w:rPr>
          <w:tab/>
        </w:r>
        <w:r w:rsidRPr="00DC054A">
          <w:rPr>
            <w:rStyle w:val="Hyperlink"/>
            <w:rFonts w:ascii="Times New Roman" w:hAnsi="Times New Roman"/>
            <w:noProof/>
          </w:rPr>
          <w:t>General</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_Toc55295940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32</w:t>
        </w:r>
        <w:r w:rsidRPr="00DC054A">
          <w:rPr>
            <w:rFonts w:ascii="Times New Roman" w:hAnsi="Times New Roman"/>
            <w:noProof/>
            <w:webHidden/>
          </w:rPr>
          <w:fldChar w:fldCharType="end"/>
        </w:r>
      </w:hyperlink>
    </w:p>
    <w:p w14:paraId="424A81C0" w14:textId="04180E7A" w:rsidR="00DC054A" w:rsidRPr="00DC054A" w:rsidRDefault="00DC054A">
      <w:pPr>
        <w:pStyle w:val="TOC2"/>
        <w:rPr>
          <w:rFonts w:ascii="Times New Roman" w:eastAsiaTheme="minorEastAsia" w:hAnsi="Times New Roman"/>
          <w:noProof/>
          <w:lang w:val="en-CA" w:eastAsia="en-CA"/>
        </w:rPr>
      </w:pPr>
      <w:hyperlink w:anchor="_Toc55295942" w:history="1">
        <w:r w:rsidRPr="00DC054A">
          <w:rPr>
            <w:rStyle w:val="Hyperlink"/>
            <w:rFonts w:ascii="Times New Roman" w:hAnsi="Times New Roman"/>
            <w:noProof/>
          </w:rPr>
          <w:t>12.2</w:t>
        </w:r>
        <w:r w:rsidRPr="00DC054A">
          <w:rPr>
            <w:rFonts w:ascii="Times New Roman" w:eastAsiaTheme="minorEastAsia" w:hAnsi="Times New Roman"/>
            <w:noProof/>
            <w:lang w:val="en-CA" w:eastAsia="en-CA"/>
          </w:rPr>
          <w:tab/>
        </w:r>
        <w:r w:rsidRPr="00DC054A">
          <w:rPr>
            <w:rStyle w:val="Hyperlink"/>
            <w:rFonts w:ascii="Times New Roman" w:hAnsi="Times New Roman"/>
            <w:noProof/>
          </w:rPr>
          <w:t>Supplier Indemnity</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_Toc55295942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32</w:t>
        </w:r>
        <w:r w:rsidRPr="00DC054A">
          <w:rPr>
            <w:rFonts w:ascii="Times New Roman" w:hAnsi="Times New Roman"/>
            <w:noProof/>
            <w:webHidden/>
          </w:rPr>
          <w:fldChar w:fldCharType="end"/>
        </w:r>
      </w:hyperlink>
    </w:p>
    <w:p w14:paraId="3F606D27" w14:textId="2FDEC223" w:rsidR="00DC054A" w:rsidRPr="00DC054A" w:rsidRDefault="00DC054A">
      <w:pPr>
        <w:pStyle w:val="TOC2"/>
        <w:rPr>
          <w:rFonts w:ascii="Times New Roman" w:eastAsiaTheme="minorEastAsia" w:hAnsi="Times New Roman"/>
          <w:noProof/>
          <w:lang w:val="en-CA" w:eastAsia="en-CA"/>
        </w:rPr>
      </w:pPr>
      <w:hyperlink w:anchor="_Toc55295943" w:history="1">
        <w:r w:rsidRPr="00DC054A">
          <w:rPr>
            <w:rStyle w:val="Hyperlink"/>
            <w:rFonts w:ascii="Times New Roman" w:hAnsi="Times New Roman"/>
            <w:noProof/>
          </w:rPr>
          <w:t>12.3</w:t>
        </w:r>
        <w:r w:rsidRPr="00DC054A">
          <w:rPr>
            <w:rFonts w:ascii="Times New Roman" w:eastAsiaTheme="minorEastAsia" w:hAnsi="Times New Roman"/>
            <w:noProof/>
            <w:lang w:val="en-CA" w:eastAsia="en-CA"/>
          </w:rPr>
          <w:tab/>
        </w:r>
        <w:r w:rsidRPr="00DC054A">
          <w:rPr>
            <w:rStyle w:val="Hyperlink"/>
            <w:rFonts w:ascii="Times New Roman" w:hAnsi="Times New Roman"/>
            <w:noProof/>
          </w:rPr>
          <w:t>Company Indemnity</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_Toc55295943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32</w:t>
        </w:r>
        <w:r w:rsidRPr="00DC054A">
          <w:rPr>
            <w:rFonts w:ascii="Times New Roman" w:hAnsi="Times New Roman"/>
            <w:noProof/>
            <w:webHidden/>
          </w:rPr>
          <w:fldChar w:fldCharType="end"/>
        </w:r>
      </w:hyperlink>
    </w:p>
    <w:p w14:paraId="7148592A" w14:textId="16A2EE3F" w:rsidR="00DC054A" w:rsidRPr="00DC054A" w:rsidRDefault="00DC054A">
      <w:pPr>
        <w:pStyle w:val="TOC2"/>
        <w:rPr>
          <w:rFonts w:ascii="Times New Roman" w:eastAsiaTheme="minorEastAsia" w:hAnsi="Times New Roman"/>
          <w:noProof/>
          <w:lang w:val="en-CA" w:eastAsia="en-CA"/>
        </w:rPr>
      </w:pPr>
      <w:hyperlink w:anchor="_Toc55295944" w:history="1">
        <w:r w:rsidRPr="00DC054A">
          <w:rPr>
            <w:rStyle w:val="Hyperlink"/>
            <w:rFonts w:ascii="Times New Roman" w:hAnsi="Times New Roman"/>
            <w:noProof/>
          </w:rPr>
          <w:t>12.4</w:t>
        </w:r>
        <w:r w:rsidRPr="00DC054A">
          <w:rPr>
            <w:rFonts w:ascii="Times New Roman" w:eastAsiaTheme="minorEastAsia" w:hAnsi="Times New Roman"/>
            <w:noProof/>
            <w:lang w:val="en-CA" w:eastAsia="en-CA"/>
          </w:rPr>
          <w:tab/>
        </w:r>
        <w:r w:rsidRPr="00DC054A">
          <w:rPr>
            <w:rStyle w:val="Hyperlink"/>
            <w:rFonts w:ascii="Times New Roman" w:hAnsi="Times New Roman"/>
            <w:noProof/>
          </w:rPr>
          <w:t>Notice</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_Toc55295944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33</w:t>
        </w:r>
        <w:r w:rsidRPr="00DC054A">
          <w:rPr>
            <w:rFonts w:ascii="Times New Roman" w:hAnsi="Times New Roman"/>
            <w:noProof/>
            <w:webHidden/>
          </w:rPr>
          <w:fldChar w:fldCharType="end"/>
        </w:r>
      </w:hyperlink>
    </w:p>
    <w:p w14:paraId="117218DC" w14:textId="7F300D77" w:rsidR="00DC054A" w:rsidRPr="00DC054A" w:rsidRDefault="00DC054A">
      <w:pPr>
        <w:pStyle w:val="TOC2"/>
        <w:rPr>
          <w:rFonts w:ascii="Times New Roman" w:eastAsiaTheme="minorEastAsia" w:hAnsi="Times New Roman"/>
          <w:noProof/>
          <w:lang w:val="en-CA" w:eastAsia="en-CA"/>
        </w:rPr>
      </w:pPr>
      <w:hyperlink w:anchor="_Toc55295946" w:history="1">
        <w:r w:rsidRPr="00DC054A">
          <w:rPr>
            <w:rStyle w:val="Hyperlink"/>
            <w:rFonts w:ascii="Times New Roman" w:hAnsi="Times New Roman"/>
            <w:noProof/>
          </w:rPr>
          <w:t>12.5</w:t>
        </w:r>
        <w:r w:rsidRPr="00DC054A">
          <w:rPr>
            <w:rFonts w:ascii="Times New Roman" w:eastAsiaTheme="minorEastAsia" w:hAnsi="Times New Roman"/>
            <w:noProof/>
            <w:lang w:val="en-CA" w:eastAsia="en-CA"/>
          </w:rPr>
          <w:tab/>
        </w:r>
        <w:r w:rsidRPr="00DC054A">
          <w:rPr>
            <w:rStyle w:val="Hyperlink"/>
            <w:rFonts w:ascii="Times New Roman" w:hAnsi="Times New Roman"/>
            <w:noProof/>
          </w:rPr>
          <w:t>Defence</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_Toc55295946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33</w:t>
        </w:r>
        <w:r w:rsidRPr="00DC054A">
          <w:rPr>
            <w:rFonts w:ascii="Times New Roman" w:hAnsi="Times New Roman"/>
            <w:noProof/>
            <w:webHidden/>
          </w:rPr>
          <w:fldChar w:fldCharType="end"/>
        </w:r>
      </w:hyperlink>
    </w:p>
    <w:p w14:paraId="613058E8" w14:textId="21CA6D63" w:rsidR="00DC054A" w:rsidRPr="00DC054A" w:rsidRDefault="00DC054A">
      <w:pPr>
        <w:pStyle w:val="TOC2"/>
        <w:rPr>
          <w:rFonts w:ascii="Times New Roman" w:eastAsiaTheme="minorEastAsia" w:hAnsi="Times New Roman"/>
          <w:noProof/>
          <w:lang w:val="en-CA" w:eastAsia="en-CA"/>
        </w:rPr>
      </w:pPr>
      <w:hyperlink w:anchor="_Toc55295947" w:history="1">
        <w:r w:rsidRPr="00DC054A">
          <w:rPr>
            <w:rStyle w:val="Hyperlink"/>
            <w:rFonts w:ascii="Times New Roman" w:hAnsi="Times New Roman"/>
            <w:noProof/>
          </w:rPr>
          <w:t>12.6</w:t>
        </w:r>
        <w:r w:rsidRPr="00DC054A">
          <w:rPr>
            <w:rFonts w:ascii="Times New Roman" w:eastAsiaTheme="minorEastAsia" w:hAnsi="Times New Roman"/>
            <w:noProof/>
            <w:lang w:val="en-CA" w:eastAsia="en-CA"/>
          </w:rPr>
          <w:tab/>
        </w:r>
        <w:r w:rsidRPr="00DC054A">
          <w:rPr>
            <w:rStyle w:val="Hyperlink"/>
            <w:rFonts w:ascii="Times New Roman" w:hAnsi="Times New Roman"/>
            <w:noProof/>
          </w:rPr>
          <w:t>Settlement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_Toc55295947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33</w:t>
        </w:r>
        <w:r w:rsidRPr="00DC054A">
          <w:rPr>
            <w:rFonts w:ascii="Times New Roman" w:hAnsi="Times New Roman"/>
            <w:noProof/>
            <w:webHidden/>
          </w:rPr>
          <w:fldChar w:fldCharType="end"/>
        </w:r>
      </w:hyperlink>
    </w:p>
    <w:p w14:paraId="16CFA3D6" w14:textId="08A33B62" w:rsidR="00DC054A" w:rsidRPr="00DC054A" w:rsidRDefault="00DC054A">
      <w:pPr>
        <w:pStyle w:val="TOC2"/>
        <w:rPr>
          <w:rFonts w:ascii="Times New Roman" w:eastAsiaTheme="minorEastAsia" w:hAnsi="Times New Roman"/>
          <w:noProof/>
          <w:lang w:val="en-CA" w:eastAsia="en-CA"/>
        </w:rPr>
      </w:pPr>
      <w:hyperlink w:anchor="_Toc55295948" w:history="1">
        <w:r w:rsidRPr="00DC054A">
          <w:rPr>
            <w:rStyle w:val="Hyperlink"/>
            <w:rFonts w:ascii="Times New Roman" w:hAnsi="Times New Roman"/>
            <w:noProof/>
          </w:rPr>
          <w:t>12.7</w:t>
        </w:r>
        <w:r w:rsidRPr="00DC054A">
          <w:rPr>
            <w:rFonts w:ascii="Times New Roman" w:eastAsiaTheme="minorEastAsia" w:hAnsi="Times New Roman"/>
            <w:noProof/>
            <w:lang w:val="en-CA" w:eastAsia="en-CA"/>
          </w:rPr>
          <w:tab/>
        </w:r>
        <w:r w:rsidRPr="00DC054A">
          <w:rPr>
            <w:rStyle w:val="Hyperlink"/>
            <w:rFonts w:ascii="Times New Roman" w:hAnsi="Times New Roman"/>
            <w:noProof/>
          </w:rPr>
          <w:t>Survival</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_Toc55295948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34</w:t>
        </w:r>
        <w:r w:rsidRPr="00DC054A">
          <w:rPr>
            <w:rFonts w:ascii="Times New Roman" w:hAnsi="Times New Roman"/>
            <w:noProof/>
            <w:webHidden/>
          </w:rPr>
          <w:fldChar w:fldCharType="end"/>
        </w:r>
      </w:hyperlink>
    </w:p>
    <w:p w14:paraId="36CCFD45" w14:textId="0B965CE8" w:rsidR="00DC054A" w:rsidRPr="00DC054A" w:rsidRDefault="00DC054A">
      <w:pPr>
        <w:pStyle w:val="TOC1"/>
        <w:rPr>
          <w:rFonts w:ascii="Times New Roman" w:eastAsiaTheme="minorEastAsia" w:hAnsi="Times New Roman"/>
          <w:noProof/>
          <w:sz w:val="24"/>
          <w:lang w:val="en-CA" w:eastAsia="en-CA"/>
        </w:rPr>
      </w:pPr>
      <w:hyperlink w:anchor="_Toc55295949" w:history="1">
        <w:r w:rsidRPr="00DC054A">
          <w:rPr>
            <w:rStyle w:val="Hyperlink"/>
            <w:rFonts w:ascii="Times New Roman" w:hAnsi="Times New Roman"/>
            <w:bCs/>
            <w:noProof/>
            <w:sz w:val="24"/>
          </w:rPr>
          <w:t>13.</w:t>
        </w:r>
        <w:r w:rsidRPr="00DC054A">
          <w:rPr>
            <w:rFonts w:ascii="Times New Roman" w:eastAsiaTheme="minorEastAsia" w:hAnsi="Times New Roman"/>
            <w:noProof/>
            <w:sz w:val="24"/>
            <w:lang w:val="en-CA" w:eastAsia="en-CA"/>
          </w:rPr>
          <w:tab/>
        </w:r>
        <w:r w:rsidR="008C051D">
          <w:rPr>
            <w:rStyle w:val="Hyperlink"/>
            <w:rFonts w:ascii="Times New Roman" w:hAnsi="Times New Roman"/>
            <w:noProof/>
            <w:sz w:val="24"/>
          </w:rPr>
          <w:t>SUSPENSION</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_Toc55295949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34</w:t>
        </w:r>
        <w:r w:rsidRPr="00DC054A">
          <w:rPr>
            <w:rFonts w:ascii="Times New Roman" w:hAnsi="Times New Roman"/>
            <w:noProof/>
            <w:webHidden/>
            <w:sz w:val="24"/>
          </w:rPr>
          <w:fldChar w:fldCharType="end"/>
        </w:r>
      </w:hyperlink>
    </w:p>
    <w:p w14:paraId="009DB751" w14:textId="0D41A5ED" w:rsidR="00DC054A" w:rsidRPr="00DC054A" w:rsidRDefault="00DC054A">
      <w:pPr>
        <w:pStyle w:val="TOC1"/>
        <w:rPr>
          <w:rFonts w:ascii="Times New Roman" w:eastAsiaTheme="minorEastAsia" w:hAnsi="Times New Roman"/>
          <w:noProof/>
          <w:sz w:val="24"/>
          <w:lang w:val="en-CA" w:eastAsia="en-CA"/>
        </w:rPr>
      </w:pPr>
      <w:hyperlink w:anchor="_Toc55295951" w:history="1">
        <w:r w:rsidRPr="00DC054A">
          <w:rPr>
            <w:rStyle w:val="Hyperlink"/>
            <w:rFonts w:ascii="Times New Roman" w:hAnsi="Times New Roman"/>
            <w:noProof/>
            <w:sz w:val="24"/>
          </w:rPr>
          <w:t>14.</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TERMINATION FOR CONVENIENCE</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_Toc55295951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34</w:t>
        </w:r>
        <w:r w:rsidRPr="00DC054A">
          <w:rPr>
            <w:rFonts w:ascii="Times New Roman" w:hAnsi="Times New Roman"/>
            <w:noProof/>
            <w:webHidden/>
            <w:sz w:val="24"/>
          </w:rPr>
          <w:fldChar w:fldCharType="end"/>
        </w:r>
      </w:hyperlink>
    </w:p>
    <w:p w14:paraId="3D8E4B9C" w14:textId="5C8D3181" w:rsidR="00DC054A" w:rsidRPr="00DC054A" w:rsidRDefault="00DC054A">
      <w:pPr>
        <w:pStyle w:val="TOC2"/>
        <w:rPr>
          <w:rFonts w:ascii="Times New Roman" w:eastAsiaTheme="minorEastAsia" w:hAnsi="Times New Roman"/>
          <w:noProof/>
          <w:lang w:val="en-CA" w:eastAsia="en-CA"/>
        </w:rPr>
      </w:pPr>
      <w:hyperlink w:anchor="_Toc55295952" w:history="1">
        <w:r w:rsidRPr="00DC054A">
          <w:rPr>
            <w:rStyle w:val="Hyperlink"/>
            <w:rFonts w:ascii="Times New Roman" w:hAnsi="Times New Roman"/>
            <w:noProof/>
          </w:rPr>
          <w:t>14.1</w:t>
        </w:r>
        <w:r w:rsidRPr="00DC054A">
          <w:rPr>
            <w:rFonts w:ascii="Times New Roman" w:eastAsiaTheme="minorEastAsia" w:hAnsi="Times New Roman"/>
            <w:noProof/>
            <w:lang w:val="en-CA" w:eastAsia="en-CA"/>
          </w:rPr>
          <w:tab/>
        </w:r>
        <w:r w:rsidRPr="00DC054A">
          <w:rPr>
            <w:rStyle w:val="Hyperlink"/>
            <w:rFonts w:ascii="Times New Roman" w:hAnsi="Times New Roman"/>
            <w:noProof/>
          </w:rPr>
          <w:t>Company Right to Terminate for Convenience</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_Toc55295952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34</w:t>
        </w:r>
        <w:r w:rsidRPr="00DC054A">
          <w:rPr>
            <w:rFonts w:ascii="Times New Roman" w:hAnsi="Times New Roman"/>
            <w:noProof/>
            <w:webHidden/>
          </w:rPr>
          <w:fldChar w:fldCharType="end"/>
        </w:r>
      </w:hyperlink>
    </w:p>
    <w:p w14:paraId="16F76775" w14:textId="3A6071BB" w:rsidR="00DC054A" w:rsidRPr="00DC054A" w:rsidRDefault="00DC054A">
      <w:pPr>
        <w:pStyle w:val="TOC2"/>
        <w:rPr>
          <w:rFonts w:ascii="Times New Roman" w:eastAsiaTheme="minorEastAsia" w:hAnsi="Times New Roman"/>
          <w:noProof/>
          <w:lang w:val="en-CA" w:eastAsia="en-CA"/>
        </w:rPr>
      </w:pPr>
      <w:hyperlink w:anchor="_Toc55295953" w:history="1">
        <w:r w:rsidRPr="00DC054A">
          <w:rPr>
            <w:rStyle w:val="Hyperlink"/>
            <w:rFonts w:ascii="Times New Roman" w:hAnsi="Times New Roman"/>
            <w:noProof/>
          </w:rPr>
          <w:t>14.2</w:t>
        </w:r>
        <w:r w:rsidRPr="00DC054A">
          <w:rPr>
            <w:rFonts w:ascii="Times New Roman" w:eastAsiaTheme="minorEastAsia" w:hAnsi="Times New Roman"/>
            <w:noProof/>
            <w:lang w:val="en-CA" w:eastAsia="en-CA"/>
          </w:rPr>
          <w:tab/>
        </w:r>
        <w:r w:rsidRPr="00DC054A">
          <w:rPr>
            <w:rStyle w:val="Hyperlink"/>
            <w:rFonts w:ascii="Times New Roman" w:hAnsi="Times New Roman"/>
            <w:noProof/>
          </w:rPr>
          <w:t>Claims for Payment Following Termination for Convenience</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_Toc55295953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34</w:t>
        </w:r>
        <w:r w:rsidRPr="00DC054A">
          <w:rPr>
            <w:rFonts w:ascii="Times New Roman" w:hAnsi="Times New Roman"/>
            <w:noProof/>
            <w:webHidden/>
          </w:rPr>
          <w:fldChar w:fldCharType="end"/>
        </w:r>
      </w:hyperlink>
    </w:p>
    <w:p w14:paraId="2C48B2E5" w14:textId="15CA3EDD" w:rsidR="00DC054A" w:rsidRPr="00DC054A" w:rsidRDefault="00DC054A">
      <w:pPr>
        <w:pStyle w:val="TOC1"/>
        <w:rPr>
          <w:rFonts w:ascii="Times New Roman" w:eastAsiaTheme="minorEastAsia" w:hAnsi="Times New Roman"/>
          <w:noProof/>
          <w:sz w:val="24"/>
          <w:lang w:val="en-CA" w:eastAsia="en-CA"/>
        </w:rPr>
      </w:pPr>
      <w:hyperlink w:anchor="_Toc55295954" w:history="1">
        <w:r w:rsidRPr="00DC054A">
          <w:rPr>
            <w:rStyle w:val="Hyperlink"/>
            <w:rFonts w:ascii="Times New Roman" w:hAnsi="Times New Roman"/>
            <w:noProof/>
            <w:sz w:val="24"/>
          </w:rPr>
          <w:t>15.</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EVENTS OF DEFAULT REMEDIES</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_Toc55295954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35</w:t>
        </w:r>
        <w:r w:rsidRPr="00DC054A">
          <w:rPr>
            <w:rFonts w:ascii="Times New Roman" w:hAnsi="Times New Roman"/>
            <w:noProof/>
            <w:webHidden/>
            <w:sz w:val="24"/>
          </w:rPr>
          <w:fldChar w:fldCharType="end"/>
        </w:r>
      </w:hyperlink>
    </w:p>
    <w:p w14:paraId="7C03C84A" w14:textId="4B937F53" w:rsidR="00DC054A" w:rsidRPr="00DC054A" w:rsidRDefault="00DC054A">
      <w:pPr>
        <w:pStyle w:val="TOC2"/>
        <w:rPr>
          <w:rFonts w:ascii="Times New Roman" w:eastAsiaTheme="minorEastAsia" w:hAnsi="Times New Roman"/>
          <w:noProof/>
          <w:lang w:val="en-CA" w:eastAsia="en-CA"/>
        </w:rPr>
      </w:pPr>
      <w:hyperlink w:anchor="_Toc55295955" w:history="1">
        <w:r w:rsidRPr="00DC054A">
          <w:rPr>
            <w:rStyle w:val="Hyperlink"/>
            <w:rFonts w:ascii="Times New Roman" w:hAnsi="Times New Roman"/>
            <w:noProof/>
          </w:rPr>
          <w:t>15.1</w:t>
        </w:r>
        <w:r w:rsidRPr="00DC054A">
          <w:rPr>
            <w:rFonts w:ascii="Times New Roman" w:eastAsiaTheme="minorEastAsia" w:hAnsi="Times New Roman"/>
            <w:noProof/>
            <w:lang w:val="en-CA" w:eastAsia="en-CA"/>
          </w:rPr>
          <w:tab/>
        </w:r>
        <w:r w:rsidRPr="00DC054A">
          <w:rPr>
            <w:rStyle w:val="Hyperlink"/>
            <w:rFonts w:ascii="Times New Roman" w:hAnsi="Times New Roman"/>
            <w:noProof/>
          </w:rPr>
          <w:t>Supplier Events of Default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_Toc55295955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35</w:t>
        </w:r>
        <w:r w:rsidRPr="00DC054A">
          <w:rPr>
            <w:rFonts w:ascii="Times New Roman" w:hAnsi="Times New Roman"/>
            <w:noProof/>
            <w:webHidden/>
          </w:rPr>
          <w:fldChar w:fldCharType="end"/>
        </w:r>
      </w:hyperlink>
    </w:p>
    <w:p w14:paraId="3827BB90" w14:textId="4573016F" w:rsidR="00DC054A" w:rsidRPr="00DC054A" w:rsidRDefault="00DC054A">
      <w:pPr>
        <w:pStyle w:val="TOC2"/>
        <w:rPr>
          <w:rFonts w:ascii="Times New Roman" w:eastAsiaTheme="minorEastAsia" w:hAnsi="Times New Roman"/>
          <w:noProof/>
          <w:lang w:val="en-CA" w:eastAsia="en-CA"/>
        </w:rPr>
      </w:pPr>
      <w:hyperlink w:anchor="_Toc55295956" w:history="1">
        <w:r w:rsidRPr="00DC054A">
          <w:rPr>
            <w:rStyle w:val="Hyperlink"/>
            <w:rFonts w:ascii="Times New Roman" w:hAnsi="Times New Roman"/>
            <w:noProof/>
          </w:rPr>
          <w:t>15.2</w:t>
        </w:r>
        <w:r w:rsidRPr="00DC054A">
          <w:rPr>
            <w:rFonts w:ascii="Times New Roman" w:eastAsiaTheme="minorEastAsia" w:hAnsi="Times New Roman"/>
            <w:noProof/>
            <w:lang w:val="en-CA" w:eastAsia="en-CA"/>
          </w:rPr>
          <w:tab/>
        </w:r>
        <w:r w:rsidRPr="00DC054A">
          <w:rPr>
            <w:rStyle w:val="Hyperlink"/>
            <w:rFonts w:ascii="Times New Roman" w:hAnsi="Times New Roman"/>
            <w:noProof/>
          </w:rPr>
          <w:t>Company Remedies for Supplier Default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_Toc55295956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36</w:t>
        </w:r>
        <w:r w:rsidRPr="00DC054A">
          <w:rPr>
            <w:rFonts w:ascii="Times New Roman" w:hAnsi="Times New Roman"/>
            <w:noProof/>
            <w:webHidden/>
          </w:rPr>
          <w:fldChar w:fldCharType="end"/>
        </w:r>
      </w:hyperlink>
    </w:p>
    <w:p w14:paraId="675366BE" w14:textId="0329D7C7" w:rsidR="00DC054A" w:rsidRPr="00DC054A" w:rsidRDefault="00DC054A">
      <w:pPr>
        <w:pStyle w:val="TOC2"/>
        <w:rPr>
          <w:rFonts w:ascii="Times New Roman" w:eastAsiaTheme="minorEastAsia" w:hAnsi="Times New Roman"/>
          <w:noProof/>
          <w:lang w:val="en-CA" w:eastAsia="en-CA"/>
        </w:rPr>
      </w:pPr>
      <w:hyperlink w:anchor="_Toc55295957" w:history="1">
        <w:r w:rsidRPr="00DC054A">
          <w:rPr>
            <w:rStyle w:val="Hyperlink"/>
            <w:rFonts w:ascii="Times New Roman" w:hAnsi="Times New Roman"/>
            <w:noProof/>
          </w:rPr>
          <w:t>15.3</w:t>
        </w:r>
        <w:r w:rsidRPr="00DC054A">
          <w:rPr>
            <w:rFonts w:ascii="Times New Roman" w:eastAsiaTheme="minorEastAsia" w:hAnsi="Times New Roman"/>
            <w:noProof/>
            <w:lang w:val="en-CA" w:eastAsia="en-CA"/>
          </w:rPr>
          <w:tab/>
        </w:r>
        <w:r w:rsidRPr="00DC054A">
          <w:rPr>
            <w:rStyle w:val="Hyperlink"/>
            <w:rFonts w:ascii="Times New Roman" w:hAnsi="Times New Roman"/>
            <w:noProof/>
          </w:rPr>
          <w:t>Company Events of Default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_Toc55295957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36</w:t>
        </w:r>
        <w:r w:rsidRPr="00DC054A">
          <w:rPr>
            <w:rFonts w:ascii="Times New Roman" w:hAnsi="Times New Roman"/>
            <w:noProof/>
            <w:webHidden/>
          </w:rPr>
          <w:fldChar w:fldCharType="end"/>
        </w:r>
      </w:hyperlink>
    </w:p>
    <w:p w14:paraId="0599624A" w14:textId="3456495A" w:rsidR="00DC054A" w:rsidRPr="00DC054A" w:rsidRDefault="00DC054A">
      <w:pPr>
        <w:pStyle w:val="TOC2"/>
        <w:rPr>
          <w:rFonts w:ascii="Times New Roman" w:eastAsiaTheme="minorEastAsia" w:hAnsi="Times New Roman"/>
          <w:noProof/>
          <w:lang w:val="en-CA" w:eastAsia="en-CA"/>
        </w:rPr>
      </w:pPr>
      <w:hyperlink w:anchor="_Toc55295958" w:history="1">
        <w:r w:rsidRPr="00DC054A">
          <w:rPr>
            <w:rStyle w:val="Hyperlink"/>
            <w:rFonts w:ascii="Times New Roman" w:hAnsi="Times New Roman"/>
            <w:noProof/>
          </w:rPr>
          <w:t>15.4</w:t>
        </w:r>
        <w:r w:rsidRPr="00DC054A">
          <w:rPr>
            <w:rFonts w:ascii="Times New Roman" w:eastAsiaTheme="minorEastAsia" w:hAnsi="Times New Roman"/>
            <w:noProof/>
            <w:lang w:val="en-CA" w:eastAsia="en-CA"/>
          </w:rPr>
          <w:tab/>
        </w:r>
        <w:r w:rsidRPr="00DC054A">
          <w:rPr>
            <w:rStyle w:val="Hyperlink"/>
            <w:rFonts w:ascii="Times New Roman" w:hAnsi="Times New Roman"/>
            <w:noProof/>
          </w:rPr>
          <w:t>Supplier Remedies for Company Default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_Toc55295958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36</w:t>
        </w:r>
        <w:r w:rsidRPr="00DC054A">
          <w:rPr>
            <w:rFonts w:ascii="Times New Roman" w:hAnsi="Times New Roman"/>
            <w:noProof/>
            <w:webHidden/>
          </w:rPr>
          <w:fldChar w:fldCharType="end"/>
        </w:r>
      </w:hyperlink>
    </w:p>
    <w:p w14:paraId="685C6D7F" w14:textId="11CC4242" w:rsidR="00DC054A" w:rsidRPr="00DC054A" w:rsidRDefault="00DC054A">
      <w:pPr>
        <w:pStyle w:val="TOC2"/>
        <w:rPr>
          <w:rFonts w:ascii="Times New Roman" w:eastAsiaTheme="minorEastAsia" w:hAnsi="Times New Roman"/>
          <w:noProof/>
          <w:lang w:val="en-CA" w:eastAsia="en-CA"/>
        </w:rPr>
      </w:pPr>
      <w:hyperlink w:anchor="_Toc55295959" w:history="1">
        <w:r w:rsidRPr="00DC054A">
          <w:rPr>
            <w:rStyle w:val="Hyperlink"/>
            <w:rFonts w:ascii="Times New Roman" w:hAnsi="Times New Roman"/>
            <w:noProof/>
          </w:rPr>
          <w:t>15.5</w:t>
        </w:r>
        <w:r w:rsidRPr="00DC054A">
          <w:rPr>
            <w:rFonts w:ascii="Times New Roman" w:eastAsiaTheme="minorEastAsia" w:hAnsi="Times New Roman"/>
            <w:noProof/>
            <w:lang w:val="en-CA" w:eastAsia="en-CA"/>
          </w:rPr>
          <w:tab/>
        </w:r>
        <w:r w:rsidRPr="00DC054A">
          <w:rPr>
            <w:rStyle w:val="Hyperlink"/>
            <w:rFonts w:ascii="Times New Roman" w:hAnsi="Times New Roman"/>
            <w:noProof/>
          </w:rPr>
          <w:t>Continuing Obligations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_Toc55295959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37</w:t>
        </w:r>
        <w:r w:rsidRPr="00DC054A">
          <w:rPr>
            <w:rFonts w:ascii="Times New Roman" w:hAnsi="Times New Roman"/>
            <w:noProof/>
            <w:webHidden/>
          </w:rPr>
          <w:fldChar w:fldCharType="end"/>
        </w:r>
      </w:hyperlink>
    </w:p>
    <w:p w14:paraId="3CE19F51" w14:textId="71EF1C1C" w:rsidR="00DC054A" w:rsidRPr="00DC054A" w:rsidRDefault="00DC054A">
      <w:pPr>
        <w:pStyle w:val="TOC1"/>
        <w:rPr>
          <w:rFonts w:ascii="Times New Roman" w:eastAsiaTheme="minorEastAsia" w:hAnsi="Times New Roman"/>
          <w:noProof/>
          <w:sz w:val="24"/>
          <w:lang w:val="en-CA" w:eastAsia="en-CA"/>
        </w:rPr>
      </w:pPr>
      <w:hyperlink w:anchor="_Toc55295960" w:history="1">
        <w:r w:rsidRPr="00DC054A">
          <w:rPr>
            <w:rStyle w:val="Hyperlink"/>
            <w:rFonts w:ascii="Times New Roman" w:hAnsi="Times New Roman"/>
            <w:noProof/>
            <w:sz w:val="24"/>
          </w:rPr>
          <w:t>16.</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FORCE MAJEURE</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_Toc55295960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37</w:t>
        </w:r>
        <w:r w:rsidRPr="00DC054A">
          <w:rPr>
            <w:rFonts w:ascii="Times New Roman" w:hAnsi="Times New Roman"/>
            <w:noProof/>
            <w:webHidden/>
            <w:sz w:val="24"/>
          </w:rPr>
          <w:fldChar w:fldCharType="end"/>
        </w:r>
      </w:hyperlink>
    </w:p>
    <w:p w14:paraId="36A9BBC5" w14:textId="4C919B6F" w:rsidR="00DC054A" w:rsidRPr="00DC054A" w:rsidRDefault="00DC054A">
      <w:pPr>
        <w:pStyle w:val="TOC2"/>
        <w:rPr>
          <w:rFonts w:ascii="Times New Roman" w:eastAsiaTheme="minorEastAsia" w:hAnsi="Times New Roman"/>
          <w:noProof/>
          <w:lang w:val="en-CA" w:eastAsia="en-CA"/>
        </w:rPr>
      </w:pPr>
      <w:hyperlink w:anchor="_Toc55295961" w:history="1">
        <w:r w:rsidRPr="00DC054A">
          <w:rPr>
            <w:rStyle w:val="Hyperlink"/>
            <w:rFonts w:ascii="Times New Roman" w:hAnsi="Times New Roman"/>
            <w:noProof/>
          </w:rPr>
          <w:t>16.1</w:t>
        </w:r>
        <w:r w:rsidRPr="00DC054A">
          <w:rPr>
            <w:rFonts w:ascii="Times New Roman" w:eastAsiaTheme="minorEastAsia" w:hAnsi="Times New Roman"/>
            <w:noProof/>
            <w:lang w:val="en-CA" w:eastAsia="en-CA"/>
          </w:rPr>
          <w:tab/>
        </w:r>
        <w:r w:rsidRPr="00DC054A">
          <w:rPr>
            <w:rStyle w:val="Hyperlink"/>
            <w:rFonts w:ascii="Times New Roman" w:hAnsi="Times New Roman"/>
            <w:noProof/>
          </w:rPr>
          <w:t>Impact of Force Majeure Event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_Toc55295961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37</w:t>
        </w:r>
        <w:r w:rsidRPr="00DC054A">
          <w:rPr>
            <w:rFonts w:ascii="Times New Roman" w:hAnsi="Times New Roman"/>
            <w:noProof/>
            <w:webHidden/>
          </w:rPr>
          <w:fldChar w:fldCharType="end"/>
        </w:r>
      </w:hyperlink>
    </w:p>
    <w:p w14:paraId="28954A23" w14:textId="08F06ABD" w:rsidR="00DC054A" w:rsidRPr="00DC054A" w:rsidRDefault="00DC054A">
      <w:pPr>
        <w:pStyle w:val="TOC2"/>
        <w:rPr>
          <w:rFonts w:ascii="Times New Roman" w:eastAsiaTheme="minorEastAsia" w:hAnsi="Times New Roman"/>
          <w:noProof/>
          <w:lang w:val="en-CA" w:eastAsia="en-CA"/>
        </w:rPr>
      </w:pPr>
      <w:hyperlink w:anchor="_Toc55295962" w:history="1">
        <w:r w:rsidRPr="00DC054A">
          <w:rPr>
            <w:rStyle w:val="Hyperlink"/>
            <w:rFonts w:ascii="Times New Roman" w:hAnsi="Times New Roman"/>
            <w:noProof/>
          </w:rPr>
          <w:t>16.2</w:t>
        </w:r>
        <w:r w:rsidRPr="00DC054A">
          <w:rPr>
            <w:rFonts w:ascii="Times New Roman" w:eastAsiaTheme="minorEastAsia" w:hAnsi="Times New Roman"/>
            <w:noProof/>
            <w:lang w:val="en-CA" w:eastAsia="en-CA"/>
          </w:rPr>
          <w:tab/>
        </w:r>
        <w:r w:rsidRPr="00DC054A">
          <w:rPr>
            <w:rStyle w:val="Hyperlink"/>
            <w:rFonts w:ascii="Times New Roman" w:hAnsi="Times New Roman"/>
            <w:noProof/>
          </w:rPr>
          <w:t>Requirements During Force Majeure Event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_Toc55295962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37</w:t>
        </w:r>
        <w:r w:rsidRPr="00DC054A">
          <w:rPr>
            <w:rFonts w:ascii="Times New Roman" w:hAnsi="Times New Roman"/>
            <w:noProof/>
            <w:webHidden/>
          </w:rPr>
          <w:fldChar w:fldCharType="end"/>
        </w:r>
      </w:hyperlink>
    </w:p>
    <w:p w14:paraId="0249E4D4" w14:textId="21DDE145" w:rsidR="00DC054A" w:rsidRPr="00DC054A" w:rsidRDefault="00DC054A">
      <w:pPr>
        <w:pStyle w:val="TOC2"/>
        <w:rPr>
          <w:rFonts w:ascii="Times New Roman" w:eastAsiaTheme="minorEastAsia" w:hAnsi="Times New Roman"/>
          <w:noProof/>
          <w:lang w:val="en-CA" w:eastAsia="en-CA"/>
        </w:rPr>
      </w:pPr>
      <w:hyperlink w:anchor="_Toc55295963" w:history="1">
        <w:r w:rsidRPr="00DC054A">
          <w:rPr>
            <w:rStyle w:val="Hyperlink"/>
            <w:rFonts w:ascii="Times New Roman" w:hAnsi="Times New Roman"/>
            <w:noProof/>
          </w:rPr>
          <w:t>16.3</w:t>
        </w:r>
        <w:r w:rsidRPr="00DC054A">
          <w:rPr>
            <w:rFonts w:ascii="Times New Roman" w:eastAsiaTheme="minorEastAsia" w:hAnsi="Times New Roman"/>
            <w:noProof/>
            <w:lang w:val="en-CA" w:eastAsia="en-CA"/>
          </w:rPr>
          <w:tab/>
        </w:r>
        <w:r w:rsidRPr="00DC054A">
          <w:rPr>
            <w:rStyle w:val="Hyperlink"/>
            <w:rFonts w:ascii="Times New Roman" w:hAnsi="Times New Roman"/>
            <w:noProof/>
          </w:rPr>
          <w:t>Termination for Force Majeure Event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_Toc55295963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37</w:t>
        </w:r>
        <w:r w:rsidRPr="00DC054A">
          <w:rPr>
            <w:rFonts w:ascii="Times New Roman" w:hAnsi="Times New Roman"/>
            <w:noProof/>
            <w:webHidden/>
          </w:rPr>
          <w:fldChar w:fldCharType="end"/>
        </w:r>
      </w:hyperlink>
    </w:p>
    <w:p w14:paraId="67DC50C3" w14:textId="575650CC" w:rsidR="00DC054A" w:rsidRPr="00DC054A" w:rsidRDefault="00DC054A">
      <w:pPr>
        <w:pStyle w:val="TOC1"/>
        <w:rPr>
          <w:rFonts w:ascii="Times New Roman" w:eastAsiaTheme="minorEastAsia" w:hAnsi="Times New Roman"/>
          <w:noProof/>
          <w:sz w:val="24"/>
          <w:lang w:val="en-CA" w:eastAsia="en-CA"/>
        </w:rPr>
      </w:pPr>
      <w:hyperlink w:anchor="_Toc55295964" w:history="1">
        <w:r w:rsidRPr="00DC054A">
          <w:rPr>
            <w:rStyle w:val="Hyperlink"/>
            <w:rFonts w:ascii="Times New Roman" w:hAnsi="Times New Roman"/>
            <w:noProof/>
            <w:sz w:val="24"/>
          </w:rPr>
          <w:t>17.</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DISPUTE RESOLUTION</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_Toc55295964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38</w:t>
        </w:r>
        <w:r w:rsidRPr="00DC054A">
          <w:rPr>
            <w:rFonts w:ascii="Times New Roman" w:hAnsi="Times New Roman"/>
            <w:noProof/>
            <w:webHidden/>
            <w:sz w:val="24"/>
          </w:rPr>
          <w:fldChar w:fldCharType="end"/>
        </w:r>
      </w:hyperlink>
    </w:p>
    <w:p w14:paraId="0A132814" w14:textId="3142520A" w:rsidR="00DC054A" w:rsidRPr="00DC054A" w:rsidRDefault="00DC054A">
      <w:pPr>
        <w:pStyle w:val="TOC2"/>
        <w:rPr>
          <w:rFonts w:ascii="Times New Roman" w:eastAsiaTheme="minorEastAsia" w:hAnsi="Times New Roman"/>
          <w:noProof/>
          <w:lang w:val="en-CA" w:eastAsia="en-CA"/>
        </w:rPr>
      </w:pPr>
      <w:hyperlink w:anchor="_Toc55295965" w:history="1">
        <w:r w:rsidRPr="00DC054A">
          <w:rPr>
            <w:rStyle w:val="Hyperlink"/>
            <w:rFonts w:ascii="Times New Roman" w:hAnsi="Times New Roman"/>
            <w:noProof/>
          </w:rPr>
          <w:t>17.1</w:t>
        </w:r>
        <w:r w:rsidRPr="00DC054A">
          <w:rPr>
            <w:rFonts w:ascii="Times New Roman" w:eastAsiaTheme="minorEastAsia" w:hAnsi="Times New Roman"/>
            <w:noProof/>
            <w:lang w:val="en-CA" w:eastAsia="en-CA"/>
          </w:rPr>
          <w:tab/>
        </w:r>
        <w:r w:rsidRPr="00DC054A">
          <w:rPr>
            <w:rStyle w:val="Hyperlink"/>
            <w:rFonts w:ascii="Times New Roman" w:hAnsi="Times New Roman"/>
            <w:noProof/>
          </w:rPr>
          <w:t>Amicable Procedure</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_Toc55295965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38</w:t>
        </w:r>
        <w:r w:rsidRPr="00DC054A">
          <w:rPr>
            <w:rFonts w:ascii="Times New Roman" w:hAnsi="Times New Roman"/>
            <w:noProof/>
            <w:webHidden/>
          </w:rPr>
          <w:fldChar w:fldCharType="end"/>
        </w:r>
      </w:hyperlink>
    </w:p>
    <w:p w14:paraId="1BF54C94" w14:textId="7FDEE308" w:rsidR="00DC054A" w:rsidRPr="00DC054A" w:rsidRDefault="00DC054A">
      <w:pPr>
        <w:pStyle w:val="TOC2"/>
        <w:rPr>
          <w:rFonts w:ascii="Times New Roman" w:eastAsiaTheme="minorEastAsia" w:hAnsi="Times New Roman"/>
          <w:noProof/>
          <w:lang w:val="en-CA" w:eastAsia="en-CA"/>
        </w:rPr>
      </w:pPr>
      <w:hyperlink w:anchor="_Toc55295966" w:history="1">
        <w:r w:rsidRPr="00DC054A">
          <w:rPr>
            <w:rStyle w:val="Hyperlink"/>
            <w:rFonts w:ascii="Times New Roman" w:hAnsi="Times New Roman"/>
            <w:noProof/>
          </w:rPr>
          <w:t>17.2</w:t>
        </w:r>
        <w:r w:rsidRPr="00DC054A">
          <w:rPr>
            <w:rFonts w:ascii="Times New Roman" w:eastAsiaTheme="minorEastAsia" w:hAnsi="Times New Roman"/>
            <w:noProof/>
            <w:lang w:val="en-CA" w:eastAsia="en-CA"/>
          </w:rPr>
          <w:tab/>
        </w:r>
        <w:r w:rsidRPr="00DC054A">
          <w:rPr>
            <w:rStyle w:val="Hyperlink"/>
            <w:rFonts w:ascii="Times New Roman" w:hAnsi="Times New Roman"/>
            <w:noProof/>
          </w:rPr>
          <w:t>Senior Management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_Toc55295966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38</w:t>
        </w:r>
        <w:r w:rsidRPr="00DC054A">
          <w:rPr>
            <w:rFonts w:ascii="Times New Roman" w:hAnsi="Times New Roman"/>
            <w:noProof/>
            <w:webHidden/>
          </w:rPr>
          <w:fldChar w:fldCharType="end"/>
        </w:r>
      </w:hyperlink>
    </w:p>
    <w:p w14:paraId="2C877DEB" w14:textId="2E3BB68F" w:rsidR="00DC054A" w:rsidRPr="00DC054A" w:rsidRDefault="00DC054A">
      <w:pPr>
        <w:pStyle w:val="TOC2"/>
        <w:rPr>
          <w:rFonts w:ascii="Times New Roman" w:eastAsiaTheme="minorEastAsia" w:hAnsi="Times New Roman"/>
          <w:noProof/>
          <w:lang w:val="en-CA" w:eastAsia="en-CA"/>
        </w:rPr>
      </w:pPr>
      <w:hyperlink w:anchor="_Toc55295967" w:history="1">
        <w:r w:rsidRPr="00DC054A">
          <w:rPr>
            <w:rStyle w:val="Hyperlink"/>
            <w:rFonts w:ascii="Times New Roman" w:hAnsi="Times New Roman"/>
            <w:noProof/>
          </w:rPr>
          <w:t>17.3</w:t>
        </w:r>
        <w:r w:rsidRPr="00DC054A">
          <w:rPr>
            <w:rFonts w:ascii="Times New Roman" w:eastAsiaTheme="minorEastAsia" w:hAnsi="Times New Roman"/>
            <w:noProof/>
            <w:lang w:val="en-CA" w:eastAsia="en-CA"/>
          </w:rPr>
          <w:tab/>
        </w:r>
        <w:r w:rsidRPr="00DC054A">
          <w:rPr>
            <w:rStyle w:val="Hyperlink"/>
            <w:rFonts w:ascii="Times New Roman" w:hAnsi="Times New Roman"/>
            <w:noProof/>
          </w:rPr>
          <w:t>Arbitration</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_Toc55295967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38</w:t>
        </w:r>
        <w:r w:rsidRPr="00DC054A">
          <w:rPr>
            <w:rFonts w:ascii="Times New Roman" w:hAnsi="Times New Roman"/>
            <w:noProof/>
            <w:webHidden/>
          </w:rPr>
          <w:fldChar w:fldCharType="end"/>
        </w:r>
      </w:hyperlink>
    </w:p>
    <w:p w14:paraId="64F66408" w14:textId="6398863A" w:rsidR="00DC054A" w:rsidRPr="00DC054A" w:rsidRDefault="00DC054A">
      <w:pPr>
        <w:pStyle w:val="TOC2"/>
        <w:rPr>
          <w:rFonts w:ascii="Times New Roman" w:eastAsiaTheme="minorEastAsia" w:hAnsi="Times New Roman"/>
          <w:noProof/>
          <w:lang w:val="en-CA" w:eastAsia="en-CA"/>
        </w:rPr>
      </w:pPr>
      <w:hyperlink w:anchor="_Toc55295968" w:history="1">
        <w:r w:rsidRPr="00DC054A">
          <w:rPr>
            <w:rStyle w:val="Hyperlink"/>
            <w:rFonts w:ascii="Times New Roman" w:hAnsi="Times New Roman"/>
            <w:noProof/>
          </w:rPr>
          <w:t>17.4</w:t>
        </w:r>
        <w:r w:rsidRPr="00DC054A">
          <w:rPr>
            <w:rFonts w:ascii="Times New Roman" w:eastAsiaTheme="minorEastAsia" w:hAnsi="Times New Roman"/>
            <w:noProof/>
            <w:lang w:val="en-CA" w:eastAsia="en-CA"/>
          </w:rPr>
          <w:tab/>
        </w:r>
        <w:r w:rsidRPr="00DC054A">
          <w:rPr>
            <w:rStyle w:val="Hyperlink"/>
            <w:rFonts w:ascii="Times New Roman" w:hAnsi="Times New Roman"/>
            <w:noProof/>
          </w:rPr>
          <w:t>Continuing Obligations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_Toc55295968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39</w:t>
        </w:r>
        <w:r w:rsidRPr="00DC054A">
          <w:rPr>
            <w:rFonts w:ascii="Times New Roman" w:hAnsi="Times New Roman"/>
            <w:noProof/>
            <w:webHidden/>
          </w:rPr>
          <w:fldChar w:fldCharType="end"/>
        </w:r>
      </w:hyperlink>
    </w:p>
    <w:p w14:paraId="5B686191" w14:textId="4925607F" w:rsidR="00DC054A" w:rsidRPr="00DC054A" w:rsidRDefault="00DC054A">
      <w:pPr>
        <w:pStyle w:val="TOC2"/>
        <w:rPr>
          <w:rFonts w:ascii="Times New Roman" w:eastAsiaTheme="minorEastAsia" w:hAnsi="Times New Roman"/>
          <w:noProof/>
          <w:lang w:val="en-CA" w:eastAsia="en-CA"/>
        </w:rPr>
      </w:pPr>
      <w:hyperlink w:anchor="_Toc55295969" w:history="1">
        <w:r w:rsidRPr="00DC054A">
          <w:rPr>
            <w:rStyle w:val="Hyperlink"/>
            <w:rFonts w:ascii="Times New Roman" w:hAnsi="Times New Roman"/>
            <w:noProof/>
          </w:rPr>
          <w:t>17.5</w:t>
        </w:r>
        <w:r w:rsidRPr="00DC054A">
          <w:rPr>
            <w:rFonts w:ascii="Times New Roman" w:eastAsiaTheme="minorEastAsia" w:hAnsi="Times New Roman"/>
            <w:noProof/>
            <w:lang w:val="en-CA" w:eastAsia="en-CA"/>
          </w:rPr>
          <w:tab/>
        </w:r>
        <w:r w:rsidRPr="00DC054A">
          <w:rPr>
            <w:rStyle w:val="Hyperlink"/>
            <w:rFonts w:ascii="Times New Roman" w:hAnsi="Times New Roman"/>
            <w:noProof/>
          </w:rPr>
          <w:t>Separate Proceedings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_Toc55295969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39</w:t>
        </w:r>
        <w:r w:rsidRPr="00DC054A">
          <w:rPr>
            <w:rFonts w:ascii="Times New Roman" w:hAnsi="Times New Roman"/>
            <w:noProof/>
            <w:webHidden/>
          </w:rPr>
          <w:fldChar w:fldCharType="end"/>
        </w:r>
      </w:hyperlink>
    </w:p>
    <w:p w14:paraId="4E73EFA3" w14:textId="19AEB7B5" w:rsidR="00DC054A" w:rsidRPr="00DC054A" w:rsidRDefault="00DC054A">
      <w:pPr>
        <w:pStyle w:val="TOC1"/>
        <w:rPr>
          <w:rFonts w:ascii="Times New Roman" w:eastAsiaTheme="minorEastAsia" w:hAnsi="Times New Roman"/>
          <w:noProof/>
          <w:sz w:val="24"/>
          <w:lang w:val="en-CA" w:eastAsia="en-CA"/>
        </w:rPr>
      </w:pPr>
      <w:hyperlink w:anchor="_Toc55295970" w:history="1">
        <w:r w:rsidRPr="00DC054A">
          <w:rPr>
            <w:rStyle w:val="Hyperlink"/>
            <w:rFonts w:ascii="Times New Roman" w:hAnsi="Times New Roman"/>
            <w:noProof/>
            <w:sz w:val="24"/>
          </w:rPr>
          <w:t>18.</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NOTICES AND COMMUNICATIONS</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_Toc55295970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39</w:t>
        </w:r>
        <w:r w:rsidRPr="00DC054A">
          <w:rPr>
            <w:rFonts w:ascii="Times New Roman" w:hAnsi="Times New Roman"/>
            <w:noProof/>
            <w:webHidden/>
            <w:sz w:val="24"/>
          </w:rPr>
          <w:fldChar w:fldCharType="end"/>
        </w:r>
      </w:hyperlink>
    </w:p>
    <w:p w14:paraId="50BD12A3" w14:textId="6E4B435A" w:rsidR="00DC054A" w:rsidRPr="00DC054A" w:rsidRDefault="00DC054A">
      <w:pPr>
        <w:pStyle w:val="TOC2"/>
        <w:rPr>
          <w:rFonts w:ascii="Times New Roman" w:eastAsiaTheme="minorEastAsia" w:hAnsi="Times New Roman"/>
          <w:noProof/>
          <w:lang w:val="en-CA" w:eastAsia="en-CA"/>
        </w:rPr>
      </w:pPr>
      <w:hyperlink w:anchor="_Toc55295971" w:history="1">
        <w:r w:rsidRPr="00DC054A">
          <w:rPr>
            <w:rStyle w:val="Hyperlink"/>
            <w:rFonts w:ascii="Times New Roman" w:hAnsi="Times New Roman"/>
            <w:noProof/>
          </w:rPr>
          <w:t>18.1</w:t>
        </w:r>
        <w:r w:rsidRPr="00DC054A">
          <w:rPr>
            <w:rFonts w:ascii="Times New Roman" w:eastAsiaTheme="minorEastAsia" w:hAnsi="Times New Roman"/>
            <w:noProof/>
            <w:lang w:val="en-CA" w:eastAsia="en-CA"/>
          </w:rPr>
          <w:tab/>
        </w:r>
        <w:r w:rsidRPr="00DC054A">
          <w:rPr>
            <w:rStyle w:val="Hyperlink"/>
            <w:rFonts w:ascii="Times New Roman" w:hAnsi="Times New Roman"/>
            <w:noProof/>
          </w:rPr>
          <w:t>Addresses for Notice</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_Toc55295971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39</w:t>
        </w:r>
        <w:r w:rsidRPr="00DC054A">
          <w:rPr>
            <w:rFonts w:ascii="Times New Roman" w:hAnsi="Times New Roman"/>
            <w:noProof/>
            <w:webHidden/>
          </w:rPr>
          <w:fldChar w:fldCharType="end"/>
        </w:r>
      </w:hyperlink>
    </w:p>
    <w:p w14:paraId="0080C991" w14:textId="7D2E3E9E" w:rsidR="00DC054A" w:rsidRPr="00DC054A" w:rsidRDefault="00DC054A">
      <w:pPr>
        <w:pStyle w:val="TOC2"/>
        <w:rPr>
          <w:rFonts w:ascii="Times New Roman" w:eastAsiaTheme="minorEastAsia" w:hAnsi="Times New Roman"/>
          <w:noProof/>
          <w:lang w:val="en-CA" w:eastAsia="en-CA"/>
        </w:rPr>
      </w:pPr>
      <w:hyperlink w:anchor="_Toc55295972" w:history="1">
        <w:r w:rsidRPr="00DC054A">
          <w:rPr>
            <w:rStyle w:val="Hyperlink"/>
            <w:rFonts w:ascii="Times New Roman" w:hAnsi="Times New Roman"/>
            <w:noProof/>
          </w:rPr>
          <w:t>18.2</w:t>
        </w:r>
        <w:r w:rsidRPr="00DC054A">
          <w:rPr>
            <w:rFonts w:ascii="Times New Roman" w:eastAsiaTheme="minorEastAsia" w:hAnsi="Times New Roman"/>
            <w:noProof/>
            <w:lang w:val="en-CA" w:eastAsia="en-CA"/>
          </w:rPr>
          <w:tab/>
        </w:r>
        <w:r w:rsidRPr="00DC054A">
          <w:rPr>
            <w:rStyle w:val="Hyperlink"/>
            <w:rFonts w:ascii="Times New Roman" w:hAnsi="Times New Roman"/>
            <w:noProof/>
          </w:rPr>
          <w:t>Effective Time</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_Toc55295972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40</w:t>
        </w:r>
        <w:r w:rsidRPr="00DC054A">
          <w:rPr>
            <w:rFonts w:ascii="Times New Roman" w:hAnsi="Times New Roman"/>
            <w:noProof/>
            <w:webHidden/>
          </w:rPr>
          <w:fldChar w:fldCharType="end"/>
        </w:r>
      </w:hyperlink>
    </w:p>
    <w:p w14:paraId="67C164B0" w14:textId="1FC0A5E0" w:rsidR="00DC054A" w:rsidRPr="00DC054A" w:rsidRDefault="00DC054A">
      <w:pPr>
        <w:pStyle w:val="TOC1"/>
        <w:rPr>
          <w:rFonts w:ascii="Times New Roman" w:eastAsiaTheme="minorEastAsia" w:hAnsi="Times New Roman"/>
          <w:noProof/>
          <w:sz w:val="24"/>
          <w:lang w:val="en-CA" w:eastAsia="en-CA"/>
        </w:rPr>
      </w:pPr>
      <w:hyperlink w:anchor="_Toc55295973" w:history="1">
        <w:r w:rsidRPr="00DC054A">
          <w:rPr>
            <w:rStyle w:val="Hyperlink"/>
            <w:rFonts w:ascii="Times New Roman" w:hAnsi="Times New Roman"/>
            <w:noProof/>
            <w:sz w:val="24"/>
          </w:rPr>
          <w:t>19.</w:t>
        </w:r>
        <w:r w:rsidRPr="00DC054A">
          <w:rPr>
            <w:rFonts w:ascii="Times New Roman" w:eastAsiaTheme="minorEastAsia" w:hAnsi="Times New Roman"/>
            <w:noProof/>
            <w:sz w:val="24"/>
            <w:lang w:val="en-CA" w:eastAsia="en-CA"/>
          </w:rPr>
          <w:tab/>
        </w:r>
        <w:r w:rsidRPr="00DC054A">
          <w:rPr>
            <w:rStyle w:val="Hyperlink"/>
            <w:rFonts w:ascii="Times New Roman" w:hAnsi="Times New Roman"/>
            <w:noProof/>
            <w:sz w:val="24"/>
          </w:rPr>
          <w:t>MISCELLANEOUS</w:t>
        </w:r>
        <w:r w:rsidRPr="00DC054A">
          <w:rPr>
            <w:rFonts w:ascii="Times New Roman" w:hAnsi="Times New Roman"/>
            <w:noProof/>
            <w:webHidden/>
            <w:sz w:val="24"/>
          </w:rPr>
          <w:tab/>
        </w:r>
        <w:r w:rsidRPr="00DC054A">
          <w:rPr>
            <w:rFonts w:ascii="Times New Roman" w:hAnsi="Times New Roman"/>
            <w:noProof/>
            <w:webHidden/>
            <w:sz w:val="24"/>
          </w:rPr>
          <w:fldChar w:fldCharType="begin"/>
        </w:r>
        <w:r w:rsidRPr="00DC054A">
          <w:rPr>
            <w:rFonts w:ascii="Times New Roman" w:hAnsi="Times New Roman"/>
            <w:noProof/>
            <w:webHidden/>
            <w:sz w:val="24"/>
          </w:rPr>
          <w:instrText xml:space="preserve"> PAGEREF _Toc55295973 \h </w:instrText>
        </w:r>
        <w:r w:rsidRPr="00DC054A">
          <w:rPr>
            <w:rFonts w:ascii="Times New Roman" w:hAnsi="Times New Roman"/>
            <w:noProof/>
            <w:webHidden/>
            <w:sz w:val="24"/>
          </w:rPr>
        </w:r>
        <w:r w:rsidRPr="00DC054A">
          <w:rPr>
            <w:rFonts w:ascii="Times New Roman" w:hAnsi="Times New Roman"/>
            <w:noProof/>
            <w:webHidden/>
            <w:sz w:val="24"/>
          </w:rPr>
          <w:fldChar w:fldCharType="separate"/>
        </w:r>
        <w:r w:rsidRPr="00DC054A">
          <w:rPr>
            <w:rFonts w:ascii="Times New Roman" w:hAnsi="Times New Roman"/>
            <w:noProof/>
            <w:webHidden/>
            <w:sz w:val="24"/>
          </w:rPr>
          <w:t>40</w:t>
        </w:r>
        <w:r w:rsidRPr="00DC054A">
          <w:rPr>
            <w:rFonts w:ascii="Times New Roman" w:hAnsi="Times New Roman"/>
            <w:noProof/>
            <w:webHidden/>
            <w:sz w:val="24"/>
          </w:rPr>
          <w:fldChar w:fldCharType="end"/>
        </w:r>
      </w:hyperlink>
    </w:p>
    <w:p w14:paraId="0140A9CE" w14:textId="582140F8" w:rsidR="00DC054A" w:rsidRPr="00DC054A" w:rsidRDefault="00DC054A">
      <w:pPr>
        <w:pStyle w:val="TOC2"/>
        <w:rPr>
          <w:rFonts w:ascii="Times New Roman" w:eastAsiaTheme="minorEastAsia" w:hAnsi="Times New Roman"/>
          <w:noProof/>
          <w:lang w:val="en-CA" w:eastAsia="en-CA"/>
        </w:rPr>
      </w:pPr>
      <w:hyperlink w:anchor="_Toc55295974" w:history="1">
        <w:r w:rsidRPr="00DC054A">
          <w:rPr>
            <w:rStyle w:val="Hyperlink"/>
            <w:rFonts w:ascii="Times New Roman" w:hAnsi="Times New Roman"/>
            <w:noProof/>
          </w:rPr>
          <w:t>19.1</w:t>
        </w:r>
        <w:r w:rsidRPr="00DC054A">
          <w:rPr>
            <w:rFonts w:ascii="Times New Roman" w:eastAsiaTheme="minorEastAsia" w:hAnsi="Times New Roman"/>
            <w:noProof/>
            <w:lang w:val="en-CA" w:eastAsia="en-CA"/>
          </w:rPr>
          <w:tab/>
        </w:r>
        <w:r w:rsidRPr="00DC054A">
          <w:rPr>
            <w:rStyle w:val="Hyperlink"/>
            <w:rFonts w:ascii="Times New Roman" w:hAnsi="Times New Roman"/>
            <w:noProof/>
          </w:rPr>
          <w:t>Further Assurances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_Toc55295974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40</w:t>
        </w:r>
        <w:r w:rsidRPr="00DC054A">
          <w:rPr>
            <w:rFonts w:ascii="Times New Roman" w:hAnsi="Times New Roman"/>
            <w:noProof/>
            <w:webHidden/>
          </w:rPr>
          <w:fldChar w:fldCharType="end"/>
        </w:r>
      </w:hyperlink>
    </w:p>
    <w:p w14:paraId="28BEF810" w14:textId="1E50FE45" w:rsidR="00DC054A" w:rsidRPr="00DC054A" w:rsidRDefault="00DC054A">
      <w:pPr>
        <w:pStyle w:val="TOC2"/>
        <w:rPr>
          <w:rFonts w:ascii="Times New Roman" w:eastAsiaTheme="minorEastAsia" w:hAnsi="Times New Roman"/>
          <w:noProof/>
          <w:lang w:val="en-CA" w:eastAsia="en-CA"/>
        </w:rPr>
      </w:pPr>
      <w:hyperlink w:anchor="_Toc55295975" w:history="1">
        <w:r w:rsidRPr="00DC054A">
          <w:rPr>
            <w:rStyle w:val="Hyperlink"/>
            <w:rFonts w:ascii="Times New Roman" w:hAnsi="Times New Roman"/>
            <w:noProof/>
          </w:rPr>
          <w:t>19.2</w:t>
        </w:r>
        <w:r w:rsidRPr="00DC054A">
          <w:rPr>
            <w:rFonts w:ascii="Times New Roman" w:eastAsiaTheme="minorEastAsia" w:hAnsi="Times New Roman"/>
            <w:noProof/>
            <w:lang w:val="en-CA" w:eastAsia="en-CA"/>
          </w:rPr>
          <w:tab/>
        </w:r>
        <w:r w:rsidRPr="00DC054A">
          <w:rPr>
            <w:rStyle w:val="Hyperlink"/>
            <w:rFonts w:ascii="Times New Roman" w:hAnsi="Times New Roman"/>
            <w:noProof/>
          </w:rPr>
          <w:t>Record Retention</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_Toc55295975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40</w:t>
        </w:r>
        <w:r w:rsidRPr="00DC054A">
          <w:rPr>
            <w:rFonts w:ascii="Times New Roman" w:hAnsi="Times New Roman"/>
            <w:noProof/>
            <w:webHidden/>
          </w:rPr>
          <w:fldChar w:fldCharType="end"/>
        </w:r>
      </w:hyperlink>
    </w:p>
    <w:p w14:paraId="413F4871" w14:textId="33BC17E3" w:rsidR="00DC054A" w:rsidRPr="00DC054A" w:rsidRDefault="00DC054A">
      <w:pPr>
        <w:pStyle w:val="TOC2"/>
        <w:rPr>
          <w:rFonts w:ascii="Times New Roman" w:eastAsiaTheme="minorEastAsia" w:hAnsi="Times New Roman"/>
          <w:noProof/>
          <w:lang w:val="en-CA" w:eastAsia="en-CA"/>
        </w:rPr>
      </w:pPr>
      <w:hyperlink w:anchor="_Toc55295976" w:history="1">
        <w:r w:rsidRPr="00DC054A">
          <w:rPr>
            <w:rStyle w:val="Hyperlink"/>
            <w:rFonts w:ascii="Times New Roman" w:hAnsi="Times New Roman"/>
            <w:noProof/>
          </w:rPr>
          <w:t>19.3</w:t>
        </w:r>
        <w:r w:rsidRPr="00DC054A">
          <w:rPr>
            <w:rFonts w:ascii="Times New Roman" w:eastAsiaTheme="minorEastAsia" w:hAnsi="Times New Roman"/>
            <w:noProof/>
            <w:lang w:val="en-CA" w:eastAsia="en-CA"/>
          </w:rPr>
          <w:tab/>
        </w:r>
        <w:r w:rsidRPr="00DC054A">
          <w:rPr>
            <w:rStyle w:val="Hyperlink"/>
            <w:rFonts w:ascii="Times New Roman" w:hAnsi="Times New Roman"/>
            <w:noProof/>
          </w:rPr>
          <w:t>Confidentiality; Announcements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_Toc55295976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40</w:t>
        </w:r>
        <w:r w:rsidRPr="00DC054A">
          <w:rPr>
            <w:rFonts w:ascii="Times New Roman" w:hAnsi="Times New Roman"/>
            <w:noProof/>
            <w:webHidden/>
          </w:rPr>
          <w:fldChar w:fldCharType="end"/>
        </w:r>
      </w:hyperlink>
    </w:p>
    <w:p w14:paraId="33CAF918" w14:textId="27A0FB7F" w:rsidR="00DC054A" w:rsidRPr="00DC054A" w:rsidRDefault="00DC054A">
      <w:pPr>
        <w:pStyle w:val="TOC2"/>
        <w:rPr>
          <w:rFonts w:ascii="Times New Roman" w:eastAsiaTheme="minorEastAsia" w:hAnsi="Times New Roman"/>
          <w:noProof/>
          <w:lang w:val="en-CA" w:eastAsia="en-CA"/>
        </w:rPr>
      </w:pPr>
      <w:hyperlink w:anchor="_Toc55295977" w:history="1">
        <w:r w:rsidRPr="00DC054A">
          <w:rPr>
            <w:rStyle w:val="Hyperlink"/>
            <w:rFonts w:ascii="Times New Roman" w:hAnsi="Times New Roman"/>
            <w:noProof/>
          </w:rPr>
          <w:t>19.4</w:t>
        </w:r>
        <w:r w:rsidRPr="00DC054A">
          <w:rPr>
            <w:rFonts w:ascii="Times New Roman" w:eastAsiaTheme="minorEastAsia" w:hAnsi="Times New Roman"/>
            <w:noProof/>
            <w:lang w:val="en-CA" w:eastAsia="en-CA"/>
          </w:rPr>
          <w:tab/>
        </w:r>
        <w:r w:rsidRPr="00DC054A">
          <w:rPr>
            <w:rStyle w:val="Hyperlink"/>
            <w:rFonts w:ascii="Times New Roman" w:hAnsi="Times New Roman"/>
            <w:noProof/>
          </w:rPr>
          <w:t>Third Party Beneficiaries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_Toc55295977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41</w:t>
        </w:r>
        <w:r w:rsidRPr="00DC054A">
          <w:rPr>
            <w:rFonts w:ascii="Times New Roman" w:hAnsi="Times New Roman"/>
            <w:noProof/>
            <w:webHidden/>
          </w:rPr>
          <w:fldChar w:fldCharType="end"/>
        </w:r>
      </w:hyperlink>
    </w:p>
    <w:p w14:paraId="0CC2EE61" w14:textId="735AE975" w:rsidR="00DC054A" w:rsidRPr="00DC054A" w:rsidRDefault="00DC054A">
      <w:pPr>
        <w:pStyle w:val="TOC2"/>
        <w:rPr>
          <w:rFonts w:ascii="Times New Roman" w:eastAsiaTheme="minorEastAsia" w:hAnsi="Times New Roman"/>
          <w:noProof/>
          <w:lang w:val="en-CA" w:eastAsia="en-CA"/>
        </w:rPr>
      </w:pPr>
      <w:hyperlink w:anchor="_Toc55295978" w:history="1">
        <w:r w:rsidRPr="00DC054A">
          <w:rPr>
            <w:rStyle w:val="Hyperlink"/>
            <w:rFonts w:ascii="Times New Roman" w:hAnsi="Times New Roman"/>
            <w:noProof/>
          </w:rPr>
          <w:t>19.5</w:t>
        </w:r>
        <w:r w:rsidRPr="00DC054A">
          <w:rPr>
            <w:rFonts w:ascii="Times New Roman" w:eastAsiaTheme="minorEastAsia" w:hAnsi="Times New Roman"/>
            <w:noProof/>
            <w:lang w:val="en-CA" w:eastAsia="en-CA"/>
          </w:rPr>
          <w:tab/>
        </w:r>
        <w:r w:rsidRPr="00DC054A">
          <w:rPr>
            <w:rStyle w:val="Hyperlink"/>
            <w:rFonts w:ascii="Times New Roman" w:hAnsi="Times New Roman"/>
            <w:noProof/>
          </w:rPr>
          <w:t>Expenses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_Toc55295978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41</w:t>
        </w:r>
        <w:r w:rsidRPr="00DC054A">
          <w:rPr>
            <w:rFonts w:ascii="Times New Roman" w:hAnsi="Times New Roman"/>
            <w:noProof/>
            <w:webHidden/>
          </w:rPr>
          <w:fldChar w:fldCharType="end"/>
        </w:r>
      </w:hyperlink>
    </w:p>
    <w:p w14:paraId="2D3FBEDB" w14:textId="33EF58A4" w:rsidR="00DC054A" w:rsidRPr="00DC054A" w:rsidRDefault="00DC054A">
      <w:pPr>
        <w:pStyle w:val="TOC2"/>
        <w:rPr>
          <w:rFonts w:ascii="Times New Roman" w:eastAsiaTheme="minorEastAsia" w:hAnsi="Times New Roman"/>
          <w:noProof/>
          <w:lang w:val="en-CA" w:eastAsia="en-CA"/>
        </w:rPr>
      </w:pPr>
      <w:hyperlink w:anchor="_Toc55295979" w:history="1">
        <w:r w:rsidRPr="00DC054A">
          <w:rPr>
            <w:rStyle w:val="Hyperlink"/>
            <w:rFonts w:ascii="Times New Roman" w:hAnsi="Times New Roman"/>
            <w:noProof/>
          </w:rPr>
          <w:t>19.6</w:t>
        </w:r>
        <w:r w:rsidRPr="00DC054A">
          <w:rPr>
            <w:rFonts w:ascii="Times New Roman" w:eastAsiaTheme="minorEastAsia" w:hAnsi="Times New Roman"/>
            <w:noProof/>
            <w:lang w:val="en-CA" w:eastAsia="en-CA"/>
          </w:rPr>
          <w:tab/>
        </w:r>
        <w:r w:rsidRPr="00DC054A">
          <w:rPr>
            <w:rStyle w:val="Hyperlink"/>
            <w:rFonts w:ascii="Times New Roman" w:hAnsi="Times New Roman"/>
            <w:noProof/>
          </w:rPr>
          <w:t>Amendments and Modifications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_Toc55295979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41</w:t>
        </w:r>
        <w:r w:rsidRPr="00DC054A">
          <w:rPr>
            <w:rFonts w:ascii="Times New Roman" w:hAnsi="Times New Roman"/>
            <w:noProof/>
            <w:webHidden/>
          </w:rPr>
          <w:fldChar w:fldCharType="end"/>
        </w:r>
      </w:hyperlink>
    </w:p>
    <w:p w14:paraId="01899335" w14:textId="014467BA" w:rsidR="00DC054A" w:rsidRPr="00DC054A" w:rsidRDefault="00DC054A">
      <w:pPr>
        <w:pStyle w:val="TOC2"/>
        <w:rPr>
          <w:rFonts w:ascii="Times New Roman" w:eastAsiaTheme="minorEastAsia" w:hAnsi="Times New Roman"/>
          <w:noProof/>
          <w:lang w:val="en-CA" w:eastAsia="en-CA"/>
        </w:rPr>
      </w:pPr>
      <w:hyperlink w:anchor="_Toc55295980" w:history="1">
        <w:r w:rsidRPr="00DC054A">
          <w:rPr>
            <w:rStyle w:val="Hyperlink"/>
            <w:rFonts w:ascii="Times New Roman" w:hAnsi="Times New Roman"/>
            <w:noProof/>
          </w:rPr>
          <w:t>19.7</w:t>
        </w:r>
        <w:r w:rsidRPr="00DC054A">
          <w:rPr>
            <w:rFonts w:ascii="Times New Roman" w:eastAsiaTheme="minorEastAsia" w:hAnsi="Times New Roman"/>
            <w:noProof/>
            <w:lang w:val="en-CA" w:eastAsia="en-CA"/>
          </w:rPr>
          <w:tab/>
        </w:r>
        <w:r w:rsidRPr="00DC054A">
          <w:rPr>
            <w:rStyle w:val="Hyperlink"/>
            <w:rFonts w:ascii="Times New Roman" w:hAnsi="Times New Roman"/>
            <w:noProof/>
          </w:rPr>
          <w:t>No Waiver</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_Toc55295980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41</w:t>
        </w:r>
        <w:r w:rsidRPr="00DC054A">
          <w:rPr>
            <w:rFonts w:ascii="Times New Roman" w:hAnsi="Times New Roman"/>
            <w:noProof/>
            <w:webHidden/>
          </w:rPr>
          <w:fldChar w:fldCharType="end"/>
        </w:r>
      </w:hyperlink>
    </w:p>
    <w:p w14:paraId="15E0FBD9" w14:textId="20EFDFFC" w:rsidR="00DC054A" w:rsidRPr="00DC054A" w:rsidRDefault="00DC054A">
      <w:pPr>
        <w:pStyle w:val="TOC2"/>
        <w:rPr>
          <w:rFonts w:ascii="Times New Roman" w:eastAsiaTheme="minorEastAsia" w:hAnsi="Times New Roman"/>
          <w:noProof/>
          <w:lang w:val="en-CA" w:eastAsia="en-CA"/>
        </w:rPr>
      </w:pPr>
      <w:hyperlink w:anchor="_Toc55295981" w:history="1">
        <w:r w:rsidRPr="00DC054A">
          <w:rPr>
            <w:rStyle w:val="Hyperlink"/>
            <w:rFonts w:ascii="Times New Roman" w:hAnsi="Times New Roman"/>
            <w:noProof/>
          </w:rPr>
          <w:t>19.8</w:t>
        </w:r>
        <w:r w:rsidRPr="00DC054A">
          <w:rPr>
            <w:rFonts w:ascii="Times New Roman" w:eastAsiaTheme="minorEastAsia" w:hAnsi="Times New Roman"/>
            <w:noProof/>
            <w:lang w:val="en-CA" w:eastAsia="en-CA"/>
          </w:rPr>
          <w:tab/>
        </w:r>
        <w:r w:rsidRPr="00DC054A">
          <w:rPr>
            <w:rStyle w:val="Hyperlink"/>
            <w:rFonts w:ascii="Times New Roman" w:hAnsi="Times New Roman"/>
            <w:noProof/>
          </w:rPr>
          <w:t>Entire Agreement</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_Toc55295981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41</w:t>
        </w:r>
        <w:r w:rsidRPr="00DC054A">
          <w:rPr>
            <w:rFonts w:ascii="Times New Roman" w:hAnsi="Times New Roman"/>
            <w:noProof/>
            <w:webHidden/>
          </w:rPr>
          <w:fldChar w:fldCharType="end"/>
        </w:r>
      </w:hyperlink>
    </w:p>
    <w:p w14:paraId="732A7205" w14:textId="133A5C15" w:rsidR="00DC054A" w:rsidRPr="00DC054A" w:rsidRDefault="00DC054A">
      <w:pPr>
        <w:pStyle w:val="TOC2"/>
        <w:rPr>
          <w:rFonts w:ascii="Times New Roman" w:eastAsiaTheme="minorEastAsia" w:hAnsi="Times New Roman"/>
          <w:noProof/>
          <w:lang w:val="en-CA" w:eastAsia="en-CA"/>
        </w:rPr>
      </w:pPr>
      <w:hyperlink w:anchor="_Toc55295982" w:history="1">
        <w:r w:rsidRPr="00DC054A">
          <w:rPr>
            <w:rStyle w:val="Hyperlink"/>
            <w:rFonts w:ascii="Times New Roman" w:hAnsi="Times New Roman"/>
            <w:noProof/>
          </w:rPr>
          <w:t>19.9</w:t>
        </w:r>
        <w:r w:rsidRPr="00DC054A">
          <w:rPr>
            <w:rFonts w:ascii="Times New Roman" w:eastAsiaTheme="minorEastAsia" w:hAnsi="Times New Roman"/>
            <w:noProof/>
            <w:lang w:val="en-CA" w:eastAsia="en-CA"/>
          </w:rPr>
          <w:tab/>
        </w:r>
        <w:r w:rsidRPr="00DC054A">
          <w:rPr>
            <w:rStyle w:val="Hyperlink"/>
            <w:rFonts w:ascii="Times New Roman" w:hAnsi="Times New Roman"/>
            <w:noProof/>
          </w:rPr>
          <w:t>Successors and Assigns</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_Toc55295982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41</w:t>
        </w:r>
        <w:r w:rsidRPr="00DC054A">
          <w:rPr>
            <w:rFonts w:ascii="Times New Roman" w:hAnsi="Times New Roman"/>
            <w:noProof/>
            <w:webHidden/>
          </w:rPr>
          <w:fldChar w:fldCharType="end"/>
        </w:r>
      </w:hyperlink>
    </w:p>
    <w:p w14:paraId="3E652C61" w14:textId="3C1DF07A" w:rsidR="00DC054A" w:rsidRPr="00DC054A" w:rsidRDefault="00DC054A">
      <w:pPr>
        <w:pStyle w:val="TOC2"/>
        <w:rPr>
          <w:rFonts w:ascii="Times New Roman" w:eastAsiaTheme="minorEastAsia" w:hAnsi="Times New Roman"/>
          <w:noProof/>
          <w:lang w:val="en-CA" w:eastAsia="en-CA"/>
        </w:rPr>
      </w:pPr>
      <w:hyperlink w:anchor="_Toc55295983" w:history="1">
        <w:r w:rsidRPr="00DC054A">
          <w:rPr>
            <w:rStyle w:val="Hyperlink"/>
            <w:rFonts w:ascii="Times New Roman" w:hAnsi="Times New Roman"/>
            <w:noProof/>
          </w:rPr>
          <w:t>19.10</w:t>
        </w:r>
        <w:r w:rsidRPr="00DC054A">
          <w:rPr>
            <w:rFonts w:ascii="Times New Roman" w:eastAsiaTheme="minorEastAsia" w:hAnsi="Times New Roman"/>
            <w:noProof/>
            <w:lang w:val="en-CA" w:eastAsia="en-CA"/>
          </w:rPr>
          <w:tab/>
        </w:r>
        <w:r w:rsidRPr="00DC054A">
          <w:rPr>
            <w:rStyle w:val="Hyperlink"/>
            <w:rFonts w:ascii="Times New Roman" w:hAnsi="Times New Roman"/>
            <w:noProof/>
          </w:rPr>
          <w:t>Severability</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_Toc55295983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42</w:t>
        </w:r>
        <w:r w:rsidRPr="00DC054A">
          <w:rPr>
            <w:rFonts w:ascii="Times New Roman" w:hAnsi="Times New Roman"/>
            <w:noProof/>
            <w:webHidden/>
          </w:rPr>
          <w:fldChar w:fldCharType="end"/>
        </w:r>
      </w:hyperlink>
    </w:p>
    <w:p w14:paraId="4A645F87" w14:textId="6D4C8B7C" w:rsidR="00DC054A" w:rsidRPr="00DC054A" w:rsidRDefault="00DC054A">
      <w:pPr>
        <w:pStyle w:val="TOC2"/>
        <w:rPr>
          <w:rFonts w:ascii="Times New Roman" w:eastAsiaTheme="minorEastAsia" w:hAnsi="Times New Roman"/>
          <w:noProof/>
          <w:lang w:val="en-CA" w:eastAsia="en-CA"/>
        </w:rPr>
      </w:pPr>
      <w:hyperlink w:anchor="_Toc55295984" w:history="1">
        <w:r w:rsidRPr="00DC054A">
          <w:rPr>
            <w:rStyle w:val="Hyperlink"/>
            <w:rFonts w:ascii="Times New Roman" w:hAnsi="Times New Roman"/>
            <w:noProof/>
          </w:rPr>
          <w:t>19.11</w:t>
        </w:r>
        <w:r w:rsidRPr="00DC054A">
          <w:rPr>
            <w:rFonts w:ascii="Times New Roman" w:eastAsiaTheme="minorEastAsia" w:hAnsi="Times New Roman"/>
            <w:noProof/>
            <w:lang w:val="en-CA" w:eastAsia="en-CA"/>
          </w:rPr>
          <w:tab/>
        </w:r>
        <w:r w:rsidRPr="00DC054A">
          <w:rPr>
            <w:rStyle w:val="Hyperlink"/>
            <w:rFonts w:ascii="Times New Roman" w:hAnsi="Times New Roman"/>
            <w:noProof/>
          </w:rPr>
          <w:t>Governing Law</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_Toc55295984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42</w:t>
        </w:r>
        <w:r w:rsidRPr="00DC054A">
          <w:rPr>
            <w:rFonts w:ascii="Times New Roman" w:hAnsi="Times New Roman"/>
            <w:noProof/>
            <w:webHidden/>
          </w:rPr>
          <w:fldChar w:fldCharType="end"/>
        </w:r>
      </w:hyperlink>
    </w:p>
    <w:p w14:paraId="07B1932A" w14:textId="08AF90AB" w:rsidR="00DC054A" w:rsidRPr="00DC054A" w:rsidRDefault="00DC054A">
      <w:pPr>
        <w:pStyle w:val="TOC2"/>
        <w:rPr>
          <w:rFonts w:ascii="Times New Roman" w:eastAsiaTheme="minorEastAsia" w:hAnsi="Times New Roman"/>
          <w:noProof/>
          <w:lang w:val="en-CA" w:eastAsia="en-CA"/>
        </w:rPr>
      </w:pPr>
      <w:hyperlink w:anchor="_Toc55295985" w:history="1">
        <w:r w:rsidRPr="00DC054A">
          <w:rPr>
            <w:rStyle w:val="Hyperlink"/>
            <w:rFonts w:ascii="Times New Roman" w:hAnsi="Times New Roman"/>
            <w:noProof/>
          </w:rPr>
          <w:t>19.12</w:t>
        </w:r>
        <w:r w:rsidRPr="00DC054A">
          <w:rPr>
            <w:rFonts w:ascii="Times New Roman" w:eastAsiaTheme="minorEastAsia" w:hAnsi="Times New Roman"/>
            <w:noProof/>
            <w:lang w:val="en-CA" w:eastAsia="en-CA"/>
          </w:rPr>
          <w:tab/>
        </w:r>
        <w:r w:rsidRPr="00DC054A">
          <w:rPr>
            <w:rStyle w:val="Hyperlink"/>
            <w:rFonts w:ascii="Times New Roman" w:hAnsi="Times New Roman"/>
            <w:noProof/>
          </w:rPr>
          <w:t>Survival</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_Toc55295985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42</w:t>
        </w:r>
        <w:r w:rsidRPr="00DC054A">
          <w:rPr>
            <w:rFonts w:ascii="Times New Roman" w:hAnsi="Times New Roman"/>
            <w:noProof/>
            <w:webHidden/>
          </w:rPr>
          <w:fldChar w:fldCharType="end"/>
        </w:r>
      </w:hyperlink>
    </w:p>
    <w:p w14:paraId="426772EC" w14:textId="352E49F4" w:rsidR="00DC054A" w:rsidRPr="00DC054A" w:rsidRDefault="00DC054A">
      <w:pPr>
        <w:pStyle w:val="TOC2"/>
        <w:rPr>
          <w:rFonts w:ascii="Times New Roman" w:eastAsiaTheme="minorEastAsia" w:hAnsi="Times New Roman"/>
          <w:noProof/>
          <w:lang w:val="en-CA" w:eastAsia="en-CA"/>
        </w:rPr>
      </w:pPr>
      <w:hyperlink w:anchor="_Toc55295986" w:history="1">
        <w:r w:rsidRPr="00DC054A">
          <w:rPr>
            <w:rStyle w:val="Hyperlink"/>
            <w:rFonts w:ascii="Times New Roman" w:hAnsi="Times New Roman"/>
            <w:noProof/>
          </w:rPr>
          <w:t>19.13</w:t>
        </w:r>
        <w:r w:rsidRPr="00DC054A">
          <w:rPr>
            <w:rFonts w:ascii="Times New Roman" w:eastAsiaTheme="minorEastAsia" w:hAnsi="Times New Roman"/>
            <w:noProof/>
            <w:lang w:val="en-CA" w:eastAsia="en-CA"/>
          </w:rPr>
          <w:tab/>
        </w:r>
        <w:r w:rsidRPr="00DC054A">
          <w:rPr>
            <w:rStyle w:val="Hyperlink"/>
            <w:rFonts w:ascii="Times New Roman" w:hAnsi="Times New Roman"/>
            <w:noProof/>
          </w:rPr>
          <w:t>Counterpart Execution</w:t>
        </w:r>
        <w:r w:rsidRPr="00DC054A">
          <w:rPr>
            <w:rFonts w:ascii="Times New Roman" w:hAnsi="Times New Roman"/>
            <w:noProof/>
            <w:webHidden/>
          </w:rPr>
          <w:tab/>
        </w:r>
        <w:r w:rsidRPr="00DC054A">
          <w:rPr>
            <w:rFonts w:ascii="Times New Roman" w:hAnsi="Times New Roman"/>
            <w:noProof/>
            <w:webHidden/>
          </w:rPr>
          <w:fldChar w:fldCharType="begin"/>
        </w:r>
        <w:r w:rsidRPr="00DC054A">
          <w:rPr>
            <w:rFonts w:ascii="Times New Roman" w:hAnsi="Times New Roman"/>
            <w:noProof/>
            <w:webHidden/>
          </w:rPr>
          <w:instrText xml:space="preserve"> PAGEREF _Toc55295986 \h </w:instrText>
        </w:r>
        <w:r w:rsidRPr="00DC054A">
          <w:rPr>
            <w:rFonts w:ascii="Times New Roman" w:hAnsi="Times New Roman"/>
            <w:noProof/>
            <w:webHidden/>
          </w:rPr>
        </w:r>
        <w:r w:rsidRPr="00DC054A">
          <w:rPr>
            <w:rFonts w:ascii="Times New Roman" w:hAnsi="Times New Roman"/>
            <w:noProof/>
            <w:webHidden/>
          </w:rPr>
          <w:fldChar w:fldCharType="separate"/>
        </w:r>
        <w:r w:rsidRPr="00DC054A">
          <w:rPr>
            <w:rFonts w:ascii="Times New Roman" w:hAnsi="Times New Roman"/>
            <w:noProof/>
            <w:webHidden/>
          </w:rPr>
          <w:t>42</w:t>
        </w:r>
        <w:r w:rsidRPr="00DC054A">
          <w:rPr>
            <w:rFonts w:ascii="Times New Roman" w:hAnsi="Times New Roman"/>
            <w:noProof/>
            <w:webHidden/>
          </w:rPr>
          <w:fldChar w:fldCharType="end"/>
        </w:r>
      </w:hyperlink>
    </w:p>
    <w:p w14:paraId="4A1A8455" w14:textId="69D9C27E" w:rsidR="00E26F1B" w:rsidRPr="00DC054A" w:rsidRDefault="00E52783">
      <w:pPr>
        <w:ind w:left="1440" w:hanging="720"/>
        <w:pPrChange w:id="0" w:author="Santiago Angueira, Joanne" w:date="2021-07-27T14:46:00Z">
          <w:pPr/>
        </w:pPrChange>
      </w:pPr>
      <w:r w:rsidRPr="00DC054A">
        <w:fldChar w:fldCharType="end"/>
      </w:r>
      <w:ins w:id="1" w:author="Santiago Angueira, Joanne" w:date="2021-07-27T14:43:00Z">
        <w:r w:rsidR="00E12510">
          <w:t>20</w:t>
        </w:r>
      </w:ins>
      <w:ins w:id="2" w:author="Santiago Angueira, Joanne" w:date="2021-07-27T14:44:00Z">
        <w:r w:rsidR="00EF3F7F">
          <w:tab/>
        </w:r>
        <w:r w:rsidR="00E12510">
          <w:t>CONSEQUENTIAL DAMAGE WAIVER AND LIMITATION OF LIABILITY</w:t>
        </w:r>
        <w:r w:rsidR="00EF3F7F">
          <w:t>……</w:t>
        </w:r>
      </w:ins>
      <w:ins w:id="3" w:author="Santiago Angueira, Joanne" w:date="2021-07-27T14:46:00Z">
        <w:r w:rsidR="00E12510">
          <w:t>………………………………………………..</w:t>
        </w:r>
      </w:ins>
      <w:ins w:id="4" w:author="Santiago Angueira, Joanne" w:date="2021-07-27T14:44:00Z">
        <w:r w:rsidR="00EF3F7F">
          <w:t>………………..</w:t>
        </w:r>
      </w:ins>
      <w:ins w:id="5" w:author="Santiago Angueira, Joanne" w:date="2021-07-27T14:46:00Z">
        <w:r w:rsidR="00CF28DE">
          <w:t>44</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445"/>
        <w:gridCol w:w="7295"/>
      </w:tblGrid>
      <w:tr w:rsidR="00E26F1B" w:rsidRPr="00C015B4" w14:paraId="4782EFE7" w14:textId="77777777" w:rsidTr="00524F40">
        <w:tc>
          <w:tcPr>
            <w:tcW w:w="1638" w:type="dxa"/>
          </w:tcPr>
          <w:p w14:paraId="76538459" w14:textId="6F01B3AB" w:rsidR="00E5117B" w:rsidRPr="00C015B4" w:rsidRDefault="00895FB5" w:rsidP="00E26F1B">
            <w:pPr>
              <w:pStyle w:val="BodyText"/>
              <w:spacing w:before="120" w:after="120"/>
              <w:rPr>
                <w:rFonts w:ascii="Times New Roman" w:hAnsi="Times New Roman"/>
                <w:sz w:val="24"/>
              </w:rPr>
            </w:pPr>
            <w:r w:rsidRPr="00C015B4">
              <w:rPr>
                <w:rFonts w:ascii="Times New Roman" w:hAnsi="Times New Roman"/>
                <w:sz w:val="24"/>
              </w:rPr>
              <w:fldChar w:fldCharType="begin"/>
            </w:r>
            <w:r w:rsidRPr="00C015B4">
              <w:rPr>
                <w:rFonts w:ascii="Times New Roman" w:hAnsi="Times New Roman"/>
                <w:sz w:val="24"/>
              </w:rPr>
              <w:instrText xml:space="preserve"> REF _Ref324241047 \r \h  \* MERGEFORMAT </w:instrText>
            </w:r>
            <w:r w:rsidRPr="00C015B4">
              <w:rPr>
                <w:rFonts w:ascii="Times New Roman" w:hAnsi="Times New Roman"/>
                <w:sz w:val="24"/>
              </w:rPr>
            </w:r>
            <w:r w:rsidRPr="00C015B4">
              <w:rPr>
                <w:rFonts w:ascii="Times New Roman" w:hAnsi="Times New Roman"/>
                <w:sz w:val="24"/>
              </w:rPr>
              <w:fldChar w:fldCharType="separate"/>
            </w:r>
            <w:r w:rsidR="00C015B4" w:rsidRPr="00C015B4">
              <w:rPr>
                <w:rFonts w:ascii="Times New Roman" w:hAnsi="Times New Roman"/>
                <w:sz w:val="24"/>
              </w:rPr>
              <w:t>Schedule A</w:t>
            </w:r>
            <w:r w:rsidRPr="00C015B4">
              <w:rPr>
                <w:rFonts w:ascii="Times New Roman" w:hAnsi="Times New Roman"/>
                <w:sz w:val="24"/>
              </w:rPr>
              <w:fldChar w:fldCharType="end"/>
            </w:r>
          </w:p>
        </w:tc>
        <w:tc>
          <w:tcPr>
            <w:tcW w:w="450" w:type="dxa"/>
          </w:tcPr>
          <w:p w14:paraId="7D093181" w14:textId="6F3F5FA2" w:rsidR="00E5117B" w:rsidRPr="00C015B4" w:rsidRDefault="00476754" w:rsidP="00476754">
            <w:pPr>
              <w:pStyle w:val="BodyText"/>
              <w:spacing w:before="120" w:after="120"/>
              <w:rPr>
                <w:rFonts w:ascii="Times New Roman" w:hAnsi="Times New Roman"/>
                <w:sz w:val="24"/>
              </w:rPr>
            </w:pPr>
            <w:r w:rsidRPr="00C015B4">
              <w:rPr>
                <w:rFonts w:ascii="Times New Roman" w:hAnsi="Times New Roman"/>
                <w:sz w:val="24"/>
              </w:rPr>
              <w:t>-</w:t>
            </w:r>
          </w:p>
        </w:tc>
        <w:tc>
          <w:tcPr>
            <w:tcW w:w="7488" w:type="dxa"/>
          </w:tcPr>
          <w:p w14:paraId="64BD26B6" w14:textId="28B5EFF0" w:rsidR="00E2580D" w:rsidRPr="00C015B4" w:rsidRDefault="00EE02C2" w:rsidP="00E26F1B">
            <w:pPr>
              <w:pStyle w:val="BodyText"/>
              <w:spacing w:before="120" w:after="120"/>
              <w:rPr>
                <w:rFonts w:ascii="Times New Roman" w:hAnsi="Times New Roman"/>
                <w:sz w:val="24"/>
              </w:rPr>
            </w:pPr>
            <w:r w:rsidRPr="00C015B4">
              <w:rPr>
                <w:rFonts w:ascii="Times New Roman" w:hAnsi="Times New Roman"/>
                <w:sz w:val="24"/>
              </w:rPr>
              <w:t>Ge</w:t>
            </w:r>
            <w:r w:rsidR="001B40EE">
              <w:rPr>
                <w:rFonts w:ascii="Times New Roman" w:hAnsi="Times New Roman"/>
                <w:sz w:val="24"/>
              </w:rPr>
              <w:t>n</w:t>
            </w:r>
            <w:r w:rsidRPr="00C015B4">
              <w:rPr>
                <w:rFonts w:ascii="Times New Roman" w:hAnsi="Times New Roman"/>
                <w:sz w:val="24"/>
              </w:rPr>
              <w:t>eral Specifications</w:t>
            </w:r>
          </w:p>
        </w:tc>
      </w:tr>
      <w:tr w:rsidR="001B40EE" w:rsidRPr="00C015B4" w14:paraId="7DF40B45" w14:textId="77777777" w:rsidTr="00524F40">
        <w:tc>
          <w:tcPr>
            <w:tcW w:w="1638" w:type="dxa"/>
          </w:tcPr>
          <w:p w14:paraId="01BF0807" w14:textId="5A0FF9FE" w:rsidR="001B40EE" w:rsidRPr="00C015B4" w:rsidRDefault="001B40EE" w:rsidP="00E26F1B">
            <w:pPr>
              <w:pStyle w:val="BodyText"/>
              <w:spacing w:before="120" w:after="120"/>
              <w:rPr>
                <w:rFonts w:ascii="Times New Roman" w:hAnsi="Times New Roman"/>
                <w:sz w:val="24"/>
              </w:rPr>
            </w:pPr>
            <w:r w:rsidRPr="00C015B4">
              <w:rPr>
                <w:rFonts w:ascii="Times New Roman" w:hAnsi="Times New Roman"/>
                <w:sz w:val="24"/>
              </w:rPr>
              <w:t>Schedule A-1</w:t>
            </w:r>
          </w:p>
        </w:tc>
        <w:tc>
          <w:tcPr>
            <w:tcW w:w="450" w:type="dxa"/>
          </w:tcPr>
          <w:p w14:paraId="18A3A912" w14:textId="31F6609D" w:rsidR="001B40EE" w:rsidRPr="00C015B4" w:rsidRDefault="001B40EE" w:rsidP="00476754">
            <w:pPr>
              <w:pStyle w:val="BodyText"/>
              <w:spacing w:before="120" w:after="120"/>
              <w:rPr>
                <w:rFonts w:ascii="Times New Roman" w:hAnsi="Times New Roman"/>
                <w:sz w:val="24"/>
              </w:rPr>
            </w:pPr>
            <w:r>
              <w:rPr>
                <w:rFonts w:ascii="Times New Roman" w:hAnsi="Times New Roman"/>
                <w:sz w:val="24"/>
              </w:rPr>
              <w:t>-</w:t>
            </w:r>
          </w:p>
        </w:tc>
        <w:tc>
          <w:tcPr>
            <w:tcW w:w="7488" w:type="dxa"/>
          </w:tcPr>
          <w:p w14:paraId="5999D7AE" w14:textId="604F4F3E" w:rsidR="001B40EE" w:rsidRPr="00C015B4" w:rsidRDefault="001B40EE" w:rsidP="00E26F1B">
            <w:pPr>
              <w:pStyle w:val="BodyText"/>
              <w:spacing w:before="120" w:after="120"/>
              <w:rPr>
                <w:rFonts w:ascii="Times New Roman" w:hAnsi="Times New Roman"/>
                <w:sz w:val="24"/>
              </w:rPr>
            </w:pPr>
            <w:r w:rsidRPr="00C015B4">
              <w:rPr>
                <w:rFonts w:ascii="Times New Roman" w:hAnsi="Times New Roman"/>
                <w:sz w:val="24"/>
              </w:rPr>
              <w:t xml:space="preserve">Equipment List </w:t>
            </w:r>
            <w:r w:rsidR="00524F40">
              <w:rPr>
                <w:rFonts w:ascii="Times New Roman" w:hAnsi="Times New Roman"/>
                <w:sz w:val="24"/>
              </w:rPr>
              <w:t>and Specifications</w:t>
            </w:r>
          </w:p>
        </w:tc>
      </w:tr>
      <w:tr w:rsidR="00524F40" w:rsidRPr="00C015B4" w14:paraId="68229B31" w14:textId="77777777" w:rsidTr="00524F40">
        <w:tc>
          <w:tcPr>
            <w:tcW w:w="1638" w:type="dxa"/>
          </w:tcPr>
          <w:p w14:paraId="4AF16994" w14:textId="7A7A2B42" w:rsidR="00524F40" w:rsidRPr="00C015B4" w:rsidRDefault="00524F40" w:rsidP="00E26F1B">
            <w:pPr>
              <w:pStyle w:val="BodyText"/>
              <w:spacing w:before="120" w:after="120"/>
              <w:rPr>
                <w:rFonts w:ascii="Times New Roman" w:hAnsi="Times New Roman"/>
                <w:sz w:val="24"/>
              </w:rPr>
            </w:pPr>
            <w:r w:rsidRPr="00C015B4">
              <w:rPr>
                <w:rFonts w:ascii="Times New Roman" w:hAnsi="Times New Roman"/>
                <w:sz w:val="24"/>
              </w:rPr>
              <w:fldChar w:fldCharType="begin"/>
            </w:r>
            <w:r w:rsidRPr="00C015B4">
              <w:rPr>
                <w:rFonts w:ascii="Times New Roman" w:hAnsi="Times New Roman"/>
                <w:sz w:val="24"/>
              </w:rPr>
              <w:instrText xml:space="preserve"> REF _Ref324241308 \r \h  \* MERGEFORMAT </w:instrText>
            </w:r>
            <w:r w:rsidRPr="00C015B4">
              <w:rPr>
                <w:rFonts w:ascii="Times New Roman" w:hAnsi="Times New Roman"/>
                <w:sz w:val="24"/>
              </w:rPr>
            </w:r>
            <w:r w:rsidRPr="00C015B4">
              <w:rPr>
                <w:rFonts w:ascii="Times New Roman" w:hAnsi="Times New Roman"/>
                <w:sz w:val="24"/>
              </w:rPr>
              <w:fldChar w:fldCharType="separate"/>
            </w:r>
            <w:r w:rsidRPr="00C015B4">
              <w:rPr>
                <w:rFonts w:ascii="Times New Roman" w:hAnsi="Times New Roman"/>
                <w:sz w:val="24"/>
              </w:rPr>
              <w:t>Schedule B</w:t>
            </w:r>
            <w:r w:rsidRPr="00C015B4">
              <w:rPr>
                <w:rFonts w:ascii="Times New Roman" w:hAnsi="Times New Roman"/>
                <w:sz w:val="24"/>
              </w:rPr>
              <w:fldChar w:fldCharType="end"/>
            </w:r>
          </w:p>
        </w:tc>
        <w:tc>
          <w:tcPr>
            <w:tcW w:w="450" w:type="dxa"/>
          </w:tcPr>
          <w:p w14:paraId="2A6C2603" w14:textId="49434952" w:rsidR="00524F40" w:rsidRDefault="00524F40" w:rsidP="00476754">
            <w:pPr>
              <w:pStyle w:val="BodyText"/>
              <w:spacing w:before="120" w:after="120"/>
              <w:rPr>
                <w:rFonts w:ascii="Times New Roman" w:hAnsi="Times New Roman"/>
                <w:sz w:val="24"/>
              </w:rPr>
            </w:pPr>
            <w:r w:rsidRPr="00C015B4">
              <w:rPr>
                <w:rFonts w:ascii="Times New Roman" w:hAnsi="Times New Roman"/>
                <w:sz w:val="24"/>
              </w:rPr>
              <w:t>-</w:t>
            </w:r>
          </w:p>
        </w:tc>
        <w:tc>
          <w:tcPr>
            <w:tcW w:w="7488" w:type="dxa"/>
          </w:tcPr>
          <w:p w14:paraId="11FB135D" w14:textId="56A82BE0" w:rsidR="00524F40" w:rsidRPr="00C015B4" w:rsidRDefault="00524F40" w:rsidP="00E26F1B">
            <w:pPr>
              <w:pStyle w:val="BodyText"/>
              <w:spacing w:before="120" w:after="120"/>
              <w:rPr>
                <w:rFonts w:ascii="Times New Roman" w:hAnsi="Times New Roman"/>
                <w:sz w:val="24"/>
              </w:rPr>
            </w:pPr>
            <w:r w:rsidRPr="00C015B4">
              <w:rPr>
                <w:rFonts w:ascii="Times New Roman" w:hAnsi="Times New Roman"/>
                <w:sz w:val="24"/>
              </w:rPr>
              <w:t>Associated Services</w:t>
            </w:r>
          </w:p>
        </w:tc>
      </w:tr>
      <w:tr w:rsidR="00524F40" w:rsidRPr="00C015B4" w14:paraId="0D6C0651" w14:textId="77777777" w:rsidTr="00524F40">
        <w:tc>
          <w:tcPr>
            <w:tcW w:w="1638" w:type="dxa"/>
          </w:tcPr>
          <w:p w14:paraId="053A5E51" w14:textId="29AA62F8" w:rsidR="00524F40" w:rsidRPr="00C015B4" w:rsidRDefault="00524F40" w:rsidP="00E26F1B">
            <w:pPr>
              <w:pStyle w:val="BodyText"/>
              <w:spacing w:before="120" w:after="120"/>
              <w:rPr>
                <w:rFonts w:ascii="Times New Roman" w:hAnsi="Times New Roman"/>
                <w:sz w:val="24"/>
              </w:rPr>
            </w:pPr>
            <w:r w:rsidRPr="00C015B4">
              <w:rPr>
                <w:rFonts w:ascii="Times New Roman" w:hAnsi="Times New Roman"/>
                <w:sz w:val="24"/>
              </w:rPr>
              <w:fldChar w:fldCharType="begin"/>
            </w:r>
            <w:r w:rsidRPr="00C015B4">
              <w:rPr>
                <w:rFonts w:ascii="Times New Roman" w:hAnsi="Times New Roman"/>
                <w:sz w:val="24"/>
              </w:rPr>
              <w:instrText xml:space="preserve"> REF _Ref324241324 \r \h  \* MERGEFORMAT </w:instrText>
            </w:r>
            <w:r w:rsidRPr="00C015B4">
              <w:rPr>
                <w:rFonts w:ascii="Times New Roman" w:hAnsi="Times New Roman"/>
                <w:sz w:val="24"/>
              </w:rPr>
            </w:r>
            <w:r w:rsidRPr="00C015B4">
              <w:rPr>
                <w:rFonts w:ascii="Times New Roman" w:hAnsi="Times New Roman"/>
                <w:sz w:val="24"/>
              </w:rPr>
              <w:fldChar w:fldCharType="separate"/>
            </w:r>
            <w:r w:rsidRPr="00C015B4">
              <w:rPr>
                <w:rFonts w:ascii="Times New Roman" w:hAnsi="Times New Roman"/>
                <w:sz w:val="24"/>
              </w:rPr>
              <w:t>Schedule C</w:t>
            </w:r>
            <w:r w:rsidRPr="00C015B4">
              <w:rPr>
                <w:rFonts w:ascii="Times New Roman" w:hAnsi="Times New Roman"/>
                <w:sz w:val="24"/>
              </w:rPr>
              <w:fldChar w:fldCharType="end"/>
            </w:r>
          </w:p>
        </w:tc>
        <w:tc>
          <w:tcPr>
            <w:tcW w:w="450" w:type="dxa"/>
          </w:tcPr>
          <w:p w14:paraId="2B410465" w14:textId="03627FE1" w:rsidR="00524F40" w:rsidRPr="00C015B4" w:rsidRDefault="00524F40" w:rsidP="00476754">
            <w:pPr>
              <w:pStyle w:val="BodyText"/>
              <w:spacing w:before="120" w:after="120"/>
              <w:rPr>
                <w:rFonts w:ascii="Times New Roman" w:hAnsi="Times New Roman"/>
                <w:sz w:val="24"/>
              </w:rPr>
            </w:pPr>
            <w:r w:rsidRPr="00C015B4">
              <w:rPr>
                <w:rFonts w:ascii="Times New Roman" w:hAnsi="Times New Roman"/>
                <w:sz w:val="24"/>
              </w:rPr>
              <w:t>-</w:t>
            </w:r>
          </w:p>
        </w:tc>
        <w:tc>
          <w:tcPr>
            <w:tcW w:w="7488" w:type="dxa"/>
          </w:tcPr>
          <w:p w14:paraId="78526EA7" w14:textId="7D042725" w:rsidR="00524F40" w:rsidRPr="00C015B4" w:rsidRDefault="00524F40" w:rsidP="00E26F1B">
            <w:pPr>
              <w:pStyle w:val="BodyText"/>
              <w:spacing w:before="120" w:after="120"/>
              <w:rPr>
                <w:rFonts w:ascii="Times New Roman" w:hAnsi="Times New Roman"/>
                <w:sz w:val="24"/>
              </w:rPr>
            </w:pPr>
            <w:r w:rsidRPr="00C015B4">
              <w:rPr>
                <w:rFonts w:ascii="Times New Roman" w:hAnsi="Times New Roman"/>
                <w:sz w:val="24"/>
              </w:rPr>
              <w:t>General Pricing Provisions</w:t>
            </w:r>
          </w:p>
        </w:tc>
      </w:tr>
      <w:tr w:rsidR="00524F40" w:rsidRPr="00C015B4" w14:paraId="5CE7AC27" w14:textId="77777777" w:rsidTr="00524F40">
        <w:tc>
          <w:tcPr>
            <w:tcW w:w="1638" w:type="dxa"/>
          </w:tcPr>
          <w:p w14:paraId="58017CF1" w14:textId="408F2292" w:rsidR="00524F40" w:rsidRPr="00C015B4" w:rsidRDefault="00524F40" w:rsidP="00E26F1B">
            <w:pPr>
              <w:pStyle w:val="BodyText"/>
              <w:spacing w:before="120" w:after="120"/>
              <w:rPr>
                <w:rFonts w:ascii="Times New Roman" w:hAnsi="Times New Roman"/>
                <w:sz w:val="24"/>
              </w:rPr>
            </w:pPr>
            <w:r>
              <w:rPr>
                <w:rFonts w:ascii="Times New Roman" w:hAnsi="Times New Roman"/>
                <w:sz w:val="24"/>
              </w:rPr>
              <w:t>Schedule C-</w:t>
            </w:r>
            <w:r w:rsidR="009A0CB2">
              <w:rPr>
                <w:rFonts w:ascii="Times New Roman" w:hAnsi="Times New Roman"/>
                <w:sz w:val="24"/>
              </w:rPr>
              <w:t>1</w:t>
            </w:r>
          </w:p>
        </w:tc>
        <w:tc>
          <w:tcPr>
            <w:tcW w:w="450" w:type="dxa"/>
          </w:tcPr>
          <w:p w14:paraId="4C22FE12" w14:textId="40D9C70C" w:rsidR="00524F40" w:rsidRPr="00C015B4" w:rsidRDefault="00524F40" w:rsidP="00476754">
            <w:pPr>
              <w:pStyle w:val="BodyText"/>
              <w:spacing w:before="120" w:after="120"/>
              <w:rPr>
                <w:rFonts w:ascii="Times New Roman" w:hAnsi="Times New Roman"/>
                <w:sz w:val="24"/>
              </w:rPr>
            </w:pPr>
            <w:r>
              <w:rPr>
                <w:rFonts w:ascii="Times New Roman" w:hAnsi="Times New Roman"/>
                <w:sz w:val="24"/>
              </w:rPr>
              <w:t>-</w:t>
            </w:r>
          </w:p>
        </w:tc>
        <w:tc>
          <w:tcPr>
            <w:tcW w:w="7488" w:type="dxa"/>
          </w:tcPr>
          <w:p w14:paraId="7579CE2E" w14:textId="4807224B" w:rsidR="00524F40" w:rsidRPr="00C015B4" w:rsidRDefault="00524F40" w:rsidP="00E26F1B">
            <w:pPr>
              <w:pStyle w:val="BodyText"/>
              <w:spacing w:before="120" w:after="120"/>
              <w:rPr>
                <w:rFonts w:ascii="Times New Roman" w:hAnsi="Times New Roman"/>
                <w:sz w:val="24"/>
              </w:rPr>
            </w:pPr>
            <w:r>
              <w:rPr>
                <w:rFonts w:ascii="Times New Roman" w:hAnsi="Times New Roman"/>
                <w:sz w:val="24"/>
              </w:rPr>
              <w:t>Supply Timetable</w:t>
            </w:r>
          </w:p>
        </w:tc>
      </w:tr>
      <w:tr w:rsidR="00524F40" w:rsidRPr="00C015B4" w14:paraId="40607C30" w14:textId="77777777" w:rsidTr="00524F40">
        <w:tc>
          <w:tcPr>
            <w:tcW w:w="1638" w:type="dxa"/>
          </w:tcPr>
          <w:p w14:paraId="1E87036A" w14:textId="374CDAE3" w:rsidR="00524F40" w:rsidRDefault="00524F40" w:rsidP="00E26F1B">
            <w:pPr>
              <w:pStyle w:val="BodyText"/>
              <w:spacing w:before="120" w:after="120"/>
              <w:rPr>
                <w:rFonts w:ascii="Times New Roman" w:hAnsi="Times New Roman"/>
                <w:sz w:val="24"/>
              </w:rPr>
            </w:pPr>
            <w:r>
              <w:rPr>
                <w:rFonts w:ascii="Times New Roman" w:hAnsi="Times New Roman"/>
                <w:sz w:val="24"/>
              </w:rPr>
              <w:t>Schedule D</w:t>
            </w:r>
          </w:p>
        </w:tc>
        <w:tc>
          <w:tcPr>
            <w:tcW w:w="450" w:type="dxa"/>
          </w:tcPr>
          <w:p w14:paraId="3C9AAD5C" w14:textId="3DAFD9C5" w:rsidR="00524F40" w:rsidRDefault="00524F40" w:rsidP="00476754">
            <w:pPr>
              <w:pStyle w:val="BodyText"/>
              <w:spacing w:before="120" w:after="120"/>
              <w:rPr>
                <w:rFonts w:ascii="Times New Roman" w:hAnsi="Times New Roman"/>
                <w:sz w:val="24"/>
              </w:rPr>
            </w:pPr>
            <w:r w:rsidRPr="00C015B4">
              <w:rPr>
                <w:rFonts w:ascii="Times New Roman" w:hAnsi="Times New Roman"/>
                <w:sz w:val="24"/>
              </w:rPr>
              <w:t>-</w:t>
            </w:r>
          </w:p>
        </w:tc>
        <w:tc>
          <w:tcPr>
            <w:tcW w:w="7488" w:type="dxa"/>
          </w:tcPr>
          <w:p w14:paraId="14F97093" w14:textId="699FB0F5" w:rsidR="00524F40" w:rsidRDefault="00524F40" w:rsidP="00E26F1B">
            <w:pPr>
              <w:pStyle w:val="BodyText"/>
              <w:spacing w:before="120" w:after="120"/>
              <w:rPr>
                <w:rFonts w:ascii="Times New Roman" w:hAnsi="Times New Roman"/>
                <w:sz w:val="24"/>
              </w:rPr>
            </w:pPr>
            <w:r w:rsidRPr="00C015B4">
              <w:rPr>
                <w:rFonts w:ascii="Times New Roman" w:hAnsi="Times New Roman"/>
                <w:sz w:val="24"/>
              </w:rPr>
              <w:t xml:space="preserve">Form of Purchase Order </w:t>
            </w:r>
          </w:p>
        </w:tc>
      </w:tr>
      <w:tr w:rsidR="00524F40" w:rsidRPr="00C015B4" w14:paraId="2FA0BC1F" w14:textId="77777777" w:rsidTr="00524F40">
        <w:tc>
          <w:tcPr>
            <w:tcW w:w="1638" w:type="dxa"/>
          </w:tcPr>
          <w:p w14:paraId="3F909909" w14:textId="7BAEA6D3" w:rsidR="00524F40" w:rsidRPr="00C015B4" w:rsidRDefault="00524F40" w:rsidP="00E26F1B">
            <w:pPr>
              <w:pStyle w:val="BodyText"/>
              <w:spacing w:before="120" w:after="120"/>
              <w:rPr>
                <w:rFonts w:ascii="Times New Roman" w:hAnsi="Times New Roman"/>
                <w:sz w:val="24"/>
              </w:rPr>
            </w:pPr>
            <w:r w:rsidRPr="00C015B4">
              <w:rPr>
                <w:rFonts w:ascii="Times New Roman" w:hAnsi="Times New Roman"/>
                <w:sz w:val="24"/>
              </w:rPr>
              <w:fldChar w:fldCharType="begin"/>
            </w:r>
            <w:r w:rsidRPr="00C015B4">
              <w:rPr>
                <w:rFonts w:ascii="Times New Roman" w:hAnsi="Times New Roman"/>
                <w:sz w:val="24"/>
              </w:rPr>
              <w:instrText xml:space="preserve"> REF _Ref324249384 \n \h  \* MERGEFORMAT </w:instrText>
            </w:r>
            <w:r w:rsidRPr="00C015B4">
              <w:rPr>
                <w:rFonts w:ascii="Times New Roman" w:hAnsi="Times New Roman"/>
                <w:sz w:val="24"/>
              </w:rPr>
            </w:r>
            <w:r w:rsidRPr="00C015B4">
              <w:rPr>
                <w:rFonts w:ascii="Times New Roman" w:hAnsi="Times New Roman"/>
                <w:sz w:val="24"/>
              </w:rPr>
              <w:fldChar w:fldCharType="separate"/>
            </w:r>
            <w:bookmarkStart w:id="6" w:name="_9kMHG5YVt565679cLhkhy7sLr3GFD79PSB21DIF"/>
            <w:r w:rsidRPr="00C015B4">
              <w:rPr>
                <w:rFonts w:ascii="Times New Roman" w:hAnsi="Times New Roman"/>
                <w:sz w:val="24"/>
              </w:rPr>
              <w:t>Schedule</w:t>
            </w:r>
            <w:bookmarkEnd w:id="6"/>
            <w:r w:rsidRPr="00C015B4">
              <w:rPr>
                <w:rFonts w:ascii="Times New Roman" w:hAnsi="Times New Roman"/>
                <w:sz w:val="24"/>
              </w:rPr>
              <w:t xml:space="preserve"> </w:t>
            </w:r>
            <w:r w:rsidRPr="00C015B4">
              <w:rPr>
                <w:rFonts w:ascii="Times New Roman" w:hAnsi="Times New Roman"/>
                <w:sz w:val="24"/>
              </w:rPr>
              <w:fldChar w:fldCharType="end"/>
            </w:r>
            <w:r>
              <w:rPr>
                <w:rFonts w:ascii="Times New Roman" w:hAnsi="Times New Roman"/>
                <w:sz w:val="24"/>
              </w:rPr>
              <w:t>E</w:t>
            </w:r>
          </w:p>
        </w:tc>
        <w:tc>
          <w:tcPr>
            <w:tcW w:w="450" w:type="dxa"/>
          </w:tcPr>
          <w:p w14:paraId="294BC065" w14:textId="01FB0E7F" w:rsidR="00524F40" w:rsidRPr="00C015B4" w:rsidRDefault="00524F40" w:rsidP="00476754">
            <w:pPr>
              <w:pStyle w:val="BodyText"/>
              <w:spacing w:before="120" w:after="120"/>
              <w:rPr>
                <w:rFonts w:ascii="Times New Roman" w:hAnsi="Times New Roman"/>
                <w:sz w:val="24"/>
              </w:rPr>
            </w:pPr>
            <w:r w:rsidRPr="00C015B4">
              <w:rPr>
                <w:rFonts w:ascii="Times New Roman" w:hAnsi="Times New Roman"/>
                <w:sz w:val="24"/>
              </w:rPr>
              <w:t>-</w:t>
            </w:r>
          </w:p>
        </w:tc>
        <w:tc>
          <w:tcPr>
            <w:tcW w:w="7488" w:type="dxa"/>
          </w:tcPr>
          <w:p w14:paraId="5A20992A" w14:textId="0611F801" w:rsidR="00524F40" w:rsidRPr="00C015B4" w:rsidRDefault="00524F40" w:rsidP="009636F7">
            <w:pPr>
              <w:pStyle w:val="BodyText"/>
              <w:spacing w:before="120" w:after="120"/>
              <w:rPr>
                <w:rFonts w:ascii="Times New Roman" w:hAnsi="Times New Roman"/>
                <w:sz w:val="24"/>
              </w:rPr>
            </w:pPr>
            <w:r w:rsidRPr="00C015B4">
              <w:rPr>
                <w:rFonts w:ascii="Times New Roman" w:hAnsi="Times New Roman"/>
                <w:sz w:val="24"/>
              </w:rPr>
              <w:t xml:space="preserve">Change Order Forms </w:t>
            </w:r>
          </w:p>
        </w:tc>
      </w:tr>
      <w:tr w:rsidR="00524F40" w:rsidRPr="00C015B4" w14:paraId="08030313" w14:textId="77777777" w:rsidTr="00524F40">
        <w:tc>
          <w:tcPr>
            <w:tcW w:w="1638" w:type="dxa"/>
          </w:tcPr>
          <w:p w14:paraId="445DBF43" w14:textId="6869A974" w:rsidR="00524F40" w:rsidRPr="00C015B4" w:rsidRDefault="00524F40" w:rsidP="00E26F1B">
            <w:pPr>
              <w:pStyle w:val="BodyText"/>
              <w:spacing w:before="120" w:after="120"/>
              <w:rPr>
                <w:rFonts w:ascii="Times New Roman" w:hAnsi="Times New Roman"/>
                <w:sz w:val="24"/>
              </w:rPr>
            </w:pPr>
            <w:r w:rsidRPr="00C015B4">
              <w:rPr>
                <w:rFonts w:ascii="Times New Roman" w:hAnsi="Times New Roman"/>
                <w:sz w:val="24"/>
              </w:rPr>
              <w:t>Schedule F</w:t>
            </w:r>
          </w:p>
        </w:tc>
        <w:tc>
          <w:tcPr>
            <w:tcW w:w="450" w:type="dxa"/>
          </w:tcPr>
          <w:p w14:paraId="5B7F4A8D" w14:textId="0AFD118F" w:rsidR="00524F40" w:rsidRPr="00C015B4" w:rsidRDefault="00524F40" w:rsidP="00476754">
            <w:pPr>
              <w:pStyle w:val="BodyText"/>
              <w:spacing w:before="120" w:after="120"/>
              <w:rPr>
                <w:rFonts w:ascii="Times New Roman" w:hAnsi="Times New Roman"/>
                <w:sz w:val="24"/>
              </w:rPr>
            </w:pPr>
            <w:r w:rsidRPr="00C015B4">
              <w:rPr>
                <w:rFonts w:ascii="Times New Roman" w:hAnsi="Times New Roman"/>
                <w:sz w:val="24"/>
              </w:rPr>
              <w:t>-</w:t>
            </w:r>
          </w:p>
        </w:tc>
        <w:tc>
          <w:tcPr>
            <w:tcW w:w="7488" w:type="dxa"/>
          </w:tcPr>
          <w:p w14:paraId="3D5BDB90" w14:textId="2D0FF89E" w:rsidR="00524F40" w:rsidRPr="00C015B4" w:rsidRDefault="00524F40" w:rsidP="00E26F1B">
            <w:pPr>
              <w:pStyle w:val="BodyText"/>
              <w:spacing w:before="120" w:after="120"/>
              <w:rPr>
                <w:rFonts w:ascii="Times New Roman" w:hAnsi="Times New Roman"/>
                <w:sz w:val="24"/>
              </w:rPr>
            </w:pPr>
            <w:r w:rsidRPr="00C015B4">
              <w:rPr>
                <w:rFonts w:ascii="Times New Roman" w:hAnsi="Times New Roman"/>
                <w:sz w:val="24"/>
              </w:rPr>
              <w:t>Packaging, Marking and Shipping Requirements</w:t>
            </w:r>
          </w:p>
        </w:tc>
      </w:tr>
      <w:tr w:rsidR="00524F40" w:rsidRPr="00C015B4" w14:paraId="13136246" w14:textId="77777777" w:rsidTr="00524F40">
        <w:tc>
          <w:tcPr>
            <w:tcW w:w="1638" w:type="dxa"/>
          </w:tcPr>
          <w:p w14:paraId="68F0D81B" w14:textId="55A8C21F" w:rsidR="00524F40" w:rsidRPr="00C015B4" w:rsidRDefault="00524F40" w:rsidP="00E26F1B">
            <w:pPr>
              <w:pStyle w:val="BodyText"/>
              <w:spacing w:before="120" w:after="120"/>
              <w:rPr>
                <w:rFonts w:ascii="Times New Roman" w:hAnsi="Times New Roman"/>
                <w:sz w:val="24"/>
              </w:rPr>
            </w:pPr>
            <w:r w:rsidRPr="00C015B4">
              <w:rPr>
                <w:rFonts w:ascii="Times New Roman" w:hAnsi="Times New Roman"/>
                <w:sz w:val="24"/>
              </w:rPr>
              <w:t xml:space="preserve">Schedule </w:t>
            </w:r>
            <w:r w:rsidR="006949A8">
              <w:rPr>
                <w:rFonts w:ascii="Times New Roman" w:hAnsi="Times New Roman"/>
                <w:sz w:val="24"/>
              </w:rPr>
              <w:t>G</w:t>
            </w:r>
          </w:p>
        </w:tc>
        <w:tc>
          <w:tcPr>
            <w:tcW w:w="450" w:type="dxa"/>
          </w:tcPr>
          <w:p w14:paraId="7A9F61C4" w14:textId="4D36DF87" w:rsidR="00524F40" w:rsidRPr="00C015B4" w:rsidRDefault="00524F40" w:rsidP="00476754">
            <w:pPr>
              <w:pStyle w:val="BodyText"/>
              <w:spacing w:before="120" w:after="120"/>
              <w:rPr>
                <w:rFonts w:ascii="Times New Roman" w:hAnsi="Times New Roman"/>
                <w:sz w:val="24"/>
              </w:rPr>
            </w:pPr>
            <w:r>
              <w:rPr>
                <w:rFonts w:ascii="Times New Roman" w:hAnsi="Times New Roman"/>
                <w:sz w:val="24"/>
              </w:rPr>
              <w:t>-</w:t>
            </w:r>
          </w:p>
        </w:tc>
        <w:tc>
          <w:tcPr>
            <w:tcW w:w="7488" w:type="dxa"/>
          </w:tcPr>
          <w:p w14:paraId="4F7693DD" w14:textId="61451D65" w:rsidR="00524F40" w:rsidRPr="00C015B4" w:rsidRDefault="00524F40" w:rsidP="00E26F1B">
            <w:pPr>
              <w:pStyle w:val="BodyText"/>
              <w:spacing w:before="120" w:after="120"/>
              <w:rPr>
                <w:rFonts w:ascii="Times New Roman" w:hAnsi="Times New Roman"/>
                <w:sz w:val="24"/>
              </w:rPr>
            </w:pPr>
            <w:r w:rsidRPr="00C015B4">
              <w:rPr>
                <w:rFonts w:ascii="Times New Roman" w:hAnsi="Times New Roman"/>
                <w:sz w:val="24"/>
              </w:rPr>
              <w:t>Expediting Requirements</w:t>
            </w:r>
          </w:p>
        </w:tc>
      </w:tr>
      <w:tr w:rsidR="00524F40" w:rsidRPr="00C015B4" w14:paraId="40C206DB" w14:textId="77777777" w:rsidTr="00524F40">
        <w:tc>
          <w:tcPr>
            <w:tcW w:w="1638" w:type="dxa"/>
          </w:tcPr>
          <w:p w14:paraId="0032304A" w14:textId="20A124E1" w:rsidR="00524F40" w:rsidRPr="00C015B4" w:rsidRDefault="00524F40" w:rsidP="00E26F1B">
            <w:pPr>
              <w:pStyle w:val="BodyText"/>
              <w:spacing w:before="120" w:after="120"/>
              <w:rPr>
                <w:rFonts w:ascii="Times New Roman" w:hAnsi="Times New Roman"/>
                <w:sz w:val="24"/>
              </w:rPr>
            </w:pPr>
            <w:r>
              <w:rPr>
                <w:rFonts w:ascii="Times New Roman" w:hAnsi="Times New Roman"/>
                <w:sz w:val="24"/>
              </w:rPr>
              <w:t xml:space="preserve">Schedule </w:t>
            </w:r>
            <w:r w:rsidR="006949A8">
              <w:rPr>
                <w:rFonts w:ascii="Times New Roman" w:hAnsi="Times New Roman"/>
                <w:sz w:val="24"/>
              </w:rPr>
              <w:t>H</w:t>
            </w:r>
          </w:p>
        </w:tc>
        <w:tc>
          <w:tcPr>
            <w:tcW w:w="450" w:type="dxa"/>
          </w:tcPr>
          <w:p w14:paraId="20734048" w14:textId="1AF466B5" w:rsidR="00524F40" w:rsidRDefault="00524F40" w:rsidP="00476754">
            <w:pPr>
              <w:pStyle w:val="BodyText"/>
              <w:spacing w:before="120" w:after="120"/>
              <w:rPr>
                <w:rFonts w:ascii="Times New Roman" w:hAnsi="Times New Roman"/>
                <w:sz w:val="24"/>
              </w:rPr>
            </w:pPr>
            <w:r>
              <w:rPr>
                <w:rFonts w:ascii="Times New Roman" w:hAnsi="Times New Roman"/>
                <w:sz w:val="24"/>
              </w:rPr>
              <w:t>-</w:t>
            </w:r>
          </w:p>
        </w:tc>
        <w:tc>
          <w:tcPr>
            <w:tcW w:w="7488" w:type="dxa"/>
          </w:tcPr>
          <w:p w14:paraId="0075C2E2" w14:textId="15F75BC3" w:rsidR="00524F40" w:rsidRPr="00C015B4" w:rsidRDefault="00524F40" w:rsidP="00E26F1B">
            <w:pPr>
              <w:pStyle w:val="BodyText"/>
              <w:spacing w:before="120" w:after="120"/>
              <w:rPr>
                <w:rFonts w:ascii="Times New Roman" w:hAnsi="Times New Roman"/>
                <w:sz w:val="24"/>
              </w:rPr>
            </w:pPr>
            <w:r>
              <w:rPr>
                <w:rFonts w:ascii="Times New Roman" w:hAnsi="Times New Roman"/>
                <w:sz w:val="24"/>
              </w:rPr>
              <w:t xml:space="preserve">Special Conditions </w:t>
            </w:r>
          </w:p>
        </w:tc>
      </w:tr>
      <w:tr w:rsidR="00524F40" w:rsidRPr="00C015B4" w14:paraId="360DB7CA" w14:textId="77777777" w:rsidTr="00524F40">
        <w:tc>
          <w:tcPr>
            <w:tcW w:w="1638" w:type="dxa"/>
          </w:tcPr>
          <w:p w14:paraId="4CEA4096" w14:textId="564F86FE" w:rsidR="00524F40" w:rsidRPr="00C015B4" w:rsidRDefault="00524F40" w:rsidP="00E26F1B">
            <w:pPr>
              <w:pStyle w:val="BodyText"/>
              <w:spacing w:before="120" w:after="120"/>
              <w:rPr>
                <w:rFonts w:ascii="Times New Roman" w:hAnsi="Times New Roman"/>
                <w:sz w:val="24"/>
              </w:rPr>
            </w:pPr>
          </w:p>
        </w:tc>
        <w:tc>
          <w:tcPr>
            <w:tcW w:w="450" w:type="dxa"/>
          </w:tcPr>
          <w:p w14:paraId="51BC9BC0" w14:textId="5C48220F" w:rsidR="00524F40" w:rsidRDefault="00524F40" w:rsidP="00476754">
            <w:pPr>
              <w:pStyle w:val="BodyText"/>
              <w:spacing w:before="120" w:after="120"/>
              <w:rPr>
                <w:rFonts w:ascii="Times New Roman" w:hAnsi="Times New Roman"/>
                <w:sz w:val="24"/>
              </w:rPr>
            </w:pPr>
          </w:p>
        </w:tc>
        <w:tc>
          <w:tcPr>
            <w:tcW w:w="7488" w:type="dxa"/>
          </w:tcPr>
          <w:p w14:paraId="4BAFE5BF" w14:textId="553E90DC" w:rsidR="00524F40" w:rsidRPr="00C015B4" w:rsidRDefault="00524F40" w:rsidP="00E26F1B">
            <w:pPr>
              <w:pStyle w:val="BodyText"/>
              <w:spacing w:before="120" w:after="120"/>
              <w:rPr>
                <w:rFonts w:ascii="Times New Roman" w:hAnsi="Times New Roman"/>
                <w:sz w:val="24"/>
              </w:rPr>
            </w:pPr>
          </w:p>
        </w:tc>
      </w:tr>
    </w:tbl>
    <w:p w14:paraId="491C7B97" w14:textId="77777777" w:rsidR="00AA2624" w:rsidRPr="00C1490B" w:rsidRDefault="00AA2624" w:rsidP="00430D56">
      <w:pPr>
        <w:pStyle w:val="BodyText"/>
        <w:rPr>
          <w:rFonts w:ascii="Times New Roman" w:hAnsi="Times New Roman"/>
        </w:rPr>
      </w:pPr>
      <w:r w:rsidRPr="00C1490B">
        <w:rPr>
          <w:rFonts w:ascii="Times New Roman" w:hAnsi="Times New Roman"/>
        </w:rPr>
        <w:br w:type="page"/>
      </w:r>
    </w:p>
    <w:p w14:paraId="64BE2725" w14:textId="163A5C71" w:rsidR="00DB7BD4" w:rsidRPr="00C1490B" w:rsidRDefault="00DB7BD4" w:rsidP="00DB7BD4">
      <w:pPr>
        <w:pStyle w:val="Centre"/>
        <w:rPr>
          <w:rFonts w:ascii="Times New Roman" w:hAnsi="Times New Roman"/>
          <w:b/>
        </w:rPr>
      </w:pPr>
      <w:r w:rsidRPr="00C1490B">
        <w:rPr>
          <w:rFonts w:ascii="Times New Roman" w:hAnsi="Times New Roman"/>
          <w:b/>
        </w:rPr>
        <w:lastRenderedPageBreak/>
        <w:t>SUPPLY AGREEMENT</w:t>
      </w:r>
      <w:r w:rsidRPr="00C1490B">
        <w:rPr>
          <w:rFonts w:ascii="Times New Roman" w:hAnsi="Times New Roman"/>
          <w:b/>
        </w:rPr>
        <w:br/>
        <w:t>GENERAL TERMS AND CONDITIONS</w:t>
      </w:r>
    </w:p>
    <w:p w14:paraId="6DF0A7BB" w14:textId="15AED21A" w:rsidR="00DB7BD4" w:rsidRPr="00C1490B" w:rsidRDefault="00DB7BD4" w:rsidP="00DB7BD4">
      <w:pPr>
        <w:pStyle w:val="BodyText"/>
        <w:rPr>
          <w:rFonts w:ascii="Times New Roman" w:hAnsi="Times New Roman"/>
          <w:szCs w:val="20"/>
        </w:rPr>
      </w:pPr>
      <w:r w:rsidRPr="00C1490B">
        <w:rPr>
          <w:rFonts w:ascii="Times New Roman" w:hAnsi="Times New Roman"/>
          <w:b/>
          <w:szCs w:val="20"/>
        </w:rPr>
        <w:t>THIS SUPPLY AGREEMENT</w:t>
      </w:r>
      <w:r w:rsidRPr="00C1490B">
        <w:rPr>
          <w:rFonts w:ascii="Times New Roman" w:hAnsi="Times New Roman"/>
          <w:szCs w:val="20"/>
        </w:rPr>
        <w:t xml:space="preserve"> is </w:t>
      </w:r>
      <w:r w:rsidR="00193116" w:rsidRPr="00C1490B">
        <w:rPr>
          <w:rFonts w:ascii="Times New Roman" w:hAnsi="Times New Roman"/>
          <w:szCs w:val="20"/>
        </w:rPr>
        <w:t xml:space="preserve">dated as of </w:t>
      </w:r>
      <w:r w:rsidRPr="00C1490B">
        <w:rPr>
          <w:rStyle w:val="Prompt"/>
          <w:rFonts w:ascii="Times New Roman" w:hAnsi="Times New Roman"/>
          <w:sz w:val="20"/>
          <w:szCs w:val="20"/>
        </w:rPr>
        <w:sym w:font="Wingdings" w:char="F06E"/>
      </w:r>
      <w:r w:rsidRPr="00C1490B">
        <w:rPr>
          <w:rFonts w:ascii="Times New Roman" w:hAnsi="Times New Roman"/>
          <w:szCs w:val="20"/>
        </w:rPr>
        <w:t>, 20</w:t>
      </w:r>
      <w:r w:rsidR="00BE779A">
        <w:rPr>
          <w:rFonts w:ascii="Times New Roman" w:hAnsi="Times New Roman"/>
          <w:szCs w:val="20"/>
        </w:rPr>
        <w:t>2</w:t>
      </w:r>
      <w:r w:rsidR="008C38A5">
        <w:rPr>
          <w:rFonts w:ascii="Times New Roman" w:hAnsi="Times New Roman"/>
          <w:szCs w:val="20"/>
        </w:rPr>
        <w:t>1</w:t>
      </w:r>
      <w:r w:rsidRPr="00C1490B">
        <w:rPr>
          <w:rFonts w:ascii="Times New Roman" w:hAnsi="Times New Roman"/>
          <w:szCs w:val="20"/>
        </w:rPr>
        <w:t>.</w:t>
      </w:r>
    </w:p>
    <w:p w14:paraId="445FA359" w14:textId="77777777" w:rsidR="00DB7BD4" w:rsidRPr="00C1490B" w:rsidRDefault="00DB7BD4" w:rsidP="00DB7BD4">
      <w:pPr>
        <w:pStyle w:val="BodyText"/>
        <w:rPr>
          <w:rFonts w:ascii="Times New Roman" w:hAnsi="Times New Roman"/>
          <w:b/>
          <w:szCs w:val="20"/>
        </w:rPr>
      </w:pPr>
      <w:r w:rsidRPr="00C1490B">
        <w:rPr>
          <w:rFonts w:ascii="Times New Roman" w:hAnsi="Times New Roman"/>
          <w:b/>
          <w:szCs w:val="20"/>
        </w:rPr>
        <w:t>BETWEEN:</w:t>
      </w:r>
    </w:p>
    <w:p w14:paraId="240A7542" w14:textId="38EABC9B" w:rsidR="00DB7BD4" w:rsidRPr="00C1490B" w:rsidRDefault="00E6741A" w:rsidP="00DB7BD4">
      <w:pPr>
        <w:pStyle w:val="BodyText"/>
        <w:ind w:left="1440"/>
        <w:rPr>
          <w:rFonts w:ascii="Times New Roman" w:hAnsi="Times New Roman"/>
          <w:szCs w:val="20"/>
        </w:rPr>
      </w:pPr>
      <w:r>
        <w:rPr>
          <w:rStyle w:val="Prompt"/>
          <w:rFonts w:ascii="Times New Roman" w:hAnsi="Times New Roman"/>
          <w:b/>
          <w:bCs/>
          <w:sz w:val="20"/>
          <w:szCs w:val="20"/>
        </w:rPr>
        <w:t>Keembody Corporation</w:t>
      </w:r>
      <w:r w:rsidR="00355CF2" w:rsidRPr="008A3C43">
        <w:rPr>
          <w:rStyle w:val="Prompt"/>
          <w:rFonts w:ascii="Times New Roman" w:hAnsi="Times New Roman"/>
          <w:b/>
          <w:bCs/>
          <w:sz w:val="20"/>
          <w:szCs w:val="20"/>
        </w:rPr>
        <w:t>.</w:t>
      </w:r>
      <w:r w:rsidR="007D6B71" w:rsidRPr="00C1490B">
        <w:rPr>
          <w:rFonts w:ascii="Times New Roman" w:hAnsi="Times New Roman"/>
          <w:szCs w:val="20"/>
        </w:rPr>
        <w:t xml:space="preserve">, a corporation existing under the laws of </w:t>
      </w:r>
      <w:r w:rsidR="00355CF2">
        <w:rPr>
          <w:rFonts w:ascii="Times New Roman" w:hAnsi="Times New Roman"/>
          <w:szCs w:val="20"/>
        </w:rPr>
        <w:t xml:space="preserve">the Province of Ontario </w:t>
      </w:r>
      <w:r w:rsidR="00380E1A">
        <w:rPr>
          <w:rFonts w:ascii="Times New Roman" w:hAnsi="Times New Roman"/>
          <w:szCs w:val="20"/>
        </w:rPr>
        <w:t xml:space="preserve">with an address of </w:t>
      </w:r>
      <w:r w:rsidR="008427A8">
        <w:rPr>
          <w:rFonts w:ascii="Times New Roman" w:hAnsi="Times New Roman"/>
          <w:szCs w:val="20"/>
        </w:rPr>
        <w:t>225</w:t>
      </w:r>
      <w:r w:rsidR="008427A8">
        <w:rPr>
          <w:rFonts w:ascii="Times New Roman" w:hAnsi="Times New Roman"/>
          <w:szCs w:val="20"/>
        </w:rPr>
        <w:t xml:space="preserve"> </w:t>
      </w:r>
      <w:r w:rsidR="008427A8">
        <w:rPr>
          <w:rFonts w:ascii="Times New Roman" w:hAnsi="Times New Roman"/>
          <w:szCs w:val="20"/>
        </w:rPr>
        <w:t>York</w:t>
      </w:r>
      <w:r w:rsidR="008427A8">
        <w:rPr>
          <w:rFonts w:ascii="Times New Roman" w:hAnsi="Times New Roman"/>
          <w:szCs w:val="20"/>
        </w:rPr>
        <w:t xml:space="preserve"> </w:t>
      </w:r>
      <w:r w:rsidR="00380E1A">
        <w:rPr>
          <w:rFonts w:ascii="Times New Roman" w:hAnsi="Times New Roman"/>
          <w:szCs w:val="20"/>
        </w:rPr>
        <w:t xml:space="preserve">Street, Suite </w:t>
      </w:r>
      <w:r w:rsidR="008427A8">
        <w:rPr>
          <w:rFonts w:ascii="Times New Roman" w:hAnsi="Times New Roman"/>
          <w:szCs w:val="20"/>
        </w:rPr>
        <w:t>50</w:t>
      </w:r>
      <w:r w:rsidR="00380E1A">
        <w:rPr>
          <w:rFonts w:ascii="Times New Roman" w:hAnsi="Times New Roman"/>
          <w:szCs w:val="20"/>
        </w:rPr>
        <w:t xml:space="preserve">10, Toronto, ON  M5J 2T3 (the </w:t>
      </w:r>
      <w:r w:rsidR="00B85926">
        <w:rPr>
          <w:rFonts w:ascii="Times New Roman" w:hAnsi="Times New Roman"/>
          <w:szCs w:val="20"/>
        </w:rPr>
        <w:t>“</w:t>
      </w:r>
      <w:r w:rsidR="00380E1A">
        <w:rPr>
          <w:rFonts w:ascii="Times New Roman" w:hAnsi="Times New Roman"/>
          <w:b/>
          <w:bCs/>
          <w:szCs w:val="20"/>
        </w:rPr>
        <w:t>Company</w:t>
      </w:r>
      <w:r w:rsidR="00B85926">
        <w:rPr>
          <w:rFonts w:ascii="Times New Roman" w:hAnsi="Times New Roman"/>
          <w:szCs w:val="20"/>
        </w:rPr>
        <w:t>”</w:t>
      </w:r>
      <w:r w:rsidR="00380E1A">
        <w:rPr>
          <w:rFonts w:ascii="Times New Roman" w:hAnsi="Times New Roman"/>
          <w:szCs w:val="20"/>
        </w:rPr>
        <w:t>)</w:t>
      </w:r>
      <w:r w:rsidR="007D6B71" w:rsidRPr="00C1490B">
        <w:rPr>
          <w:rStyle w:val="Prompt"/>
          <w:rFonts w:ascii="Times New Roman" w:hAnsi="Times New Roman"/>
          <w:sz w:val="20"/>
          <w:szCs w:val="20"/>
        </w:rPr>
        <w:t>.</w:t>
      </w:r>
    </w:p>
    <w:p w14:paraId="40413C58" w14:textId="77777777" w:rsidR="00DB7BD4" w:rsidRPr="00C1490B" w:rsidRDefault="00DB7BD4" w:rsidP="00DB7BD4">
      <w:pPr>
        <w:pStyle w:val="BodyText"/>
        <w:ind w:left="1440"/>
        <w:rPr>
          <w:rFonts w:ascii="Times New Roman" w:hAnsi="Times New Roman"/>
          <w:szCs w:val="20"/>
        </w:rPr>
      </w:pPr>
      <w:r w:rsidRPr="00C1490B">
        <w:rPr>
          <w:rFonts w:ascii="Times New Roman" w:hAnsi="Times New Roman"/>
          <w:szCs w:val="20"/>
        </w:rPr>
        <w:t>-and-</w:t>
      </w:r>
    </w:p>
    <w:p w14:paraId="21B4CDDE" w14:textId="4185FF8B" w:rsidR="00DB7BD4" w:rsidRDefault="009C489D" w:rsidP="00DB7BD4">
      <w:pPr>
        <w:pStyle w:val="BodyText"/>
        <w:ind w:left="1440"/>
        <w:rPr>
          <w:rStyle w:val="Prompt"/>
          <w:rFonts w:ascii="Times New Roman" w:hAnsi="Times New Roman"/>
          <w:sz w:val="20"/>
          <w:szCs w:val="20"/>
        </w:rPr>
      </w:pPr>
      <w:r>
        <w:rPr>
          <w:rStyle w:val="Prompt"/>
          <w:rFonts w:ascii="Times New Roman" w:hAnsi="Times New Roman"/>
          <w:sz w:val="20"/>
          <w:szCs w:val="20"/>
        </w:rPr>
        <w:t>Zenith Modular Solutions</w:t>
      </w:r>
      <w:r w:rsidR="00145D6A">
        <w:rPr>
          <w:rStyle w:val="Prompt"/>
          <w:rFonts w:ascii="Times New Roman" w:hAnsi="Times New Roman"/>
          <w:sz w:val="20"/>
          <w:szCs w:val="20"/>
        </w:rPr>
        <w:t>.</w:t>
      </w:r>
      <w:r w:rsidR="00DB7BD4" w:rsidRPr="00C1490B">
        <w:rPr>
          <w:rFonts w:ascii="Times New Roman" w:hAnsi="Times New Roman"/>
          <w:szCs w:val="20"/>
        </w:rPr>
        <w:t xml:space="preserve">, a </w:t>
      </w:r>
      <w:r w:rsidR="00480079">
        <w:rPr>
          <w:rFonts w:ascii="Times New Roman" w:hAnsi="Times New Roman"/>
          <w:szCs w:val="20"/>
        </w:rPr>
        <w:t>company incorporated under the laws of</w:t>
      </w:r>
      <w:r w:rsidR="00145D6A">
        <w:rPr>
          <w:rStyle w:val="Prompt"/>
          <w:rFonts w:ascii="Times New Roman" w:hAnsi="Times New Roman"/>
          <w:sz w:val="20"/>
          <w:szCs w:val="20"/>
        </w:rPr>
        <w:t xml:space="preserve"> the Province of Alberta</w:t>
      </w:r>
      <w:r w:rsidR="00DB7BD4" w:rsidRPr="00C1490B">
        <w:rPr>
          <w:rFonts w:ascii="Times New Roman" w:hAnsi="Times New Roman"/>
          <w:szCs w:val="20"/>
        </w:rPr>
        <w:t xml:space="preserve"> </w:t>
      </w:r>
      <w:r w:rsidR="00480079">
        <w:rPr>
          <w:rFonts w:ascii="Times New Roman" w:hAnsi="Times New Roman"/>
          <w:szCs w:val="20"/>
        </w:rPr>
        <w:t xml:space="preserve">having its head office at </w:t>
      </w:r>
      <w:r w:rsidR="00DB7BD4" w:rsidRPr="00C1490B">
        <w:rPr>
          <w:rStyle w:val="Prompt"/>
          <w:rFonts w:ascii="Times New Roman" w:hAnsi="Times New Roman"/>
          <w:sz w:val="20"/>
          <w:szCs w:val="20"/>
        </w:rPr>
        <w:sym w:font="Wingdings" w:char="F06E"/>
      </w:r>
      <w:r w:rsidR="00480079">
        <w:rPr>
          <w:rStyle w:val="Prompt"/>
          <w:rFonts w:ascii="Times New Roman" w:hAnsi="Times New Roman"/>
          <w:sz w:val="20"/>
          <w:szCs w:val="20"/>
        </w:rPr>
        <w:t xml:space="preserve"> </w:t>
      </w:r>
      <w:r w:rsidR="00480079" w:rsidRPr="00C1490B">
        <w:rPr>
          <w:rFonts w:ascii="Times New Roman" w:hAnsi="Times New Roman"/>
          <w:szCs w:val="20"/>
        </w:rPr>
        <w:t xml:space="preserve">(the </w:t>
      </w:r>
      <w:r w:rsidR="00B85926">
        <w:rPr>
          <w:rFonts w:ascii="Times New Roman" w:hAnsi="Times New Roman"/>
          <w:szCs w:val="20"/>
        </w:rPr>
        <w:t>“</w:t>
      </w:r>
      <w:r w:rsidR="00480079" w:rsidRPr="00C1490B">
        <w:rPr>
          <w:rFonts w:ascii="Times New Roman" w:hAnsi="Times New Roman"/>
          <w:b/>
          <w:szCs w:val="20"/>
        </w:rPr>
        <w:t>Supplier</w:t>
      </w:r>
      <w:r w:rsidR="00B85926">
        <w:rPr>
          <w:rFonts w:ascii="Times New Roman" w:hAnsi="Times New Roman"/>
          <w:szCs w:val="20"/>
        </w:rPr>
        <w:t>”</w:t>
      </w:r>
      <w:r w:rsidR="00480079" w:rsidRPr="00C1490B">
        <w:rPr>
          <w:rFonts w:ascii="Times New Roman" w:hAnsi="Times New Roman"/>
          <w:szCs w:val="20"/>
        </w:rPr>
        <w:t>)</w:t>
      </w:r>
      <w:r w:rsidR="007D6B71" w:rsidRPr="00C1490B">
        <w:rPr>
          <w:rStyle w:val="Prompt"/>
          <w:rFonts w:ascii="Times New Roman" w:hAnsi="Times New Roman"/>
          <w:sz w:val="20"/>
          <w:szCs w:val="20"/>
        </w:rPr>
        <w:t>.</w:t>
      </w:r>
    </w:p>
    <w:p w14:paraId="48991B07" w14:textId="77777777" w:rsidR="006142DD" w:rsidRPr="00C1490B" w:rsidRDefault="006142DD" w:rsidP="00DB7BD4">
      <w:pPr>
        <w:pStyle w:val="BodyText"/>
        <w:ind w:left="1440"/>
        <w:rPr>
          <w:rFonts w:ascii="Times New Roman" w:hAnsi="Times New Roman"/>
          <w:szCs w:val="20"/>
        </w:rPr>
      </w:pPr>
    </w:p>
    <w:p w14:paraId="35F366FE" w14:textId="77777777" w:rsidR="00DB7BD4" w:rsidRPr="00C1490B" w:rsidRDefault="00DB7BD4" w:rsidP="006142DD">
      <w:pPr>
        <w:pStyle w:val="BodyText"/>
        <w:ind w:firstLine="720"/>
        <w:rPr>
          <w:rFonts w:ascii="Times New Roman" w:hAnsi="Times New Roman"/>
          <w:szCs w:val="20"/>
        </w:rPr>
      </w:pPr>
      <w:r w:rsidRPr="00C1490B">
        <w:rPr>
          <w:rFonts w:ascii="Times New Roman" w:hAnsi="Times New Roman"/>
          <w:b/>
          <w:szCs w:val="20"/>
        </w:rPr>
        <w:t>WHEREAS</w:t>
      </w:r>
      <w:r w:rsidRPr="00C1490B">
        <w:rPr>
          <w:rFonts w:ascii="Times New Roman" w:hAnsi="Times New Roman"/>
          <w:szCs w:val="20"/>
        </w:rPr>
        <w:t>, the Company desires to engage the Supplier to supply, and the Supplier desires to supply, the Equipment, all as more fully described in this Agreement and the Schedules hereto.</w:t>
      </w:r>
    </w:p>
    <w:p w14:paraId="55C2EB26" w14:textId="77777777" w:rsidR="00DB7BD4" w:rsidRPr="00C1490B" w:rsidRDefault="00DB7BD4" w:rsidP="006142DD">
      <w:pPr>
        <w:pStyle w:val="BodyText"/>
        <w:ind w:firstLine="720"/>
        <w:rPr>
          <w:rFonts w:ascii="Times New Roman" w:hAnsi="Times New Roman"/>
        </w:rPr>
      </w:pPr>
      <w:r w:rsidRPr="00C1490B">
        <w:rPr>
          <w:rFonts w:ascii="Times New Roman" w:hAnsi="Times New Roman"/>
          <w:b/>
        </w:rPr>
        <w:t>NOW, THEREFORE</w:t>
      </w:r>
      <w:r w:rsidRPr="00C1490B">
        <w:rPr>
          <w:rFonts w:ascii="Times New Roman" w:hAnsi="Times New Roman"/>
        </w:rPr>
        <w:t>, in consideration of the sums to be paid to the Supplier by the Company and of the covenants and agreements set forth herein, and for other good and valuable consideration, the receipt and sufficiency of which is hereby acknowledged, the Parties hereby agree as follows:</w:t>
      </w:r>
    </w:p>
    <w:p w14:paraId="31C3F895" w14:textId="77777777" w:rsidR="00DB7BD4" w:rsidRPr="00312557" w:rsidRDefault="00DB7BD4" w:rsidP="00DB7BD4">
      <w:pPr>
        <w:pStyle w:val="ArticleL1"/>
        <w:rPr>
          <w:rFonts w:ascii="Times New Roman" w:hAnsi="Times New Roman"/>
          <w:sz w:val="24"/>
          <w:szCs w:val="24"/>
        </w:rPr>
      </w:pPr>
      <w:bookmarkStart w:id="7" w:name="_Toc324838261"/>
      <w:bookmarkStart w:id="8" w:name="_Toc55295882"/>
      <w:r w:rsidRPr="00312557">
        <w:rPr>
          <w:rFonts w:ascii="Times New Roman" w:hAnsi="Times New Roman"/>
          <w:sz w:val="24"/>
          <w:szCs w:val="24"/>
        </w:rPr>
        <w:t>DEFINITIONS AND INTERPRETATION</w:t>
      </w:r>
      <w:bookmarkEnd w:id="7"/>
      <w:bookmarkEnd w:id="8"/>
    </w:p>
    <w:p w14:paraId="4624358F" w14:textId="77777777" w:rsidR="00DB7BD4" w:rsidRPr="00C1490B" w:rsidRDefault="00DB7BD4" w:rsidP="00DB7BD4">
      <w:pPr>
        <w:pStyle w:val="ArticleL2"/>
        <w:rPr>
          <w:rFonts w:ascii="Times New Roman" w:hAnsi="Times New Roman"/>
        </w:rPr>
      </w:pPr>
      <w:bookmarkStart w:id="9" w:name="_Toc324838262"/>
      <w:bookmarkStart w:id="10" w:name="_Toc55295883"/>
      <w:r w:rsidRPr="00C1490B">
        <w:rPr>
          <w:rFonts w:ascii="Times New Roman" w:hAnsi="Times New Roman"/>
        </w:rPr>
        <w:t>Definitions</w:t>
      </w:r>
      <w:bookmarkEnd w:id="9"/>
      <w:bookmarkEnd w:id="10"/>
    </w:p>
    <w:p w14:paraId="76278916" w14:textId="77777777" w:rsidR="00DB7BD4" w:rsidRPr="00C1490B" w:rsidRDefault="00DB7BD4" w:rsidP="00DB7BD4">
      <w:pPr>
        <w:pStyle w:val="ArticleCont2"/>
        <w:rPr>
          <w:rFonts w:ascii="Times New Roman" w:hAnsi="Times New Roman"/>
        </w:rPr>
      </w:pPr>
      <w:r w:rsidRPr="00C1490B">
        <w:rPr>
          <w:rFonts w:ascii="Times New Roman" w:hAnsi="Times New Roman"/>
        </w:rPr>
        <w:t>For all purposes of this Agreement, except as otherwise expressly provided or unless the context otherwise requires, the following terms when capitalized herein (including in the Schedules) shall have the following meanings:</w:t>
      </w:r>
    </w:p>
    <w:p w14:paraId="65C2FE89" w14:textId="77777777" w:rsidR="00DB7BD4" w:rsidRPr="00C1490B" w:rsidRDefault="00DB7BD4" w:rsidP="00DB7BD4">
      <w:pPr>
        <w:pStyle w:val="ArticleL3"/>
        <w:rPr>
          <w:rFonts w:ascii="Times New Roman" w:hAnsi="Times New Roman"/>
        </w:rPr>
      </w:pPr>
      <w:r w:rsidRPr="00C1490B">
        <w:rPr>
          <w:rFonts w:ascii="Times New Roman" w:hAnsi="Times New Roman"/>
          <w:b/>
        </w:rPr>
        <w:t>A.M. Best.</w:t>
      </w:r>
      <w:r w:rsidRPr="00C1490B">
        <w:rPr>
          <w:rFonts w:ascii="Times New Roman" w:hAnsi="Times New Roman"/>
        </w:rPr>
        <w:t xml:space="preserve"> A.M. Best Company, or any successor to its statistical rating business.</w:t>
      </w:r>
    </w:p>
    <w:p w14:paraId="04ABBD31" w14:textId="08136389" w:rsidR="00DB7BD4" w:rsidRPr="00C1490B" w:rsidRDefault="00DB7BD4" w:rsidP="00DB7BD4">
      <w:pPr>
        <w:pStyle w:val="ArticleL3"/>
        <w:rPr>
          <w:rFonts w:ascii="Times New Roman" w:hAnsi="Times New Roman"/>
        </w:rPr>
      </w:pPr>
      <w:r w:rsidRPr="00C1490B">
        <w:rPr>
          <w:rFonts w:ascii="Times New Roman" w:hAnsi="Times New Roman"/>
          <w:b/>
        </w:rPr>
        <w:t>Agreement.</w:t>
      </w:r>
      <w:r w:rsidRPr="00C1490B">
        <w:rPr>
          <w:rFonts w:ascii="Times New Roman" w:hAnsi="Times New Roman"/>
        </w:rPr>
        <w:t xml:space="preserve"> This agreement, including all Schedules annexed hereto and each Purchase Order issued pursuant hereto</w:t>
      </w:r>
      <w:r w:rsidR="00D31456">
        <w:rPr>
          <w:rFonts w:ascii="Times New Roman" w:hAnsi="Times New Roman"/>
        </w:rPr>
        <w:t xml:space="preserve"> (including any plans, drawings, technical specifications and any other document specified in a Purchase Order)</w:t>
      </w:r>
      <w:r w:rsidRPr="00C1490B">
        <w:rPr>
          <w:rFonts w:ascii="Times New Roman" w:hAnsi="Times New Roman"/>
        </w:rPr>
        <w:t>,</w:t>
      </w:r>
      <w:r w:rsidR="00D31456">
        <w:rPr>
          <w:rFonts w:ascii="Times New Roman" w:hAnsi="Times New Roman"/>
        </w:rPr>
        <w:t xml:space="preserve"> </w:t>
      </w:r>
      <w:r w:rsidRPr="00C1490B">
        <w:rPr>
          <w:rFonts w:ascii="Times New Roman" w:hAnsi="Times New Roman"/>
        </w:rPr>
        <w:t>as each of the foregoing may be amended, modified, supplemented and restated from time to time pursuant to the terms hereof.</w:t>
      </w:r>
    </w:p>
    <w:p w14:paraId="4B85B819" w14:textId="77777777" w:rsidR="00DB7BD4" w:rsidRPr="00C1490B" w:rsidRDefault="00DB7BD4" w:rsidP="00DB7BD4">
      <w:pPr>
        <w:pStyle w:val="ArticleL3"/>
        <w:rPr>
          <w:rFonts w:ascii="Times New Roman" w:hAnsi="Times New Roman"/>
        </w:rPr>
      </w:pPr>
      <w:r w:rsidRPr="00C1490B">
        <w:rPr>
          <w:rFonts w:ascii="Times New Roman" w:hAnsi="Times New Roman"/>
          <w:b/>
        </w:rPr>
        <w:t>Background Information.</w:t>
      </w:r>
      <w:r w:rsidRPr="00C1490B">
        <w:rPr>
          <w:rFonts w:ascii="Times New Roman" w:hAnsi="Times New Roman"/>
        </w:rPr>
        <w:t xml:space="preserve"> All information provided to the Supplier by or on behalf of the Company that is not included in this Agreement.</w:t>
      </w:r>
    </w:p>
    <w:p w14:paraId="63F472DE" w14:textId="10928321" w:rsidR="00DB7BD4" w:rsidRDefault="00DB7BD4" w:rsidP="00DB7BD4">
      <w:pPr>
        <w:pStyle w:val="ArticleL3"/>
        <w:rPr>
          <w:rFonts w:ascii="Times New Roman" w:hAnsi="Times New Roman"/>
        </w:rPr>
      </w:pPr>
      <w:r w:rsidRPr="00C1490B">
        <w:rPr>
          <w:rFonts w:ascii="Times New Roman" w:hAnsi="Times New Roman"/>
          <w:b/>
        </w:rPr>
        <w:t>Business Day.</w:t>
      </w:r>
      <w:r w:rsidRPr="00C1490B">
        <w:rPr>
          <w:rFonts w:ascii="Times New Roman" w:hAnsi="Times New Roman"/>
        </w:rPr>
        <w:t xml:space="preserve"> Any day of the year, other than Saturday, Sunday or any day on which major banks are closed for business in </w:t>
      </w:r>
      <w:r w:rsidR="00167122" w:rsidRPr="00C1490B">
        <w:rPr>
          <w:rStyle w:val="Prompt"/>
          <w:rFonts w:ascii="Times New Roman" w:hAnsi="Times New Roman"/>
          <w:sz w:val="20"/>
          <w:szCs w:val="20"/>
        </w:rPr>
        <w:t>Toronto, Ontario, Canada</w:t>
      </w:r>
      <w:r w:rsidRPr="00C1490B">
        <w:rPr>
          <w:rFonts w:ascii="Times New Roman" w:hAnsi="Times New Roman"/>
        </w:rPr>
        <w:t>.</w:t>
      </w:r>
    </w:p>
    <w:p w14:paraId="5FBD374B" w14:textId="4791869A" w:rsidR="00BD4EC5" w:rsidRPr="000E293B" w:rsidRDefault="00BD4EC5" w:rsidP="00DB7BD4">
      <w:pPr>
        <w:pStyle w:val="ArticleL3"/>
        <w:rPr>
          <w:rFonts w:ascii="Times New Roman" w:hAnsi="Times New Roman"/>
        </w:rPr>
      </w:pPr>
      <w:r w:rsidRPr="000E293B">
        <w:rPr>
          <w:rFonts w:ascii="Times New Roman" w:hAnsi="Times New Roman"/>
          <w:b/>
        </w:rPr>
        <w:t>Buyer</w:t>
      </w:r>
      <w:r w:rsidRPr="000E293B">
        <w:rPr>
          <w:rFonts w:ascii="Times New Roman" w:hAnsi="Times New Roman"/>
          <w:bCs/>
        </w:rPr>
        <w:t xml:space="preserve">. The Company. </w:t>
      </w:r>
    </w:p>
    <w:p w14:paraId="33E79C0B" w14:textId="50DDEBC0" w:rsidR="003C135F" w:rsidRPr="000E293B" w:rsidRDefault="003C135F" w:rsidP="003C135F">
      <w:pPr>
        <w:pStyle w:val="ArticleL3"/>
        <w:rPr>
          <w:rFonts w:ascii="Times New Roman" w:hAnsi="Times New Roman"/>
        </w:rPr>
      </w:pPr>
      <w:r w:rsidRPr="000E293B">
        <w:rPr>
          <w:rFonts w:ascii="Times New Roman" w:hAnsi="Times New Roman"/>
          <w:b/>
        </w:rPr>
        <w:t>Change Order.</w:t>
      </w:r>
      <w:r w:rsidRPr="000E293B">
        <w:rPr>
          <w:rFonts w:ascii="Times New Roman" w:hAnsi="Times New Roman"/>
        </w:rPr>
        <w:t xml:space="preserve">  A written order issued by </w:t>
      </w:r>
      <w:r w:rsidR="008A3C43" w:rsidRPr="000E293B">
        <w:rPr>
          <w:rFonts w:ascii="Times New Roman" w:hAnsi="Times New Roman"/>
        </w:rPr>
        <w:t xml:space="preserve">the Company </w:t>
      </w:r>
      <w:r w:rsidRPr="000E293B">
        <w:rPr>
          <w:rFonts w:ascii="Times New Roman" w:hAnsi="Times New Roman"/>
        </w:rPr>
        <w:t xml:space="preserve">pursuant to Section </w:t>
      </w:r>
      <w:r w:rsidRPr="000E293B">
        <w:rPr>
          <w:rFonts w:ascii="Times New Roman" w:hAnsi="Times New Roman"/>
        </w:rPr>
        <w:fldChar w:fldCharType="begin"/>
      </w:r>
      <w:r w:rsidRPr="000E293B">
        <w:rPr>
          <w:rFonts w:ascii="Times New Roman" w:hAnsi="Times New Roman"/>
        </w:rPr>
        <w:instrText xml:space="preserve"> REF _Ref306698847 \r \h </w:instrText>
      </w:r>
      <w:r w:rsidR="008A3C43" w:rsidRPr="000E293B">
        <w:rPr>
          <w:rFonts w:ascii="Times New Roman" w:hAnsi="Times New Roman"/>
        </w:rPr>
        <w:instrText xml:space="preserve"> \* MERGEFORMAT </w:instrText>
      </w:r>
      <w:r w:rsidRPr="000E293B">
        <w:rPr>
          <w:rFonts w:ascii="Times New Roman" w:hAnsi="Times New Roman"/>
        </w:rPr>
      </w:r>
      <w:r w:rsidRPr="000E293B">
        <w:rPr>
          <w:rFonts w:ascii="Times New Roman" w:hAnsi="Times New Roman"/>
        </w:rPr>
        <w:fldChar w:fldCharType="separate"/>
      </w:r>
      <w:r w:rsidR="00BF5213" w:rsidRPr="000E293B">
        <w:rPr>
          <w:rFonts w:ascii="Times New Roman" w:hAnsi="Times New Roman"/>
        </w:rPr>
        <w:t>11</w:t>
      </w:r>
      <w:r w:rsidRPr="000E293B">
        <w:rPr>
          <w:rFonts w:ascii="Times New Roman" w:hAnsi="Times New Roman"/>
        </w:rPr>
        <w:fldChar w:fldCharType="end"/>
      </w:r>
      <w:r w:rsidRPr="000E293B">
        <w:rPr>
          <w:rFonts w:ascii="Times New Roman" w:hAnsi="Times New Roman"/>
        </w:rPr>
        <w:t xml:space="preserve">, which shall be substantially in the form of Schedule </w:t>
      </w:r>
      <w:r w:rsidR="00A92236" w:rsidRPr="000E293B">
        <w:rPr>
          <w:rFonts w:ascii="Times New Roman" w:hAnsi="Times New Roman"/>
        </w:rPr>
        <w:t>E</w:t>
      </w:r>
      <w:r w:rsidRPr="000E293B">
        <w:rPr>
          <w:rFonts w:ascii="Times New Roman" w:hAnsi="Times New Roman"/>
        </w:rPr>
        <w:t xml:space="preserve"> (Fixed Price Work) or </w:t>
      </w:r>
      <w:r w:rsidR="00E25A1F" w:rsidRPr="000E293B">
        <w:rPr>
          <w:rFonts w:ascii="Times New Roman" w:hAnsi="Times New Roman"/>
        </w:rPr>
        <w:t xml:space="preserve">Schedule </w:t>
      </w:r>
      <w:r w:rsidR="00A92236" w:rsidRPr="000E293B">
        <w:rPr>
          <w:rFonts w:ascii="Times New Roman" w:hAnsi="Times New Roman"/>
        </w:rPr>
        <w:t>E</w:t>
      </w:r>
      <w:r w:rsidRPr="000E293B">
        <w:rPr>
          <w:rFonts w:ascii="Times New Roman" w:hAnsi="Times New Roman"/>
        </w:rPr>
        <w:t xml:space="preserve"> (Time and Materials Work), as applicable.</w:t>
      </w:r>
    </w:p>
    <w:p w14:paraId="575A3354" w14:textId="50A15823" w:rsidR="003C135F" w:rsidRPr="000E293B" w:rsidRDefault="003C135F" w:rsidP="003C135F">
      <w:pPr>
        <w:pStyle w:val="ArticleL3"/>
        <w:rPr>
          <w:rFonts w:ascii="Times New Roman" w:hAnsi="Times New Roman"/>
        </w:rPr>
      </w:pPr>
      <w:r w:rsidRPr="000E293B">
        <w:rPr>
          <w:rFonts w:ascii="Times New Roman" w:hAnsi="Times New Roman"/>
          <w:b/>
        </w:rPr>
        <w:lastRenderedPageBreak/>
        <w:t>Change Order Request.</w:t>
      </w:r>
      <w:r w:rsidRPr="000E293B">
        <w:rPr>
          <w:rFonts w:ascii="Times New Roman" w:hAnsi="Times New Roman"/>
        </w:rPr>
        <w:t xml:space="preserve">  A written request issued by Supplier pursuant to Section </w:t>
      </w:r>
      <w:r w:rsidRPr="000E293B">
        <w:rPr>
          <w:rFonts w:ascii="Times New Roman" w:hAnsi="Times New Roman"/>
        </w:rPr>
        <w:fldChar w:fldCharType="begin"/>
      </w:r>
      <w:r w:rsidRPr="000E293B">
        <w:rPr>
          <w:rFonts w:ascii="Times New Roman" w:hAnsi="Times New Roman"/>
        </w:rPr>
        <w:instrText xml:space="preserve"> REF _Ref306698847 \r \h </w:instrText>
      </w:r>
      <w:r w:rsidR="008A3C43" w:rsidRPr="000E293B">
        <w:rPr>
          <w:rFonts w:ascii="Times New Roman" w:hAnsi="Times New Roman"/>
        </w:rPr>
        <w:instrText xml:space="preserve"> \* MERGEFORMAT </w:instrText>
      </w:r>
      <w:r w:rsidRPr="000E293B">
        <w:rPr>
          <w:rFonts w:ascii="Times New Roman" w:hAnsi="Times New Roman"/>
        </w:rPr>
      </w:r>
      <w:r w:rsidRPr="000E293B">
        <w:rPr>
          <w:rFonts w:ascii="Times New Roman" w:hAnsi="Times New Roman"/>
        </w:rPr>
        <w:fldChar w:fldCharType="separate"/>
      </w:r>
      <w:r w:rsidR="00BF5213" w:rsidRPr="000E293B">
        <w:rPr>
          <w:rFonts w:ascii="Times New Roman" w:hAnsi="Times New Roman"/>
        </w:rPr>
        <w:t>11</w:t>
      </w:r>
      <w:r w:rsidRPr="000E293B">
        <w:rPr>
          <w:rFonts w:ascii="Times New Roman" w:hAnsi="Times New Roman"/>
        </w:rPr>
        <w:fldChar w:fldCharType="end"/>
      </w:r>
      <w:r w:rsidRPr="000E293B">
        <w:rPr>
          <w:rFonts w:ascii="Times New Roman" w:hAnsi="Times New Roman"/>
        </w:rPr>
        <w:t xml:space="preserve"> requesting a Change Order, which shall be substantially in the form of Schedule </w:t>
      </w:r>
      <w:r w:rsidR="00A92236" w:rsidRPr="000E293B">
        <w:rPr>
          <w:rFonts w:ascii="Times New Roman" w:hAnsi="Times New Roman"/>
        </w:rPr>
        <w:t>E</w:t>
      </w:r>
      <w:r w:rsidRPr="000E293B">
        <w:rPr>
          <w:rFonts w:ascii="Times New Roman" w:hAnsi="Times New Roman"/>
        </w:rPr>
        <w:t>.</w:t>
      </w:r>
    </w:p>
    <w:p w14:paraId="3A6FF57B" w14:textId="77777777" w:rsidR="00DB7BD4" w:rsidRPr="00C1490B" w:rsidRDefault="00DB7BD4" w:rsidP="00DB7BD4">
      <w:pPr>
        <w:pStyle w:val="ArticleL3"/>
        <w:rPr>
          <w:rFonts w:ascii="Times New Roman" w:hAnsi="Times New Roman"/>
        </w:rPr>
      </w:pPr>
      <w:r w:rsidRPr="00C1490B">
        <w:rPr>
          <w:rFonts w:ascii="Times New Roman" w:hAnsi="Times New Roman"/>
          <w:b/>
        </w:rPr>
        <w:t>Commercially Reasonable Efforts.</w:t>
      </w:r>
      <w:r w:rsidRPr="00C1490B">
        <w:rPr>
          <w:rFonts w:ascii="Times New Roman" w:hAnsi="Times New Roman"/>
        </w:rPr>
        <w:t xml:space="preserve"> Efforts which are designed to enable a Party, directly or indirectly, to satisfy a condition to, or otherwise assist in the consummation of, the transactions contemplated by this Agreement and which do not require the performing Party to expend any funds or assume liabilities, other than expenditures and liabilities which are reasonable in nature and amount in the context of the transactions contemplated by this Agreement.</w:t>
      </w:r>
    </w:p>
    <w:p w14:paraId="742952F6" w14:textId="7DDF6392" w:rsidR="00DB7BD4" w:rsidRPr="00C1490B" w:rsidRDefault="00DB7BD4" w:rsidP="00DB7BD4">
      <w:pPr>
        <w:pStyle w:val="ArticleL3"/>
        <w:rPr>
          <w:rFonts w:ascii="Times New Roman" w:hAnsi="Times New Roman"/>
        </w:rPr>
      </w:pPr>
      <w:r w:rsidRPr="00C1490B">
        <w:rPr>
          <w:rFonts w:ascii="Times New Roman" w:hAnsi="Times New Roman"/>
          <w:b/>
        </w:rPr>
        <w:t>Company.</w:t>
      </w:r>
      <w:r w:rsidRPr="00C1490B">
        <w:rPr>
          <w:rFonts w:ascii="Times New Roman" w:hAnsi="Times New Roman"/>
        </w:rPr>
        <w:t xml:space="preserve"> The term the </w:t>
      </w:r>
      <w:r w:rsidR="00B85926">
        <w:rPr>
          <w:rFonts w:ascii="Times New Roman" w:hAnsi="Times New Roman"/>
        </w:rPr>
        <w:t>“</w:t>
      </w:r>
      <w:r w:rsidRPr="00C1490B">
        <w:rPr>
          <w:rFonts w:ascii="Times New Roman" w:hAnsi="Times New Roman"/>
        </w:rPr>
        <w:t>Company</w:t>
      </w:r>
      <w:r w:rsidR="00B85926">
        <w:rPr>
          <w:rFonts w:ascii="Times New Roman" w:hAnsi="Times New Roman"/>
        </w:rPr>
        <w:t>”</w:t>
      </w:r>
      <w:r w:rsidRPr="00C1490B">
        <w:rPr>
          <w:rFonts w:ascii="Times New Roman" w:hAnsi="Times New Roman"/>
        </w:rPr>
        <w:t xml:space="preserve"> shall have the meaning set forth in the introductory paragraph hereof.</w:t>
      </w:r>
    </w:p>
    <w:p w14:paraId="70609B0E" w14:textId="7417BA7C" w:rsidR="00DB7BD4" w:rsidRPr="00C1490B" w:rsidRDefault="00DB7BD4" w:rsidP="00DB7BD4">
      <w:pPr>
        <w:pStyle w:val="ArticleL3"/>
        <w:rPr>
          <w:rFonts w:ascii="Times New Roman" w:hAnsi="Times New Roman"/>
        </w:rPr>
      </w:pPr>
      <w:r w:rsidRPr="00C1490B">
        <w:rPr>
          <w:rFonts w:ascii="Times New Roman" w:hAnsi="Times New Roman"/>
          <w:b/>
        </w:rPr>
        <w:t>Company Indemnitees.</w:t>
      </w:r>
      <w:r w:rsidRPr="00C1490B">
        <w:rPr>
          <w:rFonts w:ascii="Times New Roman" w:hAnsi="Times New Roman"/>
        </w:rPr>
        <w:t xml:space="preserve"> The Company and all affiliates, officers, directors, employees, </w:t>
      </w:r>
      <w:r w:rsidR="00FA1188">
        <w:rPr>
          <w:rFonts w:ascii="Times New Roman" w:hAnsi="Times New Roman"/>
        </w:rPr>
        <w:t xml:space="preserve">, shareholders, </w:t>
      </w:r>
      <w:r w:rsidRPr="00C1490B">
        <w:rPr>
          <w:rFonts w:ascii="Times New Roman" w:hAnsi="Times New Roman"/>
        </w:rPr>
        <w:t>consultants, agents and subcontractors of the Company, including the Company</w:t>
      </w:r>
      <w:r w:rsidR="00B85926">
        <w:rPr>
          <w:rFonts w:ascii="Times New Roman" w:hAnsi="Times New Roman"/>
        </w:rPr>
        <w:t>’</w:t>
      </w:r>
      <w:r w:rsidRPr="00C1490B">
        <w:rPr>
          <w:rFonts w:ascii="Times New Roman" w:hAnsi="Times New Roman"/>
        </w:rPr>
        <w:t>s Representative.</w:t>
      </w:r>
    </w:p>
    <w:p w14:paraId="4529534F" w14:textId="77777777" w:rsidR="00DB7BD4" w:rsidRPr="00C1490B" w:rsidRDefault="00DB7BD4" w:rsidP="00DB7BD4">
      <w:pPr>
        <w:pStyle w:val="ArticleL3"/>
        <w:rPr>
          <w:rFonts w:ascii="Times New Roman" w:hAnsi="Times New Roman"/>
          <w:b/>
        </w:rPr>
      </w:pPr>
      <w:r w:rsidRPr="00C1490B">
        <w:rPr>
          <w:rFonts w:ascii="Times New Roman" w:hAnsi="Times New Roman"/>
          <w:b/>
        </w:rPr>
        <w:t>Company Intellectual Property.</w:t>
      </w:r>
      <w:r w:rsidRPr="00C1490B">
        <w:rPr>
          <w:rFonts w:ascii="Times New Roman" w:hAnsi="Times New Roman"/>
        </w:rPr>
        <w:t xml:space="preserve"> All Intellectual Property owned by the Company as at the date of this Agreement.</w:t>
      </w:r>
    </w:p>
    <w:p w14:paraId="5D6DD4D7" w14:textId="7EB17C5B" w:rsidR="00DB7BD4" w:rsidRPr="00C1490B" w:rsidRDefault="00DB7BD4" w:rsidP="00DB7BD4">
      <w:pPr>
        <w:pStyle w:val="ArticleL3"/>
        <w:rPr>
          <w:rFonts w:ascii="Times New Roman" w:hAnsi="Times New Roman"/>
        </w:rPr>
      </w:pPr>
      <w:r w:rsidRPr="00C1490B">
        <w:rPr>
          <w:rFonts w:ascii="Times New Roman" w:hAnsi="Times New Roman"/>
          <w:b/>
        </w:rPr>
        <w:t>Company</w:t>
      </w:r>
      <w:r w:rsidR="00B85926">
        <w:rPr>
          <w:rFonts w:ascii="Times New Roman" w:hAnsi="Times New Roman"/>
          <w:b/>
        </w:rPr>
        <w:t>’</w:t>
      </w:r>
      <w:r w:rsidRPr="00C1490B">
        <w:rPr>
          <w:rFonts w:ascii="Times New Roman" w:hAnsi="Times New Roman"/>
          <w:b/>
        </w:rPr>
        <w:t>s Representative.</w:t>
      </w:r>
      <w:r w:rsidRPr="00C1490B">
        <w:rPr>
          <w:rFonts w:ascii="Times New Roman" w:hAnsi="Times New Roman"/>
        </w:rPr>
        <w:t xml:space="preserve"> The term </w:t>
      </w:r>
      <w:r w:rsidR="00B85926">
        <w:rPr>
          <w:rFonts w:ascii="Times New Roman" w:hAnsi="Times New Roman"/>
        </w:rPr>
        <w:t>“</w:t>
      </w:r>
      <w:r w:rsidRPr="00C1490B">
        <w:rPr>
          <w:rFonts w:ascii="Times New Roman" w:hAnsi="Times New Roman"/>
        </w:rPr>
        <w:t>Company</w:t>
      </w:r>
      <w:r w:rsidR="00B85926">
        <w:rPr>
          <w:rFonts w:ascii="Times New Roman" w:hAnsi="Times New Roman"/>
        </w:rPr>
        <w:t>’</w:t>
      </w:r>
      <w:r w:rsidRPr="00C1490B">
        <w:rPr>
          <w:rFonts w:ascii="Times New Roman" w:hAnsi="Times New Roman"/>
        </w:rPr>
        <w:t>s Representative</w:t>
      </w:r>
      <w:r w:rsidR="00B85926">
        <w:rPr>
          <w:rFonts w:ascii="Times New Roman" w:hAnsi="Times New Roman"/>
        </w:rPr>
        <w:t>”</w:t>
      </w:r>
      <w:r w:rsidRPr="00C1490B">
        <w:rPr>
          <w:rFonts w:ascii="Times New Roman" w:hAnsi="Times New Roman"/>
        </w:rPr>
        <w:t xml:space="preserve"> shall have the meaning set forth in Section </w:t>
      </w:r>
      <w:r w:rsidR="00E52783" w:rsidRPr="00C1490B">
        <w:rPr>
          <w:rFonts w:ascii="Times New Roman" w:hAnsi="Times New Roman"/>
        </w:rPr>
        <w:fldChar w:fldCharType="begin"/>
      </w:r>
      <w:r w:rsidRPr="00C1490B">
        <w:rPr>
          <w:rFonts w:ascii="Times New Roman" w:hAnsi="Times New Roman"/>
        </w:rPr>
        <w:instrText xml:space="preserve"> REF _Ref323885758 \r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3.2</w:t>
      </w:r>
      <w:r w:rsidR="00E52783" w:rsidRPr="00C1490B">
        <w:rPr>
          <w:rFonts w:ascii="Times New Roman" w:hAnsi="Times New Roman"/>
        </w:rPr>
        <w:fldChar w:fldCharType="end"/>
      </w:r>
      <w:r w:rsidRPr="00C1490B">
        <w:rPr>
          <w:rStyle w:val="Prompt"/>
          <w:rFonts w:ascii="Times New Roman" w:hAnsi="Times New Roman"/>
          <w:sz w:val="20"/>
        </w:rPr>
        <w:t>.</w:t>
      </w:r>
    </w:p>
    <w:p w14:paraId="598B1F76" w14:textId="6FB826A9" w:rsidR="00DB7BD4" w:rsidRPr="00FA6536" w:rsidRDefault="00DB7BD4" w:rsidP="00FA6536">
      <w:pPr>
        <w:pStyle w:val="ArticleL3"/>
        <w:rPr>
          <w:rFonts w:ascii="Times New Roman" w:hAnsi="Times New Roman"/>
        </w:rPr>
      </w:pPr>
      <w:r w:rsidRPr="00FA6536">
        <w:rPr>
          <w:rFonts w:ascii="Times New Roman" w:hAnsi="Times New Roman"/>
          <w:b/>
        </w:rPr>
        <w:t>Confidential Information.</w:t>
      </w:r>
      <w:r w:rsidRPr="00FA6536">
        <w:rPr>
          <w:rFonts w:ascii="Times New Roman" w:hAnsi="Times New Roman"/>
        </w:rPr>
        <w:t xml:space="preserve"> Information furnished by one Party to the other with respect to the business, operations, assets, liabilities, plans, prospects and other affairs of the Party, including information which it considers proprietary, </w:t>
      </w:r>
      <w:del w:id="11" w:author="Santiago Angueira, Joanne" w:date="2021-07-23T13:07:00Z">
        <w:r w:rsidRPr="00FA6536" w:rsidDel="00145D6A">
          <w:rPr>
            <w:rFonts w:ascii="Times New Roman" w:hAnsi="Times New Roman"/>
          </w:rPr>
          <w:delText>whether such information is oral or</w:delText>
        </w:r>
      </w:del>
      <w:r w:rsidRPr="00FA6536">
        <w:rPr>
          <w:rFonts w:ascii="Times New Roman" w:hAnsi="Times New Roman"/>
        </w:rPr>
        <w:t xml:space="preserve"> in writing</w:t>
      </w:r>
      <w:ins w:id="12" w:author="Santiago Angueira, Joanne" w:date="2021-07-23T13:08:00Z">
        <w:r w:rsidR="00145D6A">
          <w:rPr>
            <w:rFonts w:ascii="Times New Roman" w:hAnsi="Times New Roman"/>
          </w:rPr>
          <w:t xml:space="preserve"> or in electronic form and clearly marked as “Confidential”, or if not in written form conveyed as confidential at the time of disclosure and reduced to writing and labeled confidential within fifteen (15) days of disclosed</w:t>
        </w:r>
      </w:ins>
      <w:r w:rsidRPr="00FA6536">
        <w:rPr>
          <w:rFonts w:ascii="Times New Roman" w:hAnsi="Times New Roman"/>
        </w:rPr>
        <w:t>, and including all copies and any analyses, compilations, data, studies, extracts, paraphrased text, references or other documents, drawings and specifications prepared or generated by the Party which contain, or are based in whole or in part upon, any such information or from which the substance of any such information may be implied or otherwise understood.</w:t>
      </w:r>
    </w:p>
    <w:p w14:paraId="547D16B3" w14:textId="6934E538" w:rsidR="00B44DC1" w:rsidRPr="00B44DC1" w:rsidRDefault="00B44DC1" w:rsidP="00DB7BD4">
      <w:pPr>
        <w:pStyle w:val="ArticleL3"/>
        <w:rPr>
          <w:rFonts w:ascii="Times New Roman" w:hAnsi="Times New Roman"/>
        </w:rPr>
      </w:pPr>
      <w:r>
        <w:rPr>
          <w:rFonts w:ascii="Times New Roman" w:hAnsi="Times New Roman"/>
          <w:b/>
          <w:bCs/>
        </w:rPr>
        <w:t xml:space="preserve">Contract Documents. </w:t>
      </w:r>
      <w:r>
        <w:rPr>
          <w:rFonts w:ascii="Times New Roman" w:hAnsi="Times New Roman"/>
        </w:rPr>
        <w:t xml:space="preserve">The Agreement. </w:t>
      </w:r>
    </w:p>
    <w:p w14:paraId="21B8F9FF" w14:textId="2475C115" w:rsidR="00DB7BD4" w:rsidRPr="00C1490B" w:rsidRDefault="00DB7BD4" w:rsidP="00DB7BD4">
      <w:pPr>
        <w:pStyle w:val="ArticleL3"/>
        <w:rPr>
          <w:rFonts w:ascii="Times New Roman" w:hAnsi="Times New Roman"/>
        </w:rPr>
      </w:pPr>
      <w:r w:rsidRPr="00C1490B">
        <w:rPr>
          <w:rFonts w:ascii="Times New Roman" w:hAnsi="Times New Roman"/>
          <w:b/>
        </w:rPr>
        <w:t xml:space="preserve">Dollars or </w:t>
      </w:r>
      <w:r w:rsidR="00460563">
        <w:rPr>
          <w:rFonts w:ascii="Times New Roman" w:hAnsi="Times New Roman"/>
          <w:b/>
        </w:rPr>
        <w:t>CDN</w:t>
      </w:r>
      <w:r w:rsidRPr="00C1490B">
        <w:rPr>
          <w:rFonts w:ascii="Times New Roman" w:hAnsi="Times New Roman"/>
          <w:b/>
        </w:rPr>
        <w:t>$.</w:t>
      </w:r>
      <w:r w:rsidRPr="00C1490B">
        <w:rPr>
          <w:rFonts w:ascii="Times New Roman" w:hAnsi="Times New Roman"/>
        </w:rPr>
        <w:t xml:space="preserve"> Lawful currency of </w:t>
      </w:r>
      <w:r w:rsidR="00460563">
        <w:rPr>
          <w:rFonts w:ascii="Times New Roman" w:hAnsi="Times New Roman"/>
        </w:rPr>
        <w:t>Canada</w:t>
      </w:r>
      <w:r w:rsidRPr="00C1490B">
        <w:rPr>
          <w:rFonts w:ascii="Times New Roman" w:hAnsi="Times New Roman"/>
        </w:rPr>
        <w:t>.</w:t>
      </w:r>
    </w:p>
    <w:p w14:paraId="505B8314" w14:textId="3358C549" w:rsidR="00DB7BD4" w:rsidRPr="00C1490B" w:rsidRDefault="00DB7BD4" w:rsidP="00DB7BD4">
      <w:pPr>
        <w:pStyle w:val="ArticleL3"/>
        <w:rPr>
          <w:rFonts w:ascii="Times New Roman" w:hAnsi="Times New Roman"/>
        </w:rPr>
      </w:pPr>
      <w:r w:rsidRPr="00C1490B">
        <w:rPr>
          <w:rFonts w:ascii="Times New Roman" w:hAnsi="Times New Roman"/>
          <w:b/>
        </w:rPr>
        <w:t>Equipment.</w:t>
      </w:r>
      <w:r w:rsidRPr="00C1490B">
        <w:rPr>
          <w:rFonts w:ascii="Times New Roman" w:hAnsi="Times New Roman"/>
        </w:rPr>
        <w:t xml:space="preserve"> The mining equipment and any associated goods described in each Purchase Order issued pursuant to this Agreement</w:t>
      </w:r>
      <w:r w:rsidR="00FF7A8E">
        <w:rPr>
          <w:rFonts w:ascii="Times New Roman" w:hAnsi="Times New Roman"/>
        </w:rPr>
        <w:t xml:space="preserve"> and found in </w:t>
      </w:r>
      <w:r w:rsidR="00A136FE">
        <w:rPr>
          <w:rFonts w:ascii="Times New Roman" w:hAnsi="Times New Roman"/>
        </w:rPr>
        <w:t>Schedule A-1</w:t>
      </w:r>
      <w:r w:rsidRPr="00C1490B">
        <w:rPr>
          <w:rFonts w:ascii="Times New Roman" w:hAnsi="Times New Roman"/>
        </w:rPr>
        <w:t>.</w:t>
      </w:r>
    </w:p>
    <w:p w14:paraId="7FBB0ACF" w14:textId="06C724E4" w:rsidR="00C94259" w:rsidRPr="00013881" w:rsidRDefault="00DB7BD4" w:rsidP="00013881">
      <w:pPr>
        <w:pStyle w:val="ArticleL3"/>
        <w:rPr>
          <w:rFonts w:ascii="Times New Roman" w:hAnsi="Times New Roman"/>
          <w:rPrChange w:id="13" w:author="Santiago Angueira, Joanne" w:date="2021-07-26T10:15:00Z">
            <w:rPr/>
          </w:rPrChange>
        </w:rPr>
      </w:pPr>
      <w:r w:rsidRPr="00013881">
        <w:rPr>
          <w:rFonts w:ascii="Times New Roman" w:hAnsi="Times New Roman"/>
          <w:b/>
          <w:rPrChange w:id="14" w:author="Santiago Angueira, Joanne" w:date="2021-07-26T10:15:00Z">
            <w:rPr>
              <w:b/>
            </w:rPr>
          </w:rPrChange>
        </w:rPr>
        <w:t>Force Majeure Event.</w:t>
      </w:r>
      <w:r w:rsidRPr="00013881">
        <w:rPr>
          <w:rFonts w:ascii="Times New Roman" w:hAnsi="Times New Roman"/>
          <w:rPrChange w:id="15" w:author="Santiago Angueira, Joanne" w:date="2021-07-26T10:15:00Z">
            <w:rPr/>
          </w:rPrChange>
        </w:rPr>
        <w:t xml:space="preserve"> Any act, event or condition that causes delay in or failure of performance of obligations under this Agreement (except for obligations to pay money due), to the extent that such act, event or condition </w:t>
      </w:r>
      <w:del w:id="16" w:author="Santiago Angueira, Joanne" w:date="2021-07-26T10:11:00Z">
        <w:r w:rsidRPr="00013881" w:rsidDel="00013881">
          <w:rPr>
            <w:rFonts w:ascii="Times New Roman" w:hAnsi="Times New Roman"/>
            <w:rPrChange w:id="17" w:author="Santiago Angueira, Joanne" w:date="2021-07-26T10:15:00Z">
              <w:rPr/>
            </w:rPrChange>
          </w:rPr>
          <w:delText>(i)</w:delText>
        </w:r>
      </w:del>
      <w:r w:rsidRPr="00013881">
        <w:rPr>
          <w:rFonts w:ascii="Times New Roman" w:hAnsi="Times New Roman"/>
          <w:rPrChange w:id="18" w:author="Santiago Angueira, Joanne" w:date="2021-07-26T10:15:00Z">
            <w:rPr/>
          </w:rPrChange>
        </w:rPr>
        <w:t xml:space="preserve"> is beyond the reasonable control </w:t>
      </w:r>
      <w:r w:rsidR="000B2CFF" w:rsidRPr="00013881">
        <w:rPr>
          <w:rFonts w:ascii="Times New Roman" w:hAnsi="Times New Roman"/>
          <w:rPrChange w:id="19" w:author="Santiago Angueira, Joanne" w:date="2021-07-26T10:15:00Z">
            <w:rPr/>
          </w:rPrChange>
        </w:rPr>
        <w:t xml:space="preserve">and without the fault or negligence </w:t>
      </w:r>
      <w:r w:rsidRPr="00013881">
        <w:rPr>
          <w:rFonts w:ascii="Times New Roman" w:hAnsi="Times New Roman"/>
          <w:rPrChange w:id="20" w:author="Santiago Angueira, Joanne" w:date="2021-07-26T10:15:00Z">
            <w:rPr/>
          </w:rPrChange>
        </w:rPr>
        <w:t>of the Party to this Agreement relying thereon</w:t>
      </w:r>
      <w:ins w:id="21" w:author="Santiago Angueira, Joanne" w:date="2021-07-26T10:11:00Z">
        <w:r w:rsidR="00013881" w:rsidRPr="00013881">
          <w:rPr>
            <w:rFonts w:ascii="Times New Roman" w:hAnsi="Times New Roman"/>
            <w:rPrChange w:id="22" w:author="Santiago Angueira, Joanne" w:date="2021-07-26T10:15:00Z">
              <w:rPr/>
            </w:rPrChange>
          </w:rPr>
          <w:t>. Force Majeure shall include without limiting the generality of the following, acts of God, fires, floods, severe or unusual storms, hurricanes, landslides, epidemics, pandemics, lighting, earthquakes, drought, blight, famine, quarantine, blockade, injunctions, material and/or labor shortages, material and/or supply chain disruptions, transportation related delays, war (declared or undeclared), insurrection, acts of terrorism, acts or orders of government or governmental bodies (including legislative bodies, local and Port Authorities), maritime disasters</w:t>
        </w:r>
      </w:ins>
      <w:ins w:id="23" w:author="Santiago Angueira, Joanne" w:date="2021-07-26T10:12:00Z">
        <w:r w:rsidR="00013881" w:rsidRPr="00013881">
          <w:rPr>
            <w:rFonts w:ascii="Times New Roman" w:hAnsi="Times New Roman"/>
            <w:rPrChange w:id="24" w:author="Santiago Angueira, Joanne" w:date="2021-07-26T10:15:00Z">
              <w:rPr/>
            </w:rPrChange>
          </w:rPr>
          <w:t>, boycotts or strikes other than strikes limited to the work force of Supplier.</w:t>
        </w:r>
      </w:ins>
      <w:del w:id="25" w:author="Santiago Angueira, Joanne" w:date="2021-07-23T13:10:00Z">
        <w:r w:rsidRPr="00013881" w:rsidDel="00145D6A">
          <w:rPr>
            <w:rFonts w:ascii="Times New Roman" w:hAnsi="Times New Roman"/>
            <w:rPrChange w:id="26" w:author="Santiago Angueira, Joanne" w:date="2021-07-26T10:15:00Z">
              <w:rPr/>
            </w:rPrChange>
          </w:rPr>
          <w:delText>,</w:delText>
        </w:r>
        <w:r w:rsidR="002D03EB" w:rsidRPr="00013881" w:rsidDel="00145D6A">
          <w:rPr>
            <w:rFonts w:ascii="Times New Roman" w:hAnsi="Times New Roman"/>
            <w:rPrChange w:id="27" w:author="Santiago Angueira, Joanne" w:date="2021-07-26T10:15:00Z">
              <w:rPr/>
            </w:rPrChange>
          </w:rPr>
          <w:delText xml:space="preserve"> and which, by the exercise of reasonable diligence, that Party could not, at the effective date of the Agreement, have reasonably contemplated happening and is unable to prevent or provide against</w:delText>
        </w:r>
      </w:del>
      <w:del w:id="28" w:author="Santiago Angueira, Joanne" w:date="2021-07-26T10:11:00Z">
        <w:r w:rsidR="002D03EB" w:rsidRPr="00013881" w:rsidDel="00013881">
          <w:rPr>
            <w:rFonts w:ascii="Times New Roman" w:hAnsi="Times New Roman"/>
            <w:rPrChange w:id="29" w:author="Santiago Angueira, Joanne" w:date="2021-07-26T10:15:00Z">
              <w:rPr/>
            </w:rPrChange>
          </w:rPr>
          <w:delText>;</w:delText>
        </w:r>
        <w:r w:rsidRPr="00013881" w:rsidDel="00013881">
          <w:rPr>
            <w:rFonts w:ascii="Times New Roman" w:hAnsi="Times New Roman"/>
            <w:rPrChange w:id="30" w:author="Santiago Angueira, Joanne" w:date="2021-07-26T10:15:00Z">
              <w:rPr/>
            </w:rPrChange>
          </w:rPr>
          <w:delText xml:space="preserve"> (ii) is not the result of any acts, unreasonable omissions or delays of the Party to this </w:delText>
        </w:r>
        <w:r w:rsidRPr="00013881" w:rsidDel="00013881">
          <w:rPr>
            <w:rFonts w:ascii="Times New Roman" w:hAnsi="Times New Roman"/>
            <w:rPrChange w:id="31" w:author="Santiago Angueira, Joanne" w:date="2021-07-26T10:15:00Z">
              <w:rPr/>
            </w:rPrChange>
          </w:rPr>
          <w:lastRenderedPageBreak/>
          <w:delText xml:space="preserve">Agreement relying thereon (or any third Person over whom such Party has control, including any Subcontractor), (iii) is not an act, event or condition, the risks or consequences of which the Party relying thereon has expressly agreed to assume hereunder </w:delText>
        </w:r>
      </w:del>
      <w:del w:id="32" w:author="Santiago Angueira, Joanne" w:date="2021-07-26T09:55:00Z">
        <w:r w:rsidRPr="00013881" w:rsidDel="00C10798">
          <w:rPr>
            <w:rFonts w:ascii="Times New Roman" w:hAnsi="Times New Roman"/>
            <w:rPrChange w:id="33" w:author="Santiago Angueira, Joanne" w:date="2021-07-26T10:15:00Z">
              <w:rPr/>
            </w:rPrChange>
          </w:rPr>
          <w:delText xml:space="preserve">and (iv) cannot be cured, remedied, avoided, offset, negotiated or otherwise overcome by the </w:delText>
        </w:r>
      </w:del>
      <w:del w:id="34" w:author="Santiago Angueira, Joanne" w:date="2021-07-23T13:11:00Z">
        <w:r w:rsidRPr="00013881" w:rsidDel="00145D6A">
          <w:rPr>
            <w:rFonts w:ascii="Times New Roman" w:hAnsi="Times New Roman"/>
            <w:rPrChange w:id="35" w:author="Santiago Angueira, Joanne" w:date="2021-07-26T10:15:00Z">
              <w:rPr/>
            </w:rPrChange>
          </w:rPr>
          <w:delText>prompt action or</w:delText>
        </w:r>
      </w:del>
      <w:del w:id="36" w:author="Santiago Angueira, Joanne" w:date="2021-07-26T09:56:00Z">
        <w:r w:rsidRPr="00013881" w:rsidDel="00C10798">
          <w:rPr>
            <w:rFonts w:ascii="Times New Roman" w:hAnsi="Times New Roman"/>
            <w:rPrChange w:id="37" w:author="Santiago Angueira, Joanne" w:date="2021-07-26T10:15:00Z">
              <w:rPr/>
            </w:rPrChange>
          </w:rPr>
          <w:delText xml:space="preserve"> exercise of due diligence by the Party relying thereon (or any third Person over whom such Party has control</w:delText>
        </w:r>
      </w:del>
      <w:del w:id="38" w:author="Santiago Angueira, Joanne" w:date="2021-07-23T13:12:00Z">
        <w:r w:rsidRPr="00013881" w:rsidDel="00145D6A">
          <w:rPr>
            <w:rFonts w:ascii="Times New Roman" w:hAnsi="Times New Roman"/>
            <w:rPrChange w:id="39" w:author="Santiago Angueira, Joanne" w:date="2021-07-26T10:15:00Z">
              <w:rPr/>
            </w:rPrChange>
          </w:rPr>
          <w:delText>, including any Subcontractor</w:delText>
        </w:r>
      </w:del>
      <w:del w:id="40" w:author="Santiago Angueira, Joanne" w:date="2021-07-26T09:56:00Z">
        <w:r w:rsidRPr="00013881" w:rsidDel="00C10798">
          <w:rPr>
            <w:rFonts w:ascii="Times New Roman" w:hAnsi="Times New Roman"/>
            <w:rPrChange w:id="41" w:author="Santiago Angueira, Joanne" w:date="2021-07-26T10:15:00Z">
              <w:rPr/>
            </w:rPrChange>
          </w:rPr>
          <w:delText>)</w:delText>
        </w:r>
      </w:del>
      <w:r w:rsidRPr="00013881">
        <w:rPr>
          <w:rFonts w:ascii="Times New Roman" w:hAnsi="Times New Roman"/>
          <w:rPrChange w:id="42" w:author="Santiago Angueira, Joanne" w:date="2021-07-26T10:15:00Z">
            <w:rPr/>
          </w:rPrChange>
        </w:rPr>
        <w:t xml:space="preserve">.  </w:t>
      </w:r>
      <w:r w:rsidR="0001798D" w:rsidRPr="00013881">
        <w:rPr>
          <w:rFonts w:ascii="Times New Roman" w:hAnsi="Times New Roman"/>
          <w:rPrChange w:id="43" w:author="Santiago Angueira, Joanne" w:date="2021-07-26T10:15:00Z">
            <w:rPr/>
          </w:rPrChange>
        </w:rPr>
        <w:t xml:space="preserve">Notwithstanding the generality of the foregoing, a </w:t>
      </w:r>
      <w:r w:rsidR="00B85926" w:rsidRPr="00013881">
        <w:rPr>
          <w:rFonts w:ascii="Times New Roman" w:hAnsi="Times New Roman"/>
          <w:rPrChange w:id="44" w:author="Santiago Angueira, Joanne" w:date="2021-07-26T10:15:00Z">
            <w:rPr/>
          </w:rPrChange>
        </w:rPr>
        <w:t>“</w:t>
      </w:r>
      <w:r w:rsidR="0001798D" w:rsidRPr="00013881">
        <w:rPr>
          <w:rFonts w:ascii="Times New Roman" w:hAnsi="Times New Roman"/>
          <w:rPrChange w:id="45" w:author="Santiago Angueira, Joanne" w:date="2021-07-26T10:15:00Z">
            <w:rPr/>
          </w:rPrChange>
        </w:rPr>
        <w:t>Force Majeure Event</w:t>
      </w:r>
      <w:r w:rsidR="00B85926" w:rsidRPr="00013881">
        <w:rPr>
          <w:rFonts w:ascii="Times New Roman" w:hAnsi="Times New Roman"/>
          <w:rPrChange w:id="46" w:author="Santiago Angueira, Joanne" w:date="2021-07-26T10:15:00Z">
            <w:rPr/>
          </w:rPrChange>
        </w:rPr>
        <w:t>”</w:t>
      </w:r>
      <w:r w:rsidR="0001798D" w:rsidRPr="00013881">
        <w:rPr>
          <w:rFonts w:ascii="Times New Roman" w:hAnsi="Times New Roman"/>
          <w:rPrChange w:id="47" w:author="Santiago Angueira, Joanne" w:date="2021-07-26T10:15:00Z">
            <w:rPr/>
          </w:rPrChange>
        </w:rPr>
        <w:t xml:space="preserve"> shall not include: </w:t>
      </w:r>
      <w:r w:rsidR="00926E09" w:rsidRPr="00013881">
        <w:rPr>
          <w:rFonts w:ascii="Times New Roman" w:hAnsi="Times New Roman"/>
          <w:rPrChange w:id="48" w:author="Santiago Angueira, Joanne" w:date="2021-07-26T10:15:00Z">
            <w:rPr/>
          </w:rPrChange>
        </w:rPr>
        <w:t xml:space="preserve">(i) </w:t>
      </w:r>
      <w:del w:id="49" w:author="Santiago Angueira, Joanne" w:date="2021-07-23T13:14:00Z">
        <w:r w:rsidR="00231D17" w:rsidRPr="00013881" w:rsidDel="00145D6A">
          <w:rPr>
            <w:rFonts w:ascii="Times New Roman" w:hAnsi="Times New Roman"/>
            <w:rPrChange w:id="50" w:author="Santiago Angueira, Joanne" w:date="2021-07-26T10:15:00Z">
              <w:rPr/>
            </w:rPrChange>
          </w:rPr>
          <w:delText>a pandemic or epidemic (including COVID-19);</w:delText>
        </w:r>
        <w:r w:rsidR="00926E09" w:rsidRPr="00013881" w:rsidDel="00145D6A">
          <w:rPr>
            <w:rFonts w:ascii="Times New Roman" w:hAnsi="Times New Roman"/>
            <w:rPrChange w:id="51" w:author="Santiago Angueira, Joanne" w:date="2021-07-26T10:15:00Z">
              <w:rPr/>
            </w:rPrChange>
          </w:rPr>
          <w:delText xml:space="preserve"> </w:delText>
        </w:r>
        <w:r w:rsidR="00190F9A" w:rsidRPr="00013881" w:rsidDel="00145D6A">
          <w:rPr>
            <w:rFonts w:ascii="Times New Roman" w:hAnsi="Times New Roman"/>
            <w:rPrChange w:id="52" w:author="Santiago Angueira, Joanne" w:date="2021-07-26T10:15:00Z">
              <w:rPr/>
            </w:rPrChange>
          </w:rPr>
          <w:delText>(ii)</w:delText>
        </w:r>
      </w:del>
      <w:r w:rsidR="00190F9A" w:rsidRPr="00013881">
        <w:rPr>
          <w:rFonts w:ascii="Times New Roman" w:hAnsi="Times New Roman"/>
          <w:rPrChange w:id="53" w:author="Santiago Angueira, Joanne" w:date="2021-07-26T10:15:00Z">
            <w:rPr/>
          </w:rPrChange>
        </w:rPr>
        <w:t xml:space="preserve"> </w:t>
      </w:r>
      <w:r w:rsidR="00926E09" w:rsidRPr="00013881">
        <w:rPr>
          <w:rFonts w:ascii="Times New Roman" w:hAnsi="Times New Roman"/>
          <w:rPrChange w:id="54" w:author="Santiago Angueira, Joanne" w:date="2021-07-26T10:15:00Z">
            <w:rPr/>
          </w:rPrChange>
        </w:rPr>
        <w:t>failure of equipment or software that could have been prevente</w:t>
      </w:r>
      <w:r w:rsidR="00EC5C50" w:rsidRPr="00013881">
        <w:rPr>
          <w:rFonts w:ascii="Times New Roman" w:hAnsi="Times New Roman"/>
          <w:rPrChange w:id="55" w:author="Santiago Angueira, Joanne" w:date="2021-07-26T10:15:00Z">
            <w:rPr/>
          </w:rPrChange>
        </w:rPr>
        <w:t xml:space="preserve">d by </w:t>
      </w:r>
      <w:ins w:id="56" w:author="Santiago Angueira, Joanne" w:date="2021-07-23T13:14:00Z">
        <w:r w:rsidR="00037B06" w:rsidRPr="00013881">
          <w:rPr>
            <w:rFonts w:ascii="Times New Roman" w:hAnsi="Times New Roman"/>
            <w:rPrChange w:id="57" w:author="Santiago Angueira, Joanne" w:date="2021-07-26T10:15:00Z">
              <w:rPr/>
            </w:rPrChange>
          </w:rPr>
          <w:t xml:space="preserve">commercially reasonable </w:t>
        </w:r>
      </w:ins>
      <w:del w:id="58" w:author="Santiago Angueira, Joanne" w:date="2021-07-23T13:15:00Z">
        <w:r w:rsidR="00EC5C50" w:rsidRPr="00013881" w:rsidDel="00037B06">
          <w:rPr>
            <w:rFonts w:ascii="Times New Roman" w:hAnsi="Times New Roman"/>
            <w:rPrChange w:id="59" w:author="Santiago Angueira, Joanne" w:date="2021-07-26T10:15:00Z">
              <w:rPr/>
            </w:rPrChange>
          </w:rPr>
          <w:delText>normal</w:delText>
        </w:r>
      </w:del>
      <w:r w:rsidR="00EC5C50" w:rsidRPr="00013881">
        <w:rPr>
          <w:rFonts w:ascii="Times New Roman" w:hAnsi="Times New Roman"/>
          <w:rPrChange w:id="60" w:author="Santiago Angueira, Joanne" w:date="2021-07-26T10:15:00Z">
            <w:rPr/>
          </w:rPrChange>
        </w:rPr>
        <w:t xml:space="preserve"> maintenance or upgrading</w:t>
      </w:r>
      <w:ins w:id="61" w:author="Santiago Angueira, Joanne" w:date="2021-07-23T13:19:00Z">
        <w:r w:rsidR="00037B06" w:rsidRPr="00013881">
          <w:rPr>
            <w:rFonts w:ascii="Times New Roman" w:hAnsi="Times New Roman"/>
            <w:rPrChange w:id="62" w:author="Santiago Angueira, Joanne" w:date="2021-07-26T10:15:00Z">
              <w:rPr/>
            </w:rPrChange>
          </w:rPr>
          <w:t xml:space="preserve"> (unless such failure is caused by circumstances which are themselves a </w:t>
        </w:r>
      </w:ins>
      <w:ins w:id="63" w:author="Santiago Angueira, Joanne" w:date="2021-07-23T13:20:00Z">
        <w:r w:rsidR="00037B06" w:rsidRPr="00013881">
          <w:rPr>
            <w:rFonts w:ascii="Times New Roman" w:hAnsi="Times New Roman"/>
            <w:rPrChange w:id="64" w:author="Santiago Angueira, Joanne" w:date="2021-07-26T10:15:00Z">
              <w:rPr/>
            </w:rPrChange>
          </w:rPr>
          <w:t>Force Majeure event)</w:t>
        </w:r>
      </w:ins>
      <w:r w:rsidR="00EC5C50" w:rsidRPr="00013881">
        <w:rPr>
          <w:rFonts w:ascii="Times New Roman" w:hAnsi="Times New Roman"/>
          <w:rPrChange w:id="65" w:author="Santiago Angueira, Joanne" w:date="2021-07-26T10:15:00Z">
            <w:rPr/>
          </w:rPrChange>
        </w:rPr>
        <w:t xml:space="preserve">; </w:t>
      </w:r>
      <w:del w:id="66" w:author="Santiago Angueira, Joanne" w:date="2021-07-23T13:18:00Z">
        <w:r w:rsidR="00190F9A" w:rsidRPr="00013881" w:rsidDel="00037B06">
          <w:rPr>
            <w:rFonts w:ascii="Times New Roman" w:hAnsi="Times New Roman"/>
            <w:rPrChange w:id="67" w:author="Santiago Angueira, Joanne" w:date="2021-07-26T10:15:00Z">
              <w:rPr/>
            </w:rPrChange>
          </w:rPr>
          <w:delText>(iii) shortage of labour, materials, equipment, transportation or utilities (unless caused by circumstances which are themselves a Force Majeure Ev</w:delText>
        </w:r>
      </w:del>
      <w:del w:id="68" w:author="Santiago Angueira, Joanne" w:date="2021-07-23T13:17:00Z">
        <w:r w:rsidR="00190F9A" w:rsidRPr="00013881" w:rsidDel="00037B06">
          <w:rPr>
            <w:rFonts w:ascii="Times New Roman" w:hAnsi="Times New Roman"/>
            <w:rPrChange w:id="69" w:author="Santiago Angueira, Joanne" w:date="2021-07-26T10:15:00Z">
              <w:rPr/>
            </w:rPrChange>
          </w:rPr>
          <w:delText>ent</w:delText>
        </w:r>
        <w:r w:rsidR="001625CF" w:rsidRPr="00013881" w:rsidDel="00037B06">
          <w:rPr>
            <w:rFonts w:ascii="Times New Roman" w:hAnsi="Times New Roman"/>
            <w:rPrChange w:id="70" w:author="Santiago Angueira, Joanne" w:date="2021-07-26T10:15:00Z">
              <w:rPr/>
            </w:rPrChange>
          </w:rPr>
          <w:delText>)</w:delText>
        </w:r>
      </w:del>
      <w:del w:id="71" w:author="Santiago Angueira, Joanne" w:date="2021-07-26T10:14:00Z">
        <w:r w:rsidR="00CB6BF9" w:rsidRPr="00013881" w:rsidDel="00013881">
          <w:rPr>
            <w:rFonts w:ascii="Times New Roman" w:hAnsi="Times New Roman"/>
            <w:rPrChange w:id="72" w:author="Santiago Angueira, Joanne" w:date="2021-07-26T10:15:00Z">
              <w:rPr/>
            </w:rPrChange>
          </w:rPr>
          <w:delText>; (</w:delText>
        </w:r>
      </w:del>
      <w:del w:id="73" w:author="Santiago Angueira, Joanne" w:date="2021-07-23T13:18:00Z">
        <w:r w:rsidR="00CB6BF9" w:rsidRPr="00013881" w:rsidDel="00037B06">
          <w:rPr>
            <w:rFonts w:ascii="Times New Roman" w:hAnsi="Times New Roman"/>
            <w:rPrChange w:id="74" w:author="Santiago Angueira, Joanne" w:date="2021-07-26T10:15:00Z">
              <w:rPr/>
            </w:rPrChange>
          </w:rPr>
          <w:delText>iv</w:delText>
        </w:r>
      </w:del>
      <w:del w:id="75" w:author="Santiago Angueira, Joanne" w:date="2021-07-26T10:14:00Z">
        <w:r w:rsidR="00CB6BF9" w:rsidRPr="00013881" w:rsidDel="00013881">
          <w:rPr>
            <w:rFonts w:ascii="Times New Roman" w:hAnsi="Times New Roman"/>
            <w:rPrChange w:id="76" w:author="Santiago Angueira, Joanne" w:date="2021-07-26T10:15:00Z">
              <w:rPr/>
            </w:rPrChange>
          </w:rPr>
          <w:delText xml:space="preserve">) Labour Dispute Actions directed solely at the Supplier </w:delText>
        </w:r>
      </w:del>
      <w:del w:id="77" w:author="Santiago Angueira, Joanne" w:date="2021-07-23T13:15:00Z">
        <w:r w:rsidR="00CB6BF9" w:rsidRPr="00013881" w:rsidDel="00037B06">
          <w:rPr>
            <w:rFonts w:ascii="Times New Roman" w:hAnsi="Times New Roman"/>
            <w:rPrChange w:id="78" w:author="Santiago Angueira, Joanne" w:date="2021-07-26T10:15:00Z">
              <w:rPr/>
            </w:rPrChange>
          </w:rPr>
          <w:delText xml:space="preserve">or any of its Subcontractors </w:delText>
        </w:r>
      </w:del>
      <w:del w:id="79" w:author="Santiago Angueira, Joanne" w:date="2021-07-26T10:14:00Z">
        <w:r w:rsidR="00CB6BF9" w:rsidRPr="00013881" w:rsidDel="00013881">
          <w:rPr>
            <w:rFonts w:ascii="Times New Roman" w:hAnsi="Times New Roman"/>
            <w:rPrChange w:id="80" w:author="Santiago Angueira, Joanne" w:date="2021-07-26T10:15:00Z">
              <w:rPr/>
            </w:rPrChange>
          </w:rPr>
          <w:delText>or solely involving the employees of the Supplier</w:delText>
        </w:r>
      </w:del>
      <w:del w:id="81" w:author="Santiago Angueira, Joanne" w:date="2021-07-23T13:14:00Z">
        <w:r w:rsidR="00CB6BF9" w:rsidRPr="00013881" w:rsidDel="00037B06">
          <w:rPr>
            <w:rFonts w:ascii="Times New Roman" w:hAnsi="Times New Roman"/>
            <w:rPrChange w:id="82" w:author="Santiago Angueira, Joanne" w:date="2021-07-26T10:15:00Z">
              <w:rPr/>
            </w:rPrChange>
          </w:rPr>
          <w:delText xml:space="preserve"> or any of its Subcontractors</w:delText>
        </w:r>
      </w:del>
      <w:r w:rsidR="00CB6BF9" w:rsidRPr="00013881">
        <w:rPr>
          <w:rFonts w:ascii="Times New Roman" w:hAnsi="Times New Roman"/>
          <w:rPrChange w:id="83" w:author="Santiago Angueira, Joanne" w:date="2021-07-26T10:15:00Z">
            <w:rPr/>
          </w:rPrChange>
        </w:rPr>
        <w:t>; (</w:t>
      </w:r>
      <w:ins w:id="84" w:author="Santiago Angueira, Joanne" w:date="2021-07-26T09:57:00Z">
        <w:r w:rsidR="00013881" w:rsidRPr="00013881">
          <w:rPr>
            <w:rFonts w:ascii="Times New Roman" w:hAnsi="Times New Roman"/>
            <w:rPrChange w:id="85" w:author="Santiago Angueira, Joanne" w:date="2021-07-26T10:15:00Z">
              <w:rPr/>
            </w:rPrChange>
          </w:rPr>
          <w:t>ii</w:t>
        </w:r>
      </w:ins>
      <w:del w:id="86" w:author="Santiago Angueira, Joanne" w:date="2021-07-26T09:57:00Z">
        <w:r w:rsidR="00CB6BF9" w:rsidRPr="00013881" w:rsidDel="00C10798">
          <w:rPr>
            <w:rFonts w:ascii="Times New Roman" w:hAnsi="Times New Roman"/>
            <w:rPrChange w:id="87" w:author="Santiago Angueira, Joanne" w:date="2021-07-26T10:15:00Z">
              <w:rPr/>
            </w:rPrChange>
          </w:rPr>
          <w:delText>v</w:delText>
        </w:r>
      </w:del>
      <w:r w:rsidR="00CB6BF9" w:rsidRPr="00013881">
        <w:rPr>
          <w:rFonts w:ascii="Times New Roman" w:hAnsi="Times New Roman"/>
          <w:rPrChange w:id="88" w:author="Santiago Angueira, Joanne" w:date="2021-07-26T10:15:00Z">
            <w:rPr/>
          </w:rPrChange>
        </w:rPr>
        <w:t>) lack of finances or inability to perform because of a Party</w:t>
      </w:r>
      <w:r w:rsidR="00B85926" w:rsidRPr="00013881">
        <w:rPr>
          <w:rFonts w:ascii="Times New Roman" w:hAnsi="Times New Roman"/>
          <w:rPrChange w:id="89" w:author="Santiago Angueira, Joanne" w:date="2021-07-26T10:15:00Z">
            <w:rPr/>
          </w:rPrChange>
        </w:rPr>
        <w:t>’</w:t>
      </w:r>
      <w:r w:rsidR="00CB6BF9" w:rsidRPr="00013881">
        <w:rPr>
          <w:rFonts w:ascii="Times New Roman" w:hAnsi="Times New Roman"/>
          <w:rPrChange w:id="90" w:author="Santiago Angueira, Joanne" w:date="2021-07-26T10:15:00Z">
            <w:rPr/>
          </w:rPrChange>
        </w:rPr>
        <w:t>s financial condition</w:t>
      </w:r>
      <w:ins w:id="91" w:author="Santiago Angueira, Joanne" w:date="2021-07-26T10:16:00Z">
        <w:r w:rsidR="00013881">
          <w:rPr>
            <w:rFonts w:ascii="Times New Roman" w:hAnsi="Times New Roman"/>
          </w:rPr>
          <w:t xml:space="preserve"> </w:t>
        </w:r>
      </w:ins>
      <w:ins w:id="92" w:author="Santiago Angueira, Joanne" w:date="2021-07-26T10:15:00Z">
        <w:r w:rsidR="00013881" w:rsidRPr="00013881">
          <w:rPr>
            <w:rFonts w:ascii="Times New Roman" w:hAnsi="Times New Roman"/>
          </w:rPr>
          <w:t>(unless such failure is caused by circumstances which are themselves a Force Majeure event)</w:t>
        </w:r>
      </w:ins>
      <w:r w:rsidR="00CB6BF9" w:rsidRPr="00013881">
        <w:rPr>
          <w:rFonts w:ascii="Times New Roman" w:hAnsi="Times New Roman"/>
          <w:rPrChange w:id="93" w:author="Santiago Angueira, Joanne" w:date="2021-07-26T10:15:00Z">
            <w:rPr/>
          </w:rPrChange>
        </w:rPr>
        <w:t>; or (</w:t>
      </w:r>
      <w:ins w:id="94" w:author="Santiago Angueira, Joanne" w:date="2021-07-26T09:57:00Z">
        <w:r w:rsidR="00C10798" w:rsidRPr="00013881">
          <w:rPr>
            <w:rFonts w:ascii="Times New Roman" w:hAnsi="Times New Roman"/>
            <w:rPrChange w:id="95" w:author="Santiago Angueira, Joanne" w:date="2021-07-26T10:15:00Z">
              <w:rPr/>
            </w:rPrChange>
          </w:rPr>
          <w:t>i</w:t>
        </w:r>
      </w:ins>
      <w:ins w:id="96" w:author="Santiago Angueira, Joanne" w:date="2021-07-26T10:15:00Z">
        <w:r w:rsidR="00013881" w:rsidRPr="00013881">
          <w:rPr>
            <w:rFonts w:ascii="Times New Roman" w:hAnsi="Times New Roman"/>
            <w:rPrChange w:id="97" w:author="Santiago Angueira, Joanne" w:date="2021-07-26T10:15:00Z">
              <w:rPr/>
            </w:rPrChange>
          </w:rPr>
          <w:t>ii</w:t>
        </w:r>
      </w:ins>
      <w:del w:id="98" w:author="Santiago Angueira, Joanne" w:date="2021-07-26T10:14:00Z">
        <w:r w:rsidR="00CB6BF9" w:rsidRPr="00013881" w:rsidDel="00013881">
          <w:rPr>
            <w:rFonts w:ascii="Times New Roman" w:hAnsi="Times New Roman"/>
            <w:rPrChange w:id="99" w:author="Santiago Angueira, Joanne" w:date="2021-07-26T10:15:00Z">
              <w:rPr/>
            </w:rPrChange>
          </w:rPr>
          <w:delText>v</w:delText>
        </w:r>
      </w:del>
      <w:del w:id="100" w:author="Santiago Angueira, Joanne" w:date="2021-07-26T09:57:00Z">
        <w:r w:rsidR="00CB6BF9" w:rsidRPr="00013881" w:rsidDel="00C10798">
          <w:rPr>
            <w:rFonts w:ascii="Times New Roman" w:hAnsi="Times New Roman"/>
            <w:rPrChange w:id="101" w:author="Santiago Angueira, Joanne" w:date="2021-07-26T10:15:00Z">
              <w:rPr/>
            </w:rPrChange>
          </w:rPr>
          <w:delText>i</w:delText>
        </w:r>
      </w:del>
      <w:r w:rsidR="00CB6BF9" w:rsidRPr="00013881">
        <w:rPr>
          <w:rFonts w:ascii="Times New Roman" w:hAnsi="Times New Roman"/>
          <w:rPrChange w:id="102" w:author="Santiago Angueira, Joanne" w:date="2021-07-26T10:15:00Z">
            <w:rPr/>
          </w:rPrChange>
        </w:rPr>
        <w:t xml:space="preserve">) climatic or weather conditions reasonably expected to occur within the geographic area of the Site. </w:t>
      </w:r>
    </w:p>
    <w:p w14:paraId="2E742F2A" w14:textId="26202019" w:rsidR="00DB7BD4" w:rsidRPr="00C1490B" w:rsidRDefault="00DB7BD4" w:rsidP="00DB7BD4">
      <w:pPr>
        <w:pStyle w:val="ArticleL3"/>
        <w:rPr>
          <w:rFonts w:ascii="Times New Roman" w:hAnsi="Times New Roman"/>
        </w:rPr>
      </w:pPr>
      <w:r w:rsidRPr="00522D34">
        <w:rPr>
          <w:rFonts w:ascii="Times New Roman" w:hAnsi="Times New Roman"/>
          <w:b/>
        </w:rPr>
        <w:t>Governmental Authority.</w:t>
      </w:r>
      <w:r w:rsidRPr="00522D34">
        <w:rPr>
          <w:rFonts w:ascii="Times New Roman" w:hAnsi="Times New Roman"/>
        </w:rPr>
        <w:t xml:space="preserve"> Any (i) federal, provincial, municipal, local or other governmental or public department, court, commission</w:t>
      </w:r>
      <w:r w:rsidRPr="00C1490B">
        <w:rPr>
          <w:rFonts w:ascii="Times New Roman" w:hAnsi="Times New Roman"/>
        </w:rPr>
        <w:t>, board, bureau, agency or instrumentality, (ii) subdivision or authority of any of the above, (iii) quasi-governmental or private body exercising any regulatory, expropriation or taxing authority under or for the account of any of the above having or claiming a regulatory interest in or jurisdiction over any Party to this Agreement or the Project (or the construction thereof).</w:t>
      </w:r>
    </w:p>
    <w:p w14:paraId="3A42207F" w14:textId="22D3F98F" w:rsidR="00DB7BD4" w:rsidRPr="00C1490B" w:rsidRDefault="00DB7BD4" w:rsidP="00DB7BD4">
      <w:pPr>
        <w:pStyle w:val="ArticleL3"/>
        <w:rPr>
          <w:rFonts w:ascii="Times New Roman" w:hAnsi="Times New Roman"/>
        </w:rPr>
      </w:pPr>
      <w:r w:rsidRPr="00C1490B">
        <w:rPr>
          <w:rFonts w:ascii="Times New Roman" w:hAnsi="Times New Roman"/>
          <w:b/>
        </w:rPr>
        <w:t>Hazardous Substance.</w:t>
      </w:r>
      <w:r w:rsidRPr="00C1490B">
        <w:rPr>
          <w:rFonts w:ascii="Times New Roman" w:hAnsi="Times New Roman"/>
        </w:rPr>
        <w:t xml:space="preserve"> Any contaminant, pollutant, dangerous or potentially dangerous, noxious, infectious, irritable, corrosive, oxidizing, or toxic substance or residue, hazardous waste or material, flammable or explosive substance, radioactive material, or any other waste, substance or material whatsoever that affects or endangers human health, including those classified as dangerous in international conventions ratified by </w:t>
      </w:r>
      <w:r w:rsidR="00F61379">
        <w:rPr>
          <w:rFonts w:ascii="Times New Roman" w:hAnsi="Times New Roman"/>
        </w:rPr>
        <w:t>Canada</w:t>
      </w:r>
      <w:r w:rsidRPr="00C1490B">
        <w:rPr>
          <w:rFonts w:ascii="Times New Roman" w:hAnsi="Times New Roman"/>
        </w:rPr>
        <w:t>, and those covered by or regulat</w:t>
      </w:r>
      <w:r w:rsidR="007D6B71" w:rsidRPr="00C1490B">
        <w:rPr>
          <w:rFonts w:ascii="Times New Roman" w:hAnsi="Times New Roman"/>
        </w:rPr>
        <w:t>ed under any environmental laws</w:t>
      </w:r>
      <w:r w:rsidRPr="00C1490B">
        <w:rPr>
          <w:rFonts w:ascii="Times New Roman" w:hAnsi="Times New Roman"/>
        </w:rPr>
        <w:t>.</w:t>
      </w:r>
    </w:p>
    <w:p w14:paraId="14AD28E1" w14:textId="77777777" w:rsidR="00DB7BD4" w:rsidRPr="00C1490B" w:rsidRDefault="00DB7BD4" w:rsidP="00DB7BD4">
      <w:pPr>
        <w:pStyle w:val="ArticleL3"/>
        <w:rPr>
          <w:rFonts w:ascii="Times New Roman" w:hAnsi="Times New Roman"/>
        </w:rPr>
      </w:pPr>
      <w:r w:rsidRPr="00C1490B">
        <w:rPr>
          <w:rFonts w:ascii="Times New Roman" w:hAnsi="Times New Roman"/>
          <w:b/>
        </w:rPr>
        <w:t>Intellectual Property.</w:t>
      </w:r>
      <w:r w:rsidRPr="00C1490B">
        <w:rPr>
          <w:rFonts w:ascii="Times New Roman" w:hAnsi="Times New Roman"/>
        </w:rPr>
        <w:t xml:space="preserve"> In connection with a specified subject matter, on a worldwide basis, all registered or unregistered Trade-Marks, trade names, patents, copyrights, trade secrets, designs, rights of publicity, mask work rights, utility models and other industrial or intangible property rights of a similar nature, all grants and registrations worldwide in connection with the foregoing and all other rights with respect thereto existing other than pursuant to grant or registration; all applications for any such grant or registration, all rights of priority under international conventions to make such applications and the right to control their prosecution, and all amendments, continuations, divisions and continuations-in-part of such applications; and all corrections, reissues, patents of addition, extensions and renewals of any such grant, registration or right.</w:t>
      </w:r>
    </w:p>
    <w:p w14:paraId="5205EC9F" w14:textId="77777777" w:rsidR="00DB7BD4" w:rsidRPr="00C1490B" w:rsidRDefault="00DB7BD4" w:rsidP="00DB7BD4">
      <w:pPr>
        <w:pStyle w:val="ArticleL3"/>
        <w:rPr>
          <w:rFonts w:ascii="Times New Roman" w:hAnsi="Times New Roman"/>
        </w:rPr>
      </w:pPr>
      <w:r w:rsidRPr="00C1490B">
        <w:rPr>
          <w:rFonts w:ascii="Times New Roman" w:hAnsi="Times New Roman"/>
          <w:b/>
        </w:rPr>
        <w:t>Labour Dispute Action.</w:t>
      </w:r>
      <w:r w:rsidRPr="00C1490B">
        <w:rPr>
          <w:rFonts w:ascii="Times New Roman" w:hAnsi="Times New Roman"/>
        </w:rPr>
        <w:t xml:space="preserve"> Any action initiated by labour in connection with a labour dispute, including strikes, work stoppages, slowdowns or other similar actions that affect the procurement, supply, transportation, delivery or commissioning of the Equipment.</w:t>
      </w:r>
    </w:p>
    <w:p w14:paraId="48536208" w14:textId="778B67CB" w:rsidR="00DB7BD4" w:rsidRPr="00C1490B" w:rsidRDefault="00DB7BD4" w:rsidP="00DB7BD4">
      <w:pPr>
        <w:pStyle w:val="ArticleL3"/>
        <w:rPr>
          <w:rFonts w:ascii="Times New Roman" w:hAnsi="Times New Roman"/>
        </w:rPr>
      </w:pPr>
      <w:r w:rsidRPr="00C1490B">
        <w:rPr>
          <w:rFonts w:ascii="Times New Roman" w:hAnsi="Times New Roman"/>
          <w:b/>
        </w:rPr>
        <w:t>Licensee.</w:t>
      </w:r>
      <w:r w:rsidRPr="00C1490B">
        <w:rPr>
          <w:rFonts w:ascii="Times New Roman" w:hAnsi="Times New Roman"/>
        </w:rPr>
        <w:t xml:space="preserve"> The term </w:t>
      </w:r>
      <w:r w:rsidR="00B85926">
        <w:rPr>
          <w:rFonts w:ascii="Times New Roman" w:hAnsi="Times New Roman"/>
        </w:rPr>
        <w:t>“</w:t>
      </w:r>
      <w:r w:rsidRPr="00C1490B">
        <w:rPr>
          <w:rFonts w:ascii="Times New Roman" w:hAnsi="Times New Roman"/>
        </w:rPr>
        <w:t>Licensee</w:t>
      </w:r>
      <w:r w:rsidR="00B85926">
        <w:rPr>
          <w:rFonts w:ascii="Times New Roman" w:hAnsi="Times New Roman"/>
        </w:rPr>
        <w:t>”</w:t>
      </w:r>
      <w:r w:rsidRPr="00C1490B">
        <w:rPr>
          <w:rFonts w:ascii="Times New Roman" w:hAnsi="Times New Roman"/>
        </w:rPr>
        <w:t xml:space="preserve"> shall have the meaning set forth in Section </w:t>
      </w:r>
      <w:r w:rsidR="00E52783" w:rsidRPr="00C1490B">
        <w:rPr>
          <w:rFonts w:ascii="Times New Roman" w:hAnsi="Times New Roman"/>
        </w:rPr>
        <w:fldChar w:fldCharType="begin"/>
      </w:r>
      <w:r w:rsidRPr="00C1490B">
        <w:rPr>
          <w:rFonts w:ascii="Times New Roman" w:hAnsi="Times New Roman"/>
        </w:rPr>
        <w:instrText xml:space="preserve"> REF _Ref324490446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9.4</w:t>
      </w:r>
      <w:r w:rsidR="00E52783" w:rsidRPr="00C1490B">
        <w:rPr>
          <w:rFonts w:ascii="Times New Roman" w:hAnsi="Times New Roman"/>
        </w:rPr>
        <w:fldChar w:fldCharType="end"/>
      </w:r>
      <w:r w:rsidR="003A5F57">
        <w:rPr>
          <w:rFonts w:ascii="Times New Roman" w:hAnsi="Times New Roman"/>
        </w:rPr>
        <w:t>.</w:t>
      </w:r>
    </w:p>
    <w:p w14:paraId="41E4B7AE" w14:textId="72E321E7" w:rsidR="00DB7BD4" w:rsidRPr="00C1490B" w:rsidRDefault="00DB7BD4" w:rsidP="00DB7BD4">
      <w:pPr>
        <w:pStyle w:val="ArticleL3"/>
        <w:rPr>
          <w:rFonts w:ascii="Times New Roman" w:hAnsi="Times New Roman"/>
        </w:rPr>
      </w:pPr>
      <w:r w:rsidRPr="00C1490B">
        <w:rPr>
          <w:rFonts w:ascii="Times New Roman" w:hAnsi="Times New Roman"/>
          <w:b/>
        </w:rPr>
        <w:t>Licensor.</w:t>
      </w:r>
      <w:r w:rsidRPr="00C1490B">
        <w:rPr>
          <w:rFonts w:ascii="Times New Roman" w:hAnsi="Times New Roman"/>
        </w:rPr>
        <w:t xml:space="preserve"> The term </w:t>
      </w:r>
      <w:r w:rsidR="00B85926">
        <w:rPr>
          <w:rFonts w:ascii="Times New Roman" w:hAnsi="Times New Roman"/>
        </w:rPr>
        <w:t>“</w:t>
      </w:r>
      <w:r w:rsidRPr="00C1490B">
        <w:rPr>
          <w:rFonts w:ascii="Times New Roman" w:hAnsi="Times New Roman"/>
        </w:rPr>
        <w:t>Licensor</w:t>
      </w:r>
      <w:r w:rsidR="00B85926">
        <w:rPr>
          <w:rFonts w:ascii="Times New Roman" w:hAnsi="Times New Roman"/>
        </w:rPr>
        <w:t>”</w:t>
      </w:r>
      <w:r w:rsidRPr="00C1490B">
        <w:rPr>
          <w:rFonts w:ascii="Times New Roman" w:hAnsi="Times New Roman"/>
        </w:rPr>
        <w:t xml:space="preserve"> shall have the meaning set forth in Section </w:t>
      </w:r>
      <w:r w:rsidR="00E52783" w:rsidRPr="00C1490B">
        <w:rPr>
          <w:rFonts w:ascii="Times New Roman" w:hAnsi="Times New Roman"/>
        </w:rPr>
        <w:fldChar w:fldCharType="begin"/>
      </w:r>
      <w:r w:rsidRPr="00C1490B">
        <w:rPr>
          <w:rFonts w:ascii="Times New Roman" w:hAnsi="Times New Roman"/>
        </w:rPr>
        <w:instrText xml:space="preserve"> REF _Ref324490453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9.4</w:t>
      </w:r>
      <w:r w:rsidR="00E52783" w:rsidRPr="00C1490B">
        <w:rPr>
          <w:rFonts w:ascii="Times New Roman" w:hAnsi="Times New Roman"/>
        </w:rPr>
        <w:fldChar w:fldCharType="end"/>
      </w:r>
      <w:r w:rsidRPr="00C1490B">
        <w:rPr>
          <w:rFonts w:ascii="Times New Roman" w:hAnsi="Times New Roman"/>
        </w:rPr>
        <w:t>.</w:t>
      </w:r>
    </w:p>
    <w:p w14:paraId="7E6761D4" w14:textId="77777777" w:rsidR="00DB7BD4" w:rsidRPr="00C1490B" w:rsidRDefault="00DB7BD4" w:rsidP="00DB7BD4">
      <w:pPr>
        <w:pStyle w:val="ArticleL3"/>
        <w:rPr>
          <w:rFonts w:ascii="Times New Roman" w:hAnsi="Times New Roman"/>
        </w:rPr>
      </w:pPr>
      <w:r w:rsidRPr="00C1490B">
        <w:rPr>
          <w:rFonts w:ascii="Times New Roman" w:hAnsi="Times New Roman"/>
          <w:b/>
        </w:rPr>
        <w:t>Notice.</w:t>
      </w:r>
      <w:r w:rsidRPr="00C1490B">
        <w:rPr>
          <w:rFonts w:ascii="Times New Roman" w:hAnsi="Times New Roman"/>
        </w:rPr>
        <w:t xml:space="preserve"> A written communication between the Parties hereto required or permitted by this Agreement, conforming to the requirements of Section </w:t>
      </w:r>
      <w:r w:rsidR="00E52783" w:rsidRPr="00C1490B">
        <w:rPr>
          <w:rFonts w:ascii="Times New Roman" w:hAnsi="Times New Roman"/>
        </w:rPr>
        <w:fldChar w:fldCharType="begin"/>
      </w:r>
      <w:r w:rsidRPr="00C1490B">
        <w:rPr>
          <w:rFonts w:ascii="Times New Roman" w:hAnsi="Times New Roman"/>
        </w:rPr>
        <w:instrText xml:space="preserve"> REF _Ref323652749 \r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18.1</w:t>
      </w:r>
      <w:r w:rsidR="00E52783" w:rsidRPr="00C1490B">
        <w:rPr>
          <w:rFonts w:ascii="Times New Roman" w:hAnsi="Times New Roman"/>
        </w:rPr>
        <w:fldChar w:fldCharType="end"/>
      </w:r>
      <w:r w:rsidRPr="00C1490B">
        <w:rPr>
          <w:rFonts w:ascii="Times New Roman" w:hAnsi="Times New Roman"/>
        </w:rPr>
        <w:t>.</w:t>
      </w:r>
    </w:p>
    <w:p w14:paraId="5F20F721" w14:textId="32614CF5" w:rsidR="00DB7BD4" w:rsidRPr="00C1490B" w:rsidRDefault="00DB7BD4" w:rsidP="00DB7BD4">
      <w:pPr>
        <w:pStyle w:val="ArticleL3"/>
        <w:rPr>
          <w:rFonts w:ascii="Times New Roman" w:hAnsi="Times New Roman"/>
        </w:rPr>
      </w:pPr>
      <w:r w:rsidRPr="00C1490B">
        <w:rPr>
          <w:rFonts w:ascii="Times New Roman" w:hAnsi="Times New Roman"/>
          <w:b/>
        </w:rPr>
        <w:lastRenderedPageBreak/>
        <w:t>Parties.</w:t>
      </w:r>
      <w:r w:rsidRPr="00C1490B">
        <w:rPr>
          <w:rFonts w:ascii="Times New Roman" w:hAnsi="Times New Roman"/>
        </w:rPr>
        <w:t xml:space="preserve"> The Company and the Supplier, and the term </w:t>
      </w:r>
      <w:r w:rsidR="00B85926">
        <w:rPr>
          <w:rFonts w:ascii="Times New Roman" w:hAnsi="Times New Roman"/>
        </w:rPr>
        <w:t>“</w:t>
      </w:r>
      <w:r w:rsidRPr="00C1490B">
        <w:rPr>
          <w:rFonts w:ascii="Times New Roman" w:hAnsi="Times New Roman"/>
          <w:b/>
        </w:rPr>
        <w:t>Party</w:t>
      </w:r>
      <w:r w:rsidR="00B85926">
        <w:rPr>
          <w:rFonts w:ascii="Times New Roman" w:hAnsi="Times New Roman"/>
        </w:rPr>
        <w:t>”</w:t>
      </w:r>
      <w:r w:rsidRPr="00C1490B">
        <w:rPr>
          <w:rFonts w:ascii="Times New Roman" w:hAnsi="Times New Roman"/>
        </w:rPr>
        <w:t xml:space="preserve"> shall mean either the Company or the Supplier.</w:t>
      </w:r>
    </w:p>
    <w:p w14:paraId="0EB5833C" w14:textId="77777777" w:rsidR="00DB7BD4" w:rsidRPr="00C1490B" w:rsidRDefault="00DB7BD4" w:rsidP="00DB7BD4">
      <w:pPr>
        <w:pStyle w:val="ArticleL3"/>
        <w:rPr>
          <w:rFonts w:ascii="Times New Roman" w:hAnsi="Times New Roman"/>
        </w:rPr>
      </w:pPr>
      <w:r w:rsidRPr="00C1490B">
        <w:rPr>
          <w:rFonts w:ascii="Times New Roman" w:hAnsi="Times New Roman"/>
          <w:b/>
        </w:rPr>
        <w:t>Permits.</w:t>
      </w:r>
      <w:r w:rsidRPr="00C1490B">
        <w:rPr>
          <w:rFonts w:ascii="Times New Roman" w:hAnsi="Times New Roman"/>
        </w:rPr>
        <w:t xml:space="preserve"> Any authorization, consent, approval, license, lease, ruling, permit, exemption, filing, variance, order, judgment, decree, publication, notice to, declaration of or with or regulation by or of any Governmental Authority relating to the Equipment.</w:t>
      </w:r>
    </w:p>
    <w:p w14:paraId="64784AE5" w14:textId="77777777" w:rsidR="00DB7BD4" w:rsidRPr="00C1490B" w:rsidRDefault="00DB7BD4" w:rsidP="00DB7BD4">
      <w:pPr>
        <w:pStyle w:val="ArticleL3"/>
        <w:rPr>
          <w:rFonts w:ascii="Times New Roman" w:hAnsi="Times New Roman"/>
        </w:rPr>
      </w:pPr>
      <w:r w:rsidRPr="00C1490B">
        <w:rPr>
          <w:rFonts w:ascii="Times New Roman" w:hAnsi="Times New Roman"/>
          <w:b/>
        </w:rPr>
        <w:t>Person.</w:t>
      </w:r>
      <w:r w:rsidRPr="00C1490B">
        <w:rPr>
          <w:rFonts w:ascii="Times New Roman" w:hAnsi="Times New Roman"/>
        </w:rPr>
        <w:t xml:space="preserve"> A natural person, corporation, unincorporated organization, partnership, joint venture, an unincorporated association, trust or any other entity or organization, including a Governmental Authority.</w:t>
      </w:r>
    </w:p>
    <w:p w14:paraId="75DE1292" w14:textId="430F8DDC" w:rsidR="00DB7BD4" w:rsidRPr="00C1490B" w:rsidRDefault="00DB7BD4" w:rsidP="00DB7BD4">
      <w:pPr>
        <w:pStyle w:val="ArticleL3"/>
        <w:rPr>
          <w:rFonts w:ascii="Times New Roman" w:hAnsi="Times New Roman"/>
        </w:rPr>
      </w:pPr>
      <w:r w:rsidRPr="00C1490B">
        <w:rPr>
          <w:rFonts w:ascii="Times New Roman" w:hAnsi="Times New Roman"/>
          <w:b/>
        </w:rPr>
        <w:t>Project.</w:t>
      </w:r>
      <w:r w:rsidR="007D6B71" w:rsidRPr="00C1490B">
        <w:rPr>
          <w:rFonts w:ascii="Times New Roman" w:hAnsi="Times New Roman"/>
        </w:rPr>
        <w:t xml:space="preserve"> The </w:t>
      </w:r>
      <w:r w:rsidR="00D17B60">
        <w:rPr>
          <w:rFonts w:ascii="Times New Roman" w:hAnsi="Times New Roman"/>
        </w:rPr>
        <w:t xml:space="preserve">shaft </w:t>
      </w:r>
      <w:r w:rsidRPr="00C1490B">
        <w:rPr>
          <w:rFonts w:ascii="Times New Roman" w:hAnsi="Times New Roman"/>
        </w:rPr>
        <w:t>project</w:t>
      </w:r>
      <w:r w:rsidR="00D17B60">
        <w:rPr>
          <w:rFonts w:ascii="Times New Roman" w:hAnsi="Times New Roman"/>
        </w:rPr>
        <w:t xml:space="preserve"> at </w:t>
      </w:r>
      <w:r w:rsidR="00E6741A">
        <w:rPr>
          <w:rFonts w:ascii="Times New Roman" w:hAnsi="Times New Roman"/>
        </w:rPr>
        <w:t>Hyperscale Data Center – 35MW Hyperscale Data Center</w:t>
      </w:r>
      <w:r w:rsidR="00D17B60">
        <w:rPr>
          <w:rFonts w:ascii="Times New Roman" w:hAnsi="Times New Roman"/>
        </w:rPr>
        <w:t xml:space="preserve"> mine located </w:t>
      </w:r>
      <w:r w:rsidR="00B5307E">
        <w:rPr>
          <w:rFonts w:ascii="Times New Roman" w:hAnsi="Times New Roman"/>
        </w:rPr>
        <w:t>near Dubreuilville, Ontario</w:t>
      </w:r>
      <w:r w:rsidRPr="00C1490B">
        <w:rPr>
          <w:rFonts w:ascii="Times New Roman" w:hAnsi="Times New Roman"/>
        </w:rPr>
        <w:t>.</w:t>
      </w:r>
    </w:p>
    <w:p w14:paraId="637B7402" w14:textId="2BC79DB8" w:rsidR="00DB7BD4" w:rsidRPr="00C1490B" w:rsidRDefault="00DB7BD4" w:rsidP="00DB7BD4">
      <w:pPr>
        <w:pStyle w:val="ArticleL3"/>
        <w:rPr>
          <w:rFonts w:ascii="Times New Roman" w:hAnsi="Times New Roman"/>
        </w:rPr>
      </w:pPr>
      <w:r w:rsidRPr="00C1490B">
        <w:rPr>
          <w:rFonts w:ascii="Times New Roman" w:hAnsi="Times New Roman"/>
          <w:b/>
        </w:rPr>
        <w:t>Purchase Order.</w:t>
      </w:r>
      <w:r w:rsidRPr="00C1490B">
        <w:rPr>
          <w:rFonts w:ascii="Times New Roman" w:hAnsi="Times New Roman"/>
        </w:rPr>
        <w:t xml:space="preserve"> A purchase order issued by the Company and accepted by the Supplier pursuant to this Agreement in respect of one or more units of Equipment, substantially in the form of </w:t>
      </w:r>
      <w:r w:rsidRPr="00003E6A">
        <w:rPr>
          <w:rFonts w:ascii="Times New Roman" w:hAnsi="Times New Roman"/>
        </w:rPr>
        <w:t xml:space="preserve">Schedule </w:t>
      </w:r>
      <w:r w:rsidR="00A47219">
        <w:rPr>
          <w:rFonts w:ascii="Times New Roman" w:hAnsi="Times New Roman"/>
        </w:rPr>
        <w:t>D</w:t>
      </w:r>
      <w:r w:rsidRPr="00003E6A">
        <w:rPr>
          <w:rFonts w:ascii="Times New Roman" w:hAnsi="Times New Roman"/>
        </w:rPr>
        <w:t>.</w:t>
      </w:r>
    </w:p>
    <w:p w14:paraId="121E4C11" w14:textId="1FABC15A" w:rsidR="00DB7BD4" w:rsidRPr="00C1490B" w:rsidRDefault="00DB7BD4" w:rsidP="00DB7BD4">
      <w:pPr>
        <w:pStyle w:val="ArticleL3"/>
        <w:rPr>
          <w:rFonts w:ascii="Times New Roman" w:hAnsi="Times New Roman"/>
        </w:rPr>
      </w:pPr>
      <w:r w:rsidRPr="00C1490B">
        <w:rPr>
          <w:rFonts w:ascii="Times New Roman" w:hAnsi="Times New Roman"/>
          <w:b/>
        </w:rPr>
        <w:t>Request for Payment.</w:t>
      </w:r>
      <w:r w:rsidRPr="00C1490B">
        <w:rPr>
          <w:rFonts w:ascii="Times New Roman" w:hAnsi="Times New Roman"/>
        </w:rPr>
        <w:t xml:space="preserve"> The Supplier</w:t>
      </w:r>
      <w:r w:rsidR="00B85926">
        <w:rPr>
          <w:rFonts w:ascii="Times New Roman" w:hAnsi="Times New Roman"/>
        </w:rPr>
        <w:t>’</w:t>
      </w:r>
      <w:r w:rsidRPr="00C1490B">
        <w:rPr>
          <w:rFonts w:ascii="Times New Roman" w:hAnsi="Times New Roman"/>
        </w:rPr>
        <w:t xml:space="preserve">s submission to the Company of all documentation and materials required pursuant to Article </w:t>
      </w:r>
      <w:r w:rsidR="00E52783" w:rsidRPr="00C1490B">
        <w:rPr>
          <w:rFonts w:ascii="Times New Roman" w:hAnsi="Times New Roman"/>
        </w:rPr>
        <w:fldChar w:fldCharType="begin"/>
      </w:r>
      <w:r w:rsidRPr="00C1490B">
        <w:rPr>
          <w:rFonts w:ascii="Times New Roman" w:hAnsi="Times New Roman"/>
        </w:rPr>
        <w:instrText xml:space="preserve"> REF _Ref306701614 \r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4</w:t>
      </w:r>
      <w:r w:rsidR="00E52783" w:rsidRPr="00C1490B">
        <w:rPr>
          <w:rFonts w:ascii="Times New Roman" w:hAnsi="Times New Roman"/>
        </w:rPr>
        <w:fldChar w:fldCharType="end"/>
      </w:r>
      <w:r w:rsidRPr="00C1490B">
        <w:rPr>
          <w:rFonts w:ascii="Times New Roman" w:hAnsi="Times New Roman"/>
        </w:rPr>
        <w:t>.</w:t>
      </w:r>
    </w:p>
    <w:p w14:paraId="2F58EBC3" w14:textId="046F9BBC" w:rsidR="00DB7BD4" w:rsidRPr="00C1490B" w:rsidRDefault="00DB7BD4" w:rsidP="00DB7BD4">
      <w:pPr>
        <w:pStyle w:val="ArticleL3"/>
        <w:rPr>
          <w:rFonts w:ascii="Times New Roman" w:hAnsi="Times New Roman"/>
        </w:rPr>
      </w:pPr>
      <w:r w:rsidRPr="009E3245">
        <w:rPr>
          <w:rFonts w:ascii="Times New Roman" w:hAnsi="Times New Roman"/>
          <w:b/>
        </w:rPr>
        <w:t>S&amp;P.</w:t>
      </w:r>
      <w:r w:rsidRPr="009E3245">
        <w:rPr>
          <w:rFonts w:ascii="Times New Roman" w:hAnsi="Times New Roman"/>
        </w:rPr>
        <w:t xml:space="preserve"> Standard</w:t>
      </w:r>
      <w:r w:rsidRPr="00C1490B">
        <w:rPr>
          <w:rFonts w:ascii="Times New Roman" w:hAnsi="Times New Roman"/>
        </w:rPr>
        <w:t xml:space="preserve"> &amp; Poor</w:t>
      </w:r>
      <w:r w:rsidR="00B85926">
        <w:rPr>
          <w:rFonts w:ascii="Times New Roman" w:hAnsi="Times New Roman"/>
        </w:rPr>
        <w:t>’</w:t>
      </w:r>
      <w:r w:rsidRPr="00C1490B">
        <w:rPr>
          <w:rFonts w:ascii="Times New Roman" w:hAnsi="Times New Roman"/>
        </w:rPr>
        <w:t>s Rating Group, a division of McGraw Hill, Inc., or any successor to its statistical rating business.</w:t>
      </w:r>
    </w:p>
    <w:p w14:paraId="01596B8A" w14:textId="0E306A7F" w:rsidR="00DB7BD4" w:rsidRPr="00C1490B" w:rsidRDefault="00DB7BD4" w:rsidP="00DB7BD4">
      <w:pPr>
        <w:pStyle w:val="ArticleL3"/>
        <w:rPr>
          <w:rFonts w:ascii="Times New Roman" w:hAnsi="Times New Roman"/>
        </w:rPr>
      </w:pPr>
      <w:r w:rsidRPr="00C1490B">
        <w:rPr>
          <w:rFonts w:ascii="Times New Roman" w:hAnsi="Times New Roman"/>
          <w:b/>
        </w:rPr>
        <w:t>Site.</w:t>
      </w:r>
      <w:r w:rsidR="008731EB">
        <w:rPr>
          <w:rFonts w:ascii="Times New Roman" w:hAnsi="Times New Roman"/>
        </w:rPr>
        <w:t xml:space="preserve"> The Company</w:t>
      </w:r>
      <w:r w:rsidR="00B85926">
        <w:rPr>
          <w:rFonts w:ascii="Times New Roman" w:hAnsi="Times New Roman"/>
        </w:rPr>
        <w:t>’</w:t>
      </w:r>
      <w:r w:rsidR="008731EB">
        <w:rPr>
          <w:rFonts w:ascii="Times New Roman" w:hAnsi="Times New Roman"/>
        </w:rPr>
        <w:t xml:space="preserve">s </w:t>
      </w:r>
      <w:r w:rsidR="00085859">
        <w:rPr>
          <w:rFonts w:ascii="Times New Roman" w:hAnsi="Times New Roman"/>
        </w:rPr>
        <w:t>mine site</w:t>
      </w:r>
      <w:r w:rsidR="008731EB">
        <w:rPr>
          <w:rFonts w:ascii="Times New Roman" w:hAnsi="Times New Roman"/>
        </w:rPr>
        <w:t xml:space="preserve"> located near Dubreuilville, Ontario, Canada on which the Project is to be carried out. </w:t>
      </w:r>
    </w:p>
    <w:p w14:paraId="5E7F3C7C" w14:textId="270718B5" w:rsidR="00DB7BD4" w:rsidRPr="00C1490B" w:rsidRDefault="00DB7BD4" w:rsidP="00DB7BD4">
      <w:pPr>
        <w:pStyle w:val="ArticleL3"/>
        <w:rPr>
          <w:rFonts w:ascii="Times New Roman" w:hAnsi="Times New Roman"/>
        </w:rPr>
      </w:pPr>
      <w:r w:rsidRPr="00C1490B">
        <w:rPr>
          <w:rFonts w:ascii="Times New Roman" w:hAnsi="Times New Roman"/>
          <w:b/>
        </w:rPr>
        <w:t>Subcontractor.</w:t>
      </w:r>
      <w:r w:rsidRPr="00C1490B">
        <w:rPr>
          <w:rFonts w:ascii="Times New Roman" w:hAnsi="Times New Roman"/>
        </w:rPr>
        <w:t xml:space="preserve"> The term </w:t>
      </w:r>
      <w:r w:rsidR="00B85926">
        <w:rPr>
          <w:rFonts w:ascii="Times New Roman" w:hAnsi="Times New Roman"/>
        </w:rPr>
        <w:t>“</w:t>
      </w:r>
      <w:r w:rsidRPr="00C1490B">
        <w:rPr>
          <w:rFonts w:ascii="Times New Roman" w:hAnsi="Times New Roman"/>
        </w:rPr>
        <w:t>Subcontractor</w:t>
      </w:r>
      <w:r w:rsidR="00B85926">
        <w:rPr>
          <w:rFonts w:ascii="Times New Roman" w:hAnsi="Times New Roman"/>
        </w:rPr>
        <w:t>”</w:t>
      </w:r>
      <w:r w:rsidRPr="00C1490B">
        <w:rPr>
          <w:rFonts w:ascii="Times New Roman" w:hAnsi="Times New Roman"/>
        </w:rPr>
        <w:t xml:space="preserve"> means any Person engaged by the Supplier to perform any portion of the Supplier</w:t>
      </w:r>
      <w:r w:rsidR="00B85926">
        <w:rPr>
          <w:rFonts w:ascii="Times New Roman" w:hAnsi="Times New Roman"/>
        </w:rPr>
        <w:t>’</w:t>
      </w:r>
      <w:r w:rsidRPr="00C1490B">
        <w:rPr>
          <w:rFonts w:ascii="Times New Roman" w:hAnsi="Times New Roman"/>
        </w:rPr>
        <w:t>s obligations hereunder or supply any materials, equipment or services required in connection with the Supplier</w:t>
      </w:r>
      <w:r w:rsidR="00B85926">
        <w:rPr>
          <w:rFonts w:ascii="Times New Roman" w:hAnsi="Times New Roman"/>
        </w:rPr>
        <w:t>’</w:t>
      </w:r>
      <w:r w:rsidRPr="00C1490B">
        <w:rPr>
          <w:rFonts w:ascii="Times New Roman" w:hAnsi="Times New Roman"/>
        </w:rPr>
        <w:t>s obligations hereunder.</w:t>
      </w:r>
    </w:p>
    <w:p w14:paraId="52405975" w14:textId="4A75062B" w:rsidR="00DB7BD4" w:rsidRPr="00C1490B" w:rsidRDefault="00DB7BD4" w:rsidP="00DB7BD4">
      <w:pPr>
        <w:pStyle w:val="ArticleL3"/>
        <w:rPr>
          <w:rFonts w:ascii="Times New Roman" w:hAnsi="Times New Roman"/>
        </w:rPr>
      </w:pPr>
      <w:r w:rsidRPr="00C1490B">
        <w:rPr>
          <w:rFonts w:ascii="Times New Roman" w:hAnsi="Times New Roman"/>
          <w:b/>
        </w:rPr>
        <w:t>Supplier.</w:t>
      </w:r>
      <w:r w:rsidRPr="00C1490B">
        <w:rPr>
          <w:rFonts w:ascii="Times New Roman" w:hAnsi="Times New Roman"/>
        </w:rPr>
        <w:t xml:space="preserve"> The term the </w:t>
      </w:r>
      <w:r w:rsidR="00B85926">
        <w:rPr>
          <w:rFonts w:ascii="Times New Roman" w:hAnsi="Times New Roman"/>
        </w:rPr>
        <w:t>“</w:t>
      </w:r>
      <w:r w:rsidRPr="00C1490B">
        <w:rPr>
          <w:rFonts w:ascii="Times New Roman" w:hAnsi="Times New Roman"/>
        </w:rPr>
        <w:t>Supplier</w:t>
      </w:r>
      <w:r w:rsidR="00B85926">
        <w:rPr>
          <w:rFonts w:ascii="Times New Roman" w:hAnsi="Times New Roman"/>
        </w:rPr>
        <w:t>”</w:t>
      </w:r>
      <w:r w:rsidRPr="00C1490B">
        <w:rPr>
          <w:rFonts w:ascii="Times New Roman" w:hAnsi="Times New Roman"/>
        </w:rPr>
        <w:t xml:space="preserve"> shall have the meaning set forth in the introductory paragraph hereof.</w:t>
      </w:r>
    </w:p>
    <w:p w14:paraId="09B4BED7" w14:textId="3FC6EA13" w:rsidR="00DB7BD4" w:rsidRPr="00C1490B" w:rsidRDefault="00DB7BD4" w:rsidP="00DB7BD4">
      <w:pPr>
        <w:pStyle w:val="ArticleL3"/>
        <w:rPr>
          <w:rFonts w:ascii="Times New Roman" w:hAnsi="Times New Roman"/>
        </w:rPr>
      </w:pPr>
      <w:r w:rsidRPr="00C1490B">
        <w:rPr>
          <w:rFonts w:ascii="Times New Roman" w:hAnsi="Times New Roman"/>
          <w:b/>
        </w:rPr>
        <w:t>Supplier Indemnitees.</w:t>
      </w:r>
      <w:r w:rsidRPr="00C1490B">
        <w:rPr>
          <w:rFonts w:ascii="Times New Roman" w:hAnsi="Times New Roman"/>
        </w:rPr>
        <w:t xml:space="preserve"> The Supplier and all affiliates, officers, directors</w:t>
      </w:r>
      <w:r w:rsidR="00B565B7">
        <w:rPr>
          <w:rFonts w:ascii="Times New Roman" w:hAnsi="Times New Roman"/>
        </w:rPr>
        <w:t xml:space="preserve"> and</w:t>
      </w:r>
      <w:r w:rsidRPr="00C1490B">
        <w:rPr>
          <w:rFonts w:ascii="Times New Roman" w:hAnsi="Times New Roman"/>
        </w:rPr>
        <w:t xml:space="preserve"> employees, including the Supplier</w:t>
      </w:r>
      <w:r w:rsidR="00B85926">
        <w:rPr>
          <w:rFonts w:ascii="Times New Roman" w:hAnsi="Times New Roman"/>
        </w:rPr>
        <w:t>’</w:t>
      </w:r>
      <w:r w:rsidRPr="00C1490B">
        <w:rPr>
          <w:rFonts w:ascii="Times New Roman" w:hAnsi="Times New Roman"/>
        </w:rPr>
        <w:t>s Representative.</w:t>
      </w:r>
    </w:p>
    <w:p w14:paraId="7609EFB4" w14:textId="77777777" w:rsidR="00DB7BD4" w:rsidRPr="00C1490B" w:rsidRDefault="00DB7BD4" w:rsidP="00DB7BD4">
      <w:pPr>
        <w:pStyle w:val="ArticleL3"/>
        <w:rPr>
          <w:rFonts w:ascii="Times New Roman" w:hAnsi="Times New Roman"/>
        </w:rPr>
      </w:pPr>
      <w:r w:rsidRPr="00C1490B">
        <w:rPr>
          <w:rFonts w:ascii="Times New Roman" w:hAnsi="Times New Roman"/>
          <w:b/>
        </w:rPr>
        <w:t>Supplier Intellectual Property.</w:t>
      </w:r>
      <w:r w:rsidRPr="00C1490B">
        <w:rPr>
          <w:rFonts w:ascii="Times New Roman" w:hAnsi="Times New Roman"/>
        </w:rPr>
        <w:t xml:space="preserve"> All Intellectual Property owned by the Supplier as at the date of this Agreement.</w:t>
      </w:r>
    </w:p>
    <w:p w14:paraId="763DD608" w14:textId="77777777" w:rsidR="00DB7BD4" w:rsidRPr="00C1490B" w:rsidRDefault="00DB7BD4" w:rsidP="00DB7BD4">
      <w:pPr>
        <w:pStyle w:val="ArticleL3"/>
        <w:rPr>
          <w:rFonts w:ascii="Times New Roman" w:hAnsi="Times New Roman"/>
        </w:rPr>
      </w:pPr>
      <w:r w:rsidRPr="00C1490B">
        <w:rPr>
          <w:rFonts w:ascii="Times New Roman" w:hAnsi="Times New Roman"/>
          <w:b/>
        </w:rPr>
        <w:t>Supplier Records</w:t>
      </w:r>
      <w:r w:rsidRPr="00C1490B">
        <w:rPr>
          <w:rFonts w:ascii="Times New Roman" w:hAnsi="Times New Roman"/>
        </w:rPr>
        <w:t xml:space="preserve"> means:</w:t>
      </w:r>
    </w:p>
    <w:p w14:paraId="3D48E4AC" w14:textId="1AC8DA1C" w:rsidR="00DB7BD4" w:rsidRPr="00C1490B" w:rsidRDefault="00DB7BD4" w:rsidP="00BF5213">
      <w:pPr>
        <w:pStyle w:val="ArticleL4"/>
        <w:numPr>
          <w:ilvl w:val="3"/>
          <w:numId w:val="8"/>
        </w:numPr>
        <w:rPr>
          <w:rFonts w:ascii="Times New Roman" w:hAnsi="Times New Roman"/>
        </w:rPr>
      </w:pPr>
      <w:r w:rsidRPr="00C1490B">
        <w:rPr>
          <w:rFonts w:ascii="Times New Roman" w:hAnsi="Times New Roman"/>
        </w:rPr>
        <w:t xml:space="preserve">all books, records and accounts maintained or to be maintained pursuant to this Agreement, accounting records (hard copy and computer readable data, if available), written policies and procedures, subcontract files, original estimates, estimating worksheets, correspondence, general ledger entries detailing cash and trade discounts earned, insurance rebates and dividends, in each case related specifically to the Equipment, and any other supporting evidence </w:t>
      </w:r>
      <w:del w:id="103" w:author="Santiago Angueira, Joanne" w:date="2021-07-23T13:22:00Z">
        <w:r w:rsidRPr="00C1490B" w:rsidDel="00D27A0D">
          <w:rPr>
            <w:rFonts w:ascii="Times New Roman" w:hAnsi="Times New Roman"/>
          </w:rPr>
          <w:delText>deemed</w:delText>
        </w:r>
      </w:del>
      <w:r w:rsidRPr="00C1490B">
        <w:rPr>
          <w:rFonts w:ascii="Times New Roman" w:hAnsi="Times New Roman"/>
        </w:rPr>
        <w:t xml:space="preserve"> </w:t>
      </w:r>
      <w:ins w:id="104" w:author="Santiago Angueira, Joanne" w:date="2021-07-23T13:22:00Z">
        <w:r w:rsidR="00D27A0D">
          <w:rPr>
            <w:rFonts w:ascii="Times New Roman" w:hAnsi="Times New Roman"/>
          </w:rPr>
          <w:t xml:space="preserve">reasonably </w:t>
        </w:r>
      </w:ins>
      <w:r w:rsidRPr="00C1490B">
        <w:rPr>
          <w:rFonts w:ascii="Times New Roman" w:hAnsi="Times New Roman"/>
        </w:rPr>
        <w:t>necessary by the Company to substantiate charges related to this Agreement, including any invoices, payments or claims submitted by the Supplier, or any of its Subcontractors, pursuant to this Agreement; and</w:t>
      </w:r>
    </w:p>
    <w:p w14:paraId="30796663" w14:textId="49EABB2B" w:rsidR="00DB7BD4" w:rsidRPr="00C1490B" w:rsidRDefault="00DB7BD4" w:rsidP="00BF5213">
      <w:pPr>
        <w:pStyle w:val="ArticleL4"/>
        <w:numPr>
          <w:ilvl w:val="3"/>
          <w:numId w:val="8"/>
        </w:numPr>
        <w:rPr>
          <w:rFonts w:ascii="Times New Roman" w:hAnsi="Times New Roman"/>
        </w:rPr>
      </w:pPr>
      <w:r w:rsidRPr="00C1490B">
        <w:rPr>
          <w:rFonts w:ascii="Times New Roman" w:hAnsi="Times New Roman"/>
        </w:rPr>
        <w:lastRenderedPageBreak/>
        <w:t>other materials and data, such as records, books, papers, documents, subscriptions, recordings, agreements, purchase orders, leases, contracts, commitments, arrangements, notes, daily diaries, superintendent reports, drawings, receipts, vouchers, memoranda, and any and all other agreements, sources of information, documents and data that may reasonably have any bearing on or pertain to the performance of the Supplier</w:t>
      </w:r>
      <w:r w:rsidR="00B85926">
        <w:rPr>
          <w:rFonts w:ascii="Times New Roman" w:hAnsi="Times New Roman"/>
        </w:rPr>
        <w:t>’</w:t>
      </w:r>
      <w:r w:rsidRPr="00C1490B">
        <w:rPr>
          <w:rFonts w:ascii="Times New Roman" w:hAnsi="Times New Roman"/>
        </w:rPr>
        <w:t>s obligations hereunder.</w:t>
      </w:r>
    </w:p>
    <w:p w14:paraId="3C59BDE1" w14:textId="1811BBC9" w:rsidR="00DB7BD4" w:rsidRPr="00C1490B" w:rsidRDefault="00DB7BD4" w:rsidP="00DB7BD4">
      <w:pPr>
        <w:pStyle w:val="ArticleL3"/>
        <w:rPr>
          <w:rFonts w:ascii="Times New Roman" w:hAnsi="Times New Roman"/>
        </w:rPr>
      </w:pPr>
      <w:r w:rsidRPr="00C1490B">
        <w:rPr>
          <w:rFonts w:ascii="Times New Roman" w:hAnsi="Times New Roman"/>
          <w:b/>
        </w:rPr>
        <w:t>Supplier</w:t>
      </w:r>
      <w:r w:rsidR="00B85926">
        <w:rPr>
          <w:rFonts w:ascii="Times New Roman" w:hAnsi="Times New Roman"/>
          <w:b/>
        </w:rPr>
        <w:t>’</w:t>
      </w:r>
      <w:r w:rsidRPr="00C1490B">
        <w:rPr>
          <w:rFonts w:ascii="Times New Roman" w:hAnsi="Times New Roman"/>
          <w:b/>
        </w:rPr>
        <w:t>s Representative.</w:t>
      </w:r>
      <w:r w:rsidRPr="00C1490B">
        <w:rPr>
          <w:rFonts w:ascii="Times New Roman" w:hAnsi="Times New Roman"/>
        </w:rPr>
        <w:t xml:space="preserve"> The term </w:t>
      </w:r>
      <w:r w:rsidR="00B85926">
        <w:rPr>
          <w:rFonts w:ascii="Times New Roman" w:hAnsi="Times New Roman"/>
        </w:rPr>
        <w:t>“</w:t>
      </w:r>
      <w:r w:rsidRPr="00C1490B">
        <w:rPr>
          <w:rFonts w:ascii="Times New Roman" w:hAnsi="Times New Roman"/>
        </w:rPr>
        <w:t>Supplier</w:t>
      </w:r>
      <w:r w:rsidR="00B85926">
        <w:rPr>
          <w:rFonts w:ascii="Times New Roman" w:hAnsi="Times New Roman"/>
        </w:rPr>
        <w:t>’</w:t>
      </w:r>
      <w:r w:rsidRPr="00C1490B">
        <w:rPr>
          <w:rFonts w:ascii="Times New Roman" w:hAnsi="Times New Roman"/>
        </w:rPr>
        <w:t>s Representative</w:t>
      </w:r>
      <w:r w:rsidR="00B85926">
        <w:rPr>
          <w:rFonts w:ascii="Times New Roman" w:hAnsi="Times New Roman"/>
        </w:rPr>
        <w:t>”</w:t>
      </w:r>
      <w:r w:rsidRPr="00C1490B">
        <w:rPr>
          <w:rFonts w:ascii="Times New Roman" w:hAnsi="Times New Roman"/>
        </w:rPr>
        <w:t xml:space="preserve"> shall have the meaning set forth in Section </w:t>
      </w:r>
      <w:r w:rsidR="00E52783" w:rsidRPr="00C1490B">
        <w:rPr>
          <w:rFonts w:ascii="Times New Roman" w:hAnsi="Times New Roman"/>
        </w:rPr>
        <w:fldChar w:fldCharType="begin"/>
      </w:r>
      <w:r w:rsidRPr="00C1490B">
        <w:rPr>
          <w:rFonts w:ascii="Times New Roman" w:hAnsi="Times New Roman"/>
        </w:rPr>
        <w:instrText xml:space="preserve"> REF _Ref323885834 \r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3.</w:t>
      </w:r>
      <w:r w:rsidR="00E52783" w:rsidRPr="00C1490B">
        <w:rPr>
          <w:rFonts w:ascii="Times New Roman" w:hAnsi="Times New Roman"/>
        </w:rPr>
        <w:fldChar w:fldCharType="end"/>
      </w:r>
      <w:r w:rsidR="0074455B">
        <w:rPr>
          <w:rFonts w:ascii="Times New Roman" w:hAnsi="Times New Roman"/>
        </w:rPr>
        <w:t>3</w:t>
      </w:r>
      <w:r w:rsidRPr="00C1490B">
        <w:rPr>
          <w:rStyle w:val="Prompt"/>
          <w:rFonts w:ascii="Times New Roman" w:hAnsi="Times New Roman"/>
          <w:sz w:val="20"/>
        </w:rPr>
        <w:t>.</w:t>
      </w:r>
    </w:p>
    <w:p w14:paraId="55213F84" w14:textId="4EB5E665" w:rsidR="005072C0" w:rsidRPr="005072C0" w:rsidRDefault="005072C0" w:rsidP="00DB7BD4">
      <w:pPr>
        <w:pStyle w:val="ArticleL3"/>
        <w:rPr>
          <w:rFonts w:ascii="Times New Roman" w:hAnsi="Times New Roman"/>
        </w:rPr>
      </w:pPr>
      <w:r>
        <w:rPr>
          <w:rFonts w:ascii="Times New Roman" w:hAnsi="Times New Roman"/>
          <w:b/>
          <w:bCs/>
        </w:rPr>
        <w:t xml:space="preserve">Supply(ies) or Work. </w:t>
      </w:r>
      <w:r w:rsidR="00FC0612">
        <w:rPr>
          <w:rFonts w:ascii="Times New Roman" w:hAnsi="Times New Roman"/>
        </w:rPr>
        <w:t xml:space="preserve"> All materials, equipment and production equipment and, as the case may be, the carrying out of or the provision of services in relation thereto that the Supplier is to provide or carry-out, by reason of this Agreement, including any Purchase Order, in accordance with formal or </w:t>
      </w:r>
      <w:r w:rsidR="00C11534">
        <w:rPr>
          <w:rFonts w:ascii="Times New Roman" w:hAnsi="Times New Roman"/>
        </w:rPr>
        <w:t xml:space="preserve">implicit directions or descriptions as set forth in any of the contract documents forming part of this Agreement. </w:t>
      </w:r>
    </w:p>
    <w:p w14:paraId="3C4D30D4" w14:textId="34E58E13" w:rsidR="00DB7BD4" w:rsidRDefault="00324705" w:rsidP="007D6B71">
      <w:pPr>
        <w:pStyle w:val="ArticleL3"/>
        <w:rPr>
          <w:rFonts w:ascii="Times New Roman" w:hAnsi="Times New Roman"/>
        </w:rPr>
      </w:pPr>
      <w:r w:rsidRPr="00C1490B">
        <w:rPr>
          <w:rFonts w:ascii="Times New Roman" w:hAnsi="Times New Roman"/>
          <w:b/>
        </w:rPr>
        <w:t>Trademarks</w:t>
      </w:r>
      <w:r w:rsidR="00DB7BD4" w:rsidRPr="00C1490B">
        <w:rPr>
          <w:rFonts w:ascii="Times New Roman" w:hAnsi="Times New Roman"/>
          <w:b/>
        </w:rPr>
        <w:t>.</w:t>
      </w:r>
      <w:r w:rsidR="00DB7BD4" w:rsidRPr="00C1490B">
        <w:rPr>
          <w:rFonts w:ascii="Times New Roman" w:hAnsi="Times New Roman"/>
        </w:rPr>
        <w:t xml:space="preserve"> Any registered or unregistered mark, </w:t>
      </w:r>
      <w:r w:rsidRPr="00C1490B">
        <w:rPr>
          <w:rFonts w:ascii="Times New Roman" w:hAnsi="Times New Roman"/>
        </w:rPr>
        <w:t>trademark</w:t>
      </w:r>
      <w:r w:rsidR="00DB7BD4" w:rsidRPr="00C1490B">
        <w:rPr>
          <w:rFonts w:ascii="Times New Roman" w:hAnsi="Times New Roman"/>
        </w:rPr>
        <w:t>, service mark, distinguishing guise, logo, insignia, seal, design or symbol.</w:t>
      </w:r>
    </w:p>
    <w:p w14:paraId="6588375B" w14:textId="636A256A" w:rsidR="00BD4EC5" w:rsidRPr="00C1490B" w:rsidRDefault="00BD4EC5" w:rsidP="007D6B71">
      <w:pPr>
        <w:pStyle w:val="ArticleL3"/>
        <w:rPr>
          <w:rFonts w:ascii="Times New Roman" w:hAnsi="Times New Roman"/>
        </w:rPr>
      </w:pPr>
      <w:r>
        <w:rPr>
          <w:rFonts w:ascii="Times New Roman" w:hAnsi="Times New Roman"/>
          <w:b/>
          <w:bCs/>
        </w:rPr>
        <w:t xml:space="preserve">Vendor. </w:t>
      </w:r>
      <w:r>
        <w:rPr>
          <w:rFonts w:ascii="Times New Roman" w:hAnsi="Times New Roman"/>
        </w:rPr>
        <w:t xml:space="preserve">The Supplier. </w:t>
      </w:r>
    </w:p>
    <w:p w14:paraId="7856FD3E" w14:textId="77777777" w:rsidR="00DB7BD4" w:rsidRPr="00C1490B" w:rsidRDefault="00DB7BD4" w:rsidP="00DB7BD4">
      <w:pPr>
        <w:pStyle w:val="ArticleL2"/>
        <w:rPr>
          <w:rFonts w:ascii="Times New Roman" w:hAnsi="Times New Roman"/>
        </w:rPr>
      </w:pPr>
      <w:bookmarkStart w:id="105" w:name="_Toc324838263"/>
      <w:bookmarkStart w:id="106" w:name="_Toc55295884"/>
      <w:r w:rsidRPr="00C1490B">
        <w:rPr>
          <w:rFonts w:ascii="Times New Roman" w:hAnsi="Times New Roman"/>
        </w:rPr>
        <w:t>Interpretation</w:t>
      </w:r>
      <w:bookmarkEnd w:id="105"/>
      <w:bookmarkEnd w:id="106"/>
    </w:p>
    <w:p w14:paraId="3C3E379F" w14:textId="77777777" w:rsidR="00DB7BD4" w:rsidRPr="00C1490B" w:rsidRDefault="00DB7BD4" w:rsidP="00DB7BD4">
      <w:pPr>
        <w:pStyle w:val="ArticleCont2"/>
        <w:rPr>
          <w:rFonts w:ascii="Times New Roman" w:hAnsi="Times New Roman"/>
        </w:rPr>
      </w:pPr>
      <w:r w:rsidRPr="00C1490B">
        <w:rPr>
          <w:rFonts w:ascii="Times New Roman" w:hAnsi="Times New Roman"/>
        </w:rPr>
        <w:t>Unless the context otherwise requires:</w:t>
      </w:r>
    </w:p>
    <w:p w14:paraId="39E8B198" w14:textId="77777777" w:rsidR="00DB7BD4" w:rsidRPr="00C1490B" w:rsidRDefault="00DB7BD4" w:rsidP="00DB7BD4">
      <w:pPr>
        <w:pStyle w:val="ArticleL3"/>
        <w:rPr>
          <w:rFonts w:ascii="Times New Roman" w:hAnsi="Times New Roman"/>
        </w:rPr>
      </w:pPr>
      <w:r w:rsidRPr="00C1490B">
        <w:rPr>
          <w:rFonts w:ascii="Times New Roman" w:hAnsi="Times New Roman"/>
        </w:rPr>
        <w:t>Words singular and plural in number will be deemed to include the other and pronouns having a masculine or feminine gender will be deemed to include the other.</w:t>
      </w:r>
    </w:p>
    <w:p w14:paraId="2EF1DE19" w14:textId="77777777" w:rsidR="00DB7BD4" w:rsidRPr="00C1490B" w:rsidRDefault="00DB7BD4" w:rsidP="00DB7BD4">
      <w:pPr>
        <w:pStyle w:val="ArticleL3"/>
        <w:rPr>
          <w:rFonts w:ascii="Times New Roman" w:hAnsi="Times New Roman"/>
        </w:rPr>
      </w:pPr>
      <w:r w:rsidRPr="00C1490B">
        <w:rPr>
          <w:rFonts w:ascii="Times New Roman" w:hAnsi="Times New Roman"/>
        </w:rPr>
        <w:t>Any reference to this Agreement or any other contract or agreement entered into by the Company in respect of the Project shall mean such agreement and all schedules, exhibits and attachments thereto as may be amended, supplemented or otherwise modified and in effect from time to time, and shall include a reference to any document which amends, modifies or supplements it, or is entered into, made or given pursuant to or in accordance with its terms.</w:t>
      </w:r>
    </w:p>
    <w:p w14:paraId="0FE242AC" w14:textId="3B4AAD83" w:rsidR="00DB7BD4" w:rsidRPr="00C1490B" w:rsidRDefault="00DB7BD4" w:rsidP="00DB7BD4">
      <w:pPr>
        <w:pStyle w:val="ArticleL3"/>
        <w:rPr>
          <w:rFonts w:ascii="Times New Roman" w:hAnsi="Times New Roman"/>
        </w:rPr>
      </w:pPr>
      <w:r w:rsidRPr="00C1490B">
        <w:rPr>
          <w:rFonts w:ascii="Times New Roman" w:hAnsi="Times New Roman"/>
        </w:rPr>
        <w:t xml:space="preserve">The terms </w:t>
      </w:r>
      <w:r w:rsidR="00B85926">
        <w:rPr>
          <w:rFonts w:ascii="Times New Roman" w:hAnsi="Times New Roman"/>
        </w:rPr>
        <w:t>“</w:t>
      </w:r>
      <w:r w:rsidRPr="00C1490B">
        <w:rPr>
          <w:rFonts w:ascii="Times New Roman" w:hAnsi="Times New Roman"/>
        </w:rPr>
        <w:t>hereof</w:t>
      </w:r>
      <w:r w:rsidR="00B85926">
        <w:rPr>
          <w:rFonts w:ascii="Times New Roman" w:hAnsi="Times New Roman"/>
        </w:rPr>
        <w:t>”</w:t>
      </w:r>
      <w:r w:rsidRPr="00C1490B">
        <w:rPr>
          <w:rFonts w:ascii="Times New Roman" w:hAnsi="Times New Roman"/>
        </w:rPr>
        <w:t xml:space="preserve">, </w:t>
      </w:r>
      <w:r w:rsidR="00B85926">
        <w:rPr>
          <w:rFonts w:ascii="Times New Roman" w:hAnsi="Times New Roman"/>
        </w:rPr>
        <w:t>“</w:t>
      </w:r>
      <w:r w:rsidRPr="00C1490B">
        <w:rPr>
          <w:rFonts w:ascii="Times New Roman" w:hAnsi="Times New Roman"/>
        </w:rPr>
        <w:t>herein</w:t>
      </w:r>
      <w:r w:rsidR="00B85926">
        <w:rPr>
          <w:rFonts w:ascii="Times New Roman" w:hAnsi="Times New Roman"/>
        </w:rPr>
        <w:t>”</w:t>
      </w:r>
      <w:r w:rsidRPr="00C1490B">
        <w:rPr>
          <w:rFonts w:ascii="Times New Roman" w:hAnsi="Times New Roman"/>
        </w:rPr>
        <w:t xml:space="preserve">, </w:t>
      </w:r>
      <w:r w:rsidR="00B85926">
        <w:rPr>
          <w:rFonts w:ascii="Times New Roman" w:hAnsi="Times New Roman"/>
        </w:rPr>
        <w:t>“</w:t>
      </w:r>
      <w:r w:rsidRPr="00C1490B">
        <w:rPr>
          <w:rFonts w:ascii="Times New Roman" w:hAnsi="Times New Roman"/>
        </w:rPr>
        <w:t>hereby</w:t>
      </w:r>
      <w:r w:rsidR="00B85926">
        <w:rPr>
          <w:rFonts w:ascii="Times New Roman" w:hAnsi="Times New Roman"/>
        </w:rPr>
        <w:t>”</w:t>
      </w:r>
      <w:r w:rsidRPr="00C1490B">
        <w:rPr>
          <w:rFonts w:ascii="Times New Roman" w:hAnsi="Times New Roman"/>
        </w:rPr>
        <w:t xml:space="preserve">, </w:t>
      </w:r>
      <w:r w:rsidR="00B85926">
        <w:rPr>
          <w:rFonts w:ascii="Times New Roman" w:hAnsi="Times New Roman"/>
        </w:rPr>
        <w:t>“</w:t>
      </w:r>
      <w:r w:rsidRPr="00C1490B">
        <w:rPr>
          <w:rFonts w:ascii="Times New Roman" w:hAnsi="Times New Roman"/>
        </w:rPr>
        <w:t>hereto</w:t>
      </w:r>
      <w:r w:rsidR="00B85926">
        <w:rPr>
          <w:rFonts w:ascii="Times New Roman" w:hAnsi="Times New Roman"/>
        </w:rPr>
        <w:t>”</w:t>
      </w:r>
      <w:r w:rsidRPr="00C1490B">
        <w:rPr>
          <w:rFonts w:ascii="Times New Roman" w:hAnsi="Times New Roman"/>
        </w:rPr>
        <w:t xml:space="preserve"> and similar words refer to this entire Agreement and not any particular article, section or other subdivision of, or schedule, appendix or exhibit to, this Agreement.</w:t>
      </w:r>
    </w:p>
    <w:p w14:paraId="76246EF0" w14:textId="0865D48B" w:rsidR="00DB7BD4" w:rsidRPr="00C1490B" w:rsidRDefault="00DB7BD4" w:rsidP="00DB7BD4">
      <w:pPr>
        <w:pStyle w:val="ArticleL3"/>
        <w:rPr>
          <w:rFonts w:ascii="Times New Roman" w:hAnsi="Times New Roman"/>
        </w:rPr>
      </w:pPr>
      <w:r w:rsidRPr="00C1490B">
        <w:rPr>
          <w:rFonts w:ascii="Times New Roman" w:hAnsi="Times New Roman"/>
        </w:rPr>
        <w:t xml:space="preserve">The terms </w:t>
      </w:r>
      <w:r w:rsidR="00B85926">
        <w:rPr>
          <w:rFonts w:ascii="Times New Roman" w:hAnsi="Times New Roman"/>
        </w:rPr>
        <w:t>“</w:t>
      </w:r>
      <w:r w:rsidRPr="00C1490B">
        <w:rPr>
          <w:rFonts w:ascii="Times New Roman" w:hAnsi="Times New Roman"/>
        </w:rPr>
        <w:t>include</w:t>
      </w:r>
      <w:r w:rsidR="00B85926">
        <w:rPr>
          <w:rFonts w:ascii="Times New Roman" w:hAnsi="Times New Roman"/>
        </w:rPr>
        <w:t>”</w:t>
      </w:r>
      <w:r w:rsidRPr="00C1490B">
        <w:rPr>
          <w:rFonts w:ascii="Times New Roman" w:hAnsi="Times New Roman"/>
        </w:rPr>
        <w:t xml:space="preserve"> and </w:t>
      </w:r>
      <w:r w:rsidR="00B85926">
        <w:rPr>
          <w:rFonts w:ascii="Times New Roman" w:hAnsi="Times New Roman"/>
        </w:rPr>
        <w:t>“</w:t>
      </w:r>
      <w:r w:rsidRPr="00C1490B">
        <w:rPr>
          <w:rFonts w:ascii="Times New Roman" w:hAnsi="Times New Roman"/>
        </w:rPr>
        <w:t>including</w:t>
      </w:r>
      <w:r w:rsidR="00B85926">
        <w:rPr>
          <w:rFonts w:ascii="Times New Roman" w:hAnsi="Times New Roman"/>
        </w:rPr>
        <w:t>”</w:t>
      </w:r>
      <w:r w:rsidRPr="00C1490B">
        <w:rPr>
          <w:rFonts w:ascii="Times New Roman" w:hAnsi="Times New Roman"/>
        </w:rPr>
        <w:t xml:space="preserve"> shall be construed as being at all times followed by the words </w:t>
      </w:r>
      <w:r w:rsidR="00B85926">
        <w:rPr>
          <w:rFonts w:ascii="Times New Roman" w:hAnsi="Times New Roman"/>
        </w:rPr>
        <w:t>“</w:t>
      </w:r>
      <w:r w:rsidRPr="00C1490B">
        <w:rPr>
          <w:rFonts w:ascii="Times New Roman" w:hAnsi="Times New Roman"/>
        </w:rPr>
        <w:t>without limitation</w:t>
      </w:r>
      <w:r w:rsidR="00B85926">
        <w:rPr>
          <w:rFonts w:ascii="Times New Roman" w:hAnsi="Times New Roman"/>
        </w:rPr>
        <w:t>”</w:t>
      </w:r>
      <w:r w:rsidRPr="00C1490B">
        <w:rPr>
          <w:rFonts w:ascii="Times New Roman" w:hAnsi="Times New Roman"/>
        </w:rPr>
        <w:t xml:space="preserve"> or </w:t>
      </w:r>
      <w:r w:rsidR="00B85926">
        <w:rPr>
          <w:rFonts w:ascii="Times New Roman" w:hAnsi="Times New Roman"/>
        </w:rPr>
        <w:t>“</w:t>
      </w:r>
      <w:r w:rsidRPr="00C1490B">
        <w:rPr>
          <w:rFonts w:ascii="Times New Roman" w:hAnsi="Times New Roman"/>
        </w:rPr>
        <w:t>but not limited to</w:t>
      </w:r>
      <w:r w:rsidR="00B85926">
        <w:rPr>
          <w:rFonts w:ascii="Times New Roman" w:hAnsi="Times New Roman"/>
        </w:rPr>
        <w:t>”</w:t>
      </w:r>
      <w:r w:rsidRPr="00C1490B">
        <w:rPr>
          <w:rFonts w:ascii="Times New Roman" w:hAnsi="Times New Roman"/>
        </w:rPr>
        <w:t xml:space="preserve"> unless the context specifically indicates otherwise.</w:t>
      </w:r>
    </w:p>
    <w:p w14:paraId="6EC0DEB4" w14:textId="2232FA7F" w:rsidR="00DB7BD4" w:rsidRPr="00C1490B" w:rsidRDefault="00DB7BD4" w:rsidP="00DB7BD4">
      <w:pPr>
        <w:pStyle w:val="ArticleL3"/>
        <w:rPr>
          <w:rFonts w:ascii="Times New Roman" w:hAnsi="Times New Roman"/>
        </w:rPr>
      </w:pPr>
      <w:r w:rsidRPr="00C1490B">
        <w:rPr>
          <w:rFonts w:ascii="Times New Roman" w:hAnsi="Times New Roman"/>
        </w:rPr>
        <w:t xml:space="preserve">The terms </w:t>
      </w:r>
      <w:r w:rsidR="00B85926">
        <w:rPr>
          <w:rFonts w:ascii="Times New Roman" w:hAnsi="Times New Roman"/>
        </w:rPr>
        <w:t>“</w:t>
      </w:r>
      <w:r w:rsidRPr="00C1490B">
        <w:rPr>
          <w:rFonts w:ascii="Times New Roman" w:hAnsi="Times New Roman"/>
        </w:rPr>
        <w:t>date of this Agreement</w:t>
      </w:r>
      <w:r w:rsidR="00B85926">
        <w:rPr>
          <w:rFonts w:ascii="Times New Roman" w:hAnsi="Times New Roman"/>
        </w:rPr>
        <w:t>”</w:t>
      </w:r>
      <w:r w:rsidRPr="00C1490B">
        <w:rPr>
          <w:rFonts w:ascii="Times New Roman" w:hAnsi="Times New Roman"/>
        </w:rPr>
        <w:t xml:space="preserve"> and </w:t>
      </w:r>
      <w:r w:rsidR="00B85926">
        <w:rPr>
          <w:rFonts w:ascii="Times New Roman" w:hAnsi="Times New Roman"/>
        </w:rPr>
        <w:t>“</w:t>
      </w:r>
      <w:r w:rsidRPr="00C1490B">
        <w:rPr>
          <w:rFonts w:ascii="Times New Roman" w:hAnsi="Times New Roman"/>
        </w:rPr>
        <w:t>date hereof</w:t>
      </w:r>
      <w:r w:rsidR="00B85926">
        <w:rPr>
          <w:rFonts w:ascii="Times New Roman" w:hAnsi="Times New Roman"/>
        </w:rPr>
        <w:t>”</w:t>
      </w:r>
      <w:r w:rsidRPr="00C1490B">
        <w:rPr>
          <w:rFonts w:ascii="Times New Roman" w:hAnsi="Times New Roman"/>
        </w:rPr>
        <w:t xml:space="preserve"> shall be construed as referring to the date specified in the opening paragraph hereof.</w:t>
      </w:r>
    </w:p>
    <w:p w14:paraId="782C806B" w14:textId="77777777" w:rsidR="00DB7BD4" w:rsidRPr="00C1490B" w:rsidRDefault="00DB7BD4" w:rsidP="00DB7BD4">
      <w:pPr>
        <w:pStyle w:val="ArticleL3"/>
        <w:rPr>
          <w:rFonts w:ascii="Times New Roman" w:hAnsi="Times New Roman"/>
        </w:rPr>
      </w:pPr>
      <w:r w:rsidRPr="00C1490B">
        <w:rPr>
          <w:rFonts w:ascii="Times New Roman" w:hAnsi="Times New Roman"/>
        </w:rPr>
        <w:t>The provision of a table of contents, the division of this Agreement into articles, sections and other subdivisions and the insertion of headings are for convenient reference only and do not affect its interpretation.</w:t>
      </w:r>
    </w:p>
    <w:p w14:paraId="5E4791C3" w14:textId="77777777" w:rsidR="00DB7BD4" w:rsidRPr="00C1490B" w:rsidRDefault="00DB7BD4" w:rsidP="00DB7BD4">
      <w:pPr>
        <w:pStyle w:val="ArticleL3"/>
        <w:rPr>
          <w:rFonts w:ascii="Times New Roman" w:hAnsi="Times New Roman"/>
        </w:rPr>
      </w:pPr>
      <w:r w:rsidRPr="00C1490B">
        <w:rPr>
          <w:rFonts w:ascii="Times New Roman" w:hAnsi="Times New Roman"/>
        </w:rPr>
        <w:t>Except as otherwise provided in this Agreement, any reference in this Agreement to a statute refers to such statute and all rules and regulations made under it as the same may have been or may from time to time be amended or reenacted.</w:t>
      </w:r>
    </w:p>
    <w:p w14:paraId="7AAFE0A5" w14:textId="77777777" w:rsidR="00DB7BD4" w:rsidRPr="00C1490B" w:rsidRDefault="00DB7BD4" w:rsidP="00DB7BD4">
      <w:pPr>
        <w:pStyle w:val="ArticleL3"/>
        <w:rPr>
          <w:rFonts w:ascii="Times New Roman" w:hAnsi="Times New Roman"/>
        </w:rPr>
      </w:pPr>
      <w:r w:rsidRPr="00C1490B">
        <w:rPr>
          <w:rFonts w:ascii="Times New Roman" w:hAnsi="Times New Roman"/>
        </w:rPr>
        <w:lastRenderedPageBreak/>
        <w:t>Whenever payments are to be made or an action is to be taken on a day which is not a Business Day, such payment shall be made or such action shall be taken on, but not later than, the next succeeding Business Day.</w:t>
      </w:r>
    </w:p>
    <w:p w14:paraId="484A0EFB" w14:textId="77777777" w:rsidR="00DB7BD4" w:rsidRPr="00C1490B" w:rsidRDefault="00DB7BD4" w:rsidP="00DB7BD4">
      <w:pPr>
        <w:pStyle w:val="ArticleL3"/>
        <w:rPr>
          <w:rFonts w:ascii="Times New Roman" w:hAnsi="Times New Roman"/>
        </w:rPr>
      </w:pPr>
      <w:commentRangeStart w:id="107"/>
      <w:r w:rsidRPr="00C1490B">
        <w:rPr>
          <w:rFonts w:ascii="Times New Roman" w:hAnsi="Times New Roman"/>
        </w:rPr>
        <w:t>The Parties acknowledge that certain Schedules are attached hereto in electronic form.</w:t>
      </w:r>
      <w:commentRangeEnd w:id="107"/>
      <w:r w:rsidR="00013881" w:rsidRPr="00C1490B">
        <w:rPr>
          <w:rStyle w:val="CommentReference"/>
          <w:rFonts w:ascii="Times New Roman" w:hAnsi="Times New Roman"/>
          <w:sz w:val="20"/>
        </w:rPr>
        <w:commentReference w:id="107"/>
      </w:r>
      <w:r w:rsidRPr="00C1490B">
        <w:rPr>
          <w:rFonts w:ascii="Times New Roman" w:hAnsi="Times New Roman"/>
        </w:rPr>
        <w:t xml:space="preserve">  To the extent there are any discrepancies among copies of such electronic Schedules, the hard copy provided by or to the Supplier and maintained by the Company shall govern.</w:t>
      </w:r>
    </w:p>
    <w:p w14:paraId="5C2D8288" w14:textId="77777777" w:rsidR="00DB7BD4" w:rsidRPr="00312557" w:rsidRDefault="00DB7BD4" w:rsidP="00DB7BD4">
      <w:pPr>
        <w:pStyle w:val="ArticleL1"/>
        <w:rPr>
          <w:rFonts w:ascii="Times New Roman" w:hAnsi="Times New Roman"/>
          <w:sz w:val="24"/>
          <w:szCs w:val="24"/>
        </w:rPr>
      </w:pPr>
      <w:bookmarkStart w:id="108" w:name="_Toc324838264"/>
      <w:bookmarkStart w:id="109" w:name="_Toc55295885"/>
      <w:r w:rsidRPr="00312557">
        <w:rPr>
          <w:rFonts w:ascii="Times New Roman" w:hAnsi="Times New Roman"/>
          <w:sz w:val="24"/>
          <w:szCs w:val="24"/>
        </w:rPr>
        <w:t>AGREEMENT; SCHEDULES; CONFLICTS</w:t>
      </w:r>
      <w:bookmarkEnd w:id="108"/>
      <w:bookmarkEnd w:id="109"/>
    </w:p>
    <w:p w14:paraId="58F582F5" w14:textId="77777777" w:rsidR="00DB7BD4" w:rsidRPr="00C1490B" w:rsidRDefault="00DB7BD4" w:rsidP="00DB7BD4">
      <w:pPr>
        <w:pStyle w:val="ArticleL2"/>
        <w:rPr>
          <w:rFonts w:ascii="Times New Roman" w:hAnsi="Times New Roman"/>
        </w:rPr>
      </w:pPr>
      <w:bookmarkStart w:id="110" w:name="_Toc324838265"/>
      <w:bookmarkStart w:id="111" w:name="_Toc55295886"/>
      <w:r w:rsidRPr="00C1490B">
        <w:rPr>
          <w:rFonts w:ascii="Times New Roman" w:hAnsi="Times New Roman"/>
        </w:rPr>
        <w:t>Agreement</w:t>
      </w:r>
      <w:bookmarkEnd w:id="110"/>
      <w:bookmarkEnd w:id="111"/>
    </w:p>
    <w:p w14:paraId="5DADCBE4" w14:textId="44C5DD3C" w:rsidR="00DB7BD4" w:rsidRPr="00C1490B" w:rsidRDefault="00DB7BD4" w:rsidP="00DB7BD4">
      <w:pPr>
        <w:pStyle w:val="ArticleCont2"/>
        <w:rPr>
          <w:rFonts w:ascii="Times New Roman" w:hAnsi="Times New Roman"/>
        </w:rPr>
      </w:pPr>
      <w:r w:rsidRPr="00C1490B">
        <w:rPr>
          <w:rFonts w:ascii="Times New Roman" w:hAnsi="Times New Roman"/>
        </w:rPr>
        <w:t xml:space="preserve">This Agreement includes the following Schedules, and any reference in this Agreement to a </w:t>
      </w:r>
      <w:r w:rsidR="00B85926">
        <w:rPr>
          <w:rFonts w:ascii="Times New Roman" w:hAnsi="Times New Roman"/>
        </w:rPr>
        <w:t>“</w:t>
      </w:r>
      <w:r w:rsidRPr="00C1490B">
        <w:rPr>
          <w:rFonts w:ascii="Times New Roman" w:hAnsi="Times New Roman"/>
        </w:rPr>
        <w:t>Schedule</w:t>
      </w:r>
      <w:r w:rsidR="00B85926">
        <w:rPr>
          <w:rFonts w:ascii="Times New Roman" w:hAnsi="Times New Roman"/>
        </w:rPr>
        <w:t>”</w:t>
      </w:r>
      <w:r w:rsidRPr="00C1490B">
        <w:rPr>
          <w:rFonts w:ascii="Times New Roman" w:hAnsi="Times New Roman"/>
        </w:rPr>
        <w:t xml:space="preserve"> by letter designation or title shall mean one of the following Schedules so indicated.  The Schedules form an integral part of this Agreement for all purposes of this Agreement.</w:t>
      </w:r>
    </w:p>
    <w:tbl>
      <w:tblPr>
        <w:tblStyle w:val="TableGrid"/>
        <w:tblW w:w="0" w:type="auto"/>
        <w:tblInd w:w="828" w:type="dxa"/>
        <w:tblLook w:val="04A0" w:firstRow="1" w:lastRow="0" w:firstColumn="1" w:lastColumn="0" w:noHBand="0" w:noVBand="1"/>
      </w:tblPr>
      <w:tblGrid>
        <w:gridCol w:w="1710"/>
        <w:gridCol w:w="5760"/>
      </w:tblGrid>
      <w:tr w:rsidR="00DB7BD4" w:rsidRPr="00523679" w14:paraId="6F3F54BB" w14:textId="77777777" w:rsidTr="009A0CB2">
        <w:tc>
          <w:tcPr>
            <w:tcW w:w="1710" w:type="dxa"/>
          </w:tcPr>
          <w:p w14:paraId="1EFBA913" w14:textId="77777777" w:rsidR="00DB7BD4" w:rsidRPr="00502380" w:rsidRDefault="00DB7BD4" w:rsidP="00CC40F2">
            <w:pPr>
              <w:pStyle w:val="BodyText"/>
              <w:spacing w:after="0"/>
              <w:rPr>
                <w:rFonts w:ascii="Times New Roman" w:hAnsi="Times New Roman"/>
                <w:szCs w:val="20"/>
              </w:rPr>
            </w:pPr>
            <w:r w:rsidRPr="00502380">
              <w:rPr>
                <w:rFonts w:ascii="Times New Roman" w:hAnsi="Times New Roman"/>
                <w:szCs w:val="20"/>
              </w:rPr>
              <w:t>Schedule A</w:t>
            </w:r>
          </w:p>
          <w:p w14:paraId="6F73D054" w14:textId="1321639D" w:rsidR="007445A8" w:rsidRPr="00502380" w:rsidRDefault="00E2497D" w:rsidP="00CC40F2">
            <w:pPr>
              <w:pStyle w:val="BodyText"/>
              <w:spacing w:after="0"/>
              <w:rPr>
                <w:rFonts w:ascii="Times New Roman" w:hAnsi="Times New Roman"/>
                <w:szCs w:val="20"/>
              </w:rPr>
            </w:pPr>
            <w:r w:rsidRPr="00502380">
              <w:rPr>
                <w:rFonts w:ascii="Times New Roman" w:hAnsi="Times New Roman"/>
                <w:szCs w:val="20"/>
              </w:rPr>
              <w:t>Schedule A-1</w:t>
            </w:r>
          </w:p>
        </w:tc>
        <w:tc>
          <w:tcPr>
            <w:tcW w:w="5760" w:type="dxa"/>
          </w:tcPr>
          <w:p w14:paraId="4E8A93D9" w14:textId="77777777" w:rsidR="00DB7BD4" w:rsidRPr="00502380" w:rsidRDefault="00DB7BD4" w:rsidP="00CC40F2">
            <w:pPr>
              <w:pStyle w:val="BodyText"/>
              <w:spacing w:after="0"/>
              <w:rPr>
                <w:rFonts w:ascii="Times New Roman" w:hAnsi="Times New Roman"/>
                <w:szCs w:val="20"/>
              </w:rPr>
            </w:pPr>
            <w:r w:rsidRPr="00502380">
              <w:rPr>
                <w:rFonts w:ascii="Times New Roman" w:hAnsi="Times New Roman"/>
                <w:szCs w:val="20"/>
              </w:rPr>
              <w:t>General Specifications</w:t>
            </w:r>
          </w:p>
          <w:p w14:paraId="490C12F0" w14:textId="767FBEF4" w:rsidR="007445A8" w:rsidRPr="00502380" w:rsidRDefault="00AF526A" w:rsidP="00CC40F2">
            <w:pPr>
              <w:pStyle w:val="BodyText"/>
              <w:spacing w:after="0"/>
              <w:rPr>
                <w:rFonts w:ascii="Times New Roman" w:hAnsi="Times New Roman"/>
                <w:szCs w:val="20"/>
              </w:rPr>
            </w:pPr>
            <w:r w:rsidRPr="00502380">
              <w:rPr>
                <w:rFonts w:ascii="Times New Roman" w:hAnsi="Times New Roman"/>
                <w:szCs w:val="20"/>
              </w:rPr>
              <w:t xml:space="preserve">Equipment </w:t>
            </w:r>
            <w:r w:rsidR="00D73A34">
              <w:rPr>
                <w:rFonts w:ascii="Times New Roman" w:hAnsi="Times New Roman"/>
                <w:szCs w:val="20"/>
              </w:rPr>
              <w:t>List</w:t>
            </w:r>
            <w:r w:rsidR="00524F40">
              <w:rPr>
                <w:rFonts w:ascii="Times New Roman" w:hAnsi="Times New Roman"/>
                <w:szCs w:val="20"/>
              </w:rPr>
              <w:t xml:space="preserve"> and Specifications</w:t>
            </w:r>
            <w:r w:rsidR="007445A8" w:rsidRPr="00502380">
              <w:rPr>
                <w:rFonts w:ascii="Times New Roman" w:hAnsi="Times New Roman"/>
              </w:rPr>
              <w:t xml:space="preserve"> </w:t>
            </w:r>
          </w:p>
        </w:tc>
      </w:tr>
      <w:tr w:rsidR="00DB7BD4" w:rsidRPr="00523679" w14:paraId="4747E985" w14:textId="77777777" w:rsidTr="009A0CB2">
        <w:tc>
          <w:tcPr>
            <w:tcW w:w="1710" w:type="dxa"/>
          </w:tcPr>
          <w:p w14:paraId="6BA27813" w14:textId="77777777" w:rsidR="00DB7BD4" w:rsidRPr="00523679" w:rsidRDefault="00DB7BD4" w:rsidP="00CC40F2">
            <w:pPr>
              <w:pStyle w:val="BodyText"/>
              <w:spacing w:after="0"/>
              <w:rPr>
                <w:rFonts w:ascii="Times New Roman" w:hAnsi="Times New Roman"/>
                <w:szCs w:val="20"/>
              </w:rPr>
            </w:pPr>
            <w:r w:rsidRPr="00523679">
              <w:rPr>
                <w:rFonts w:ascii="Times New Roman" w:hAnsi="Times New Roman"/>
                <w:szCs w:val="20"/>
              </w:rPr>
              <w:t>Schedule B</w:t>
            </w:r>
          </w:p>
        </w:tc>
        <w:tc>
          <w:tcPr>
            <w:tcW w:w="5760" w:type="dxa"/>
          </w:tcPr>
          <w:p w14:paraId="52E571B4" w14:textId="77777777" w:rsidR="00DB7BD4" w:rsidRPr="00523679" w:rsidRDefault="00DB7BD4" w:rsidP="00CC40F2">
            <w:pPr>
              <w:pStyle w:val="BodyText"/>
              <w:spacing w:after="0"/>
              <w:rPr>
                <w:rFonts w:ascii="Times New Roman" w:hAnsi="Times New Roman"/>
                <w:szCs w:val="20"/>
              </w:rPr>
            </w:pPr>
            <w:r w:rsidRPr="00523679">
              <w:rPr>
                <w:rFonts w:ascii="Times New Roman" w:hAnsi="Times New Roman"/>
                <w:szCs w:val="20"/>
              </w:rPr>
              <w:t>Associated Services</w:t>
            </w:r>
          </w:p>
        </w:tc>
      </w:tr>
      <w:tr w:rsidR="00DB7BD4" w:rsidRPr="00523679" w14:paraId="0F5A8DE6" w14:textId="77777777" w:rsidTr="009A0CB2">
        <w:tc>
          <w:tcPr>
            <w:tcW w:w="1710" w:type="dxa"/>
          </w:tcPr>
          <w:p w14:paraId="2BF20C4F" w14:textId="4FE09D47" w:rsidR="006525BF" w:rsidRPr="00523679" w:rsidRDefault="00DB7BD4" w:rsidP="00CC40F2">
            <w:pPr>
              <w:pStyle w:val="BodyText"/>
              <w:spacing w:after="0"/>
              <w:rPr>
                <w:rFonts w:ascii="Times New Roman" w:hAnsi="Times New Roman"/>
                <w:szCs w:val="20"/>
              </w:rPr>
            </w:pPr>
            <w:r w:rsidRPr="00523679">
              <w:rPr>
                <w:rFonts w:ascii="Times New Roman" w:hAnsi="Times New Roman"/>
                <w:szCs w:val="20"/>
              </w:rPr>
              <w:t>Schedule C</w:t>
            </w:r>
          </w:p>
          <w:p w14:paraId="2CD67912" w14:textId="467D3A9A" w:rsidR="00084E2C" w:rsidRPr="00523679" w:rsidRDefault="00084E2C" w:rsidP="00CC40F2">
            <w:pPr>
              <w:pStyle w:val="BodyText"/>
              <w:spacing w:after="0"/>
              <w:rPr>
                <w:rFonts w:ascii="Times New Roman" w:hAnsi="Times New Roman"/>
                <w:szCs w:val="20"/>
              </w:rPr>
            </w:pPr>
            <w:r w:rsidRPr="00523679">
              <w:rPr>
                <w:rFonts w:ascii="Times New Roman" w:hAnsi="Times New Roman"/>
                <w:szCs w:val="20"/>
              </w:rPr>
              <w:t>Schedule C-</w:t>
            </w:r>
            <w:r w:rsidR="009A0CB2">
              <w:rPr>
                <w:rFonts w:ascii="Times New Roman" w:hAnsi="Times New Roman"/>
                <w:szCs w:val="20"/>
              </w:rPr>
              <w:t>1</w:t>
            </w:r>
          </w:p>
        </w:tc>
        <w:tc>
          <w:tcPr>
            <w:tcW w:w="5760" w:type="dxa"/>
          </w:tcPr>
          <w:p w14:paraId="369060A5" w14:textId="0109A829" w:rsidR="00DB7BD4" w:rsidRPr="00523679" w:rsidRDefault="00DB7BD4" w:rsidP="00CC40F2">
            <w:pPr>
              <w:pStyle w:val="BodyText"/>
              <w:spacing w:after="0"/>
              <w:rPr>
                <w:rFonts w:ascii="Times New Roman" w:hAnsi="Times New Roman"/>
                <w:szCs w:val="20"/>
              </w:rPr>
            </w:pPr>
            <w:r w:rsidRPr="00523679">
              <w:rPr>
                <w:rFonts w:ascii="Times New Roman" w:hAnsi="Times New Roman"/>
                <w:szCs w:val="20"/>
              </w:rPr>
              <w:t>General Pricing Provisions</w:t>
            </w:r>
          </w:p>
          <w:p w14:paraId="3AEF74A4" w14:textId="66F5A1C2" w:rsidR="00084E2C" w:rsidRPr="00523679" w:rsidRDefault="00084E2C" w:rsidP="00CC40F2">
            <w:pPr>
              <w:pStyle w:val="BodyText"/>
              <w:spacing w:after="0"/>
              <w:rPr>
                <w:rFonts w:ascii="Times New Roman" w:hAnsi="Times New Roman"/>
                <w:szCs w:val="20"/>
              </w:rPr>
            </w:pPr>
            <w:r w:rsidRPr="00523679">
              <w:rPr>
                <w:rFonts w:ascii="Times New Roman" w:hAnsi="Times New Roman"/>
                <w:szCs w:val="20"/>
              </w:rPr>
              <w:t>Supply Timetabl</w:t>
            </w:r>
            <w:r w:rsidR="00885921" w:rsidRPr="00523679">
              <w:rPr>
                <w:rFonts w:ascii="Times New Roman" w:hAnsi="Times New Roman"/>
                <w:szCs w:val="20"/>
              </w:rPr>
              <w:t>e</w:t>
            </w:r>
          </w:p>
        </w:tc>
      </w:tr>
      <w:tr w:rsidR="00DB7BD4" w:rsidRPr="00523679" w14:paraId="7999E46F" w14:textId="77777777" w:rsidTr="009A0CB2">
        <w:tc>
          <w:tcPr>
            <w:tcW w:w="1710" w:type="dxa"/>
          </w:tcPr>
          <w:p w14:paraId="4D1F89B6" w14:textId="49C5A735" w:rsidR="00DB7BD4" w:rsidRPr="00523679" w:rsidRDefault="00DB7BD4" w:rsidP="00CC40F2">
            <w:pPr>
              <w:pStyle w:val="BodyText"/>
              <w:spacing w:after="0"/>
              <w:rPr>
                <w:rFonts w:ascii="Times New Roman" w:hAnsi="Times New Roman"/>
                <w:szCs w:val="20"/>
              </w:rPr>
            </w:pPr>
            <w:r w:rsidRPr="00523679">
              <w:rPr>
                <w:rFonts w:ascii="Times New Roman" w:hAnsi="Times New Roman"/>
                <w:szCs w:val="20"/>
              </w:rPr>
              <w:t xml:space="preserve">Schedule </w:t>
            </w:r>
            <w:r w:rsidR="00A32E77" w:rsidRPr="00523679">
              <w:rPr>
                <w:rFonts w:ascii="Times New Roman" w:hAnsi="Times New Roman"/>
                <w:szCs w:val="20"/>
              </w:rPr>
              <w:t>D</w:t>
            </w:r>
          </w:p>
        </w:tc>
        <w:tc>
          <w:tcPr>
            <w:tcW w:w="5760" w:type="dxa"/>
          </w:tcPr>
          <w:p w14:paraId="4DF2E076" w14:textId="77777777" w:rsidR="00DB7BD4" w:rsidRPr="00523679" w:rsidRDefault="00DB7BD4" w:rsidP="00CC40F2">
            <w:pPr>
              <w:pStyle w:val="BodyText"/>
              <w:spacing w:after="0"/>
              <w:rPr>
                <w:rFonts w:ascii="Times New Roman" w:hAnsi="Times New Roman"/>
                <w:szCs w:val="20"/>
              </w:rPr>
            </w:pPr>
            <w:r w:rsidRPr="00523679">
              <w:rPr>
                <w:rFonts w:ascii="Times New Roman" w:hAnsi="Times New Roman"/>
                <w:szCs w:val="20"/>
              </w:rPr>
              <w:t>Form of Purchase Order</w:t>
            </w:r>
          </w:p>
        </w:tc>
      </w:tr>
      <w:tr w:rsidR="00E25A1F" w:rsidRPr="00523679" w14:paraId="01303374" w14:textId="77777777" w:rsidTr="009A0CB2">
        <w:tc>
          <w:tcPr>
            <w:tcW w:w="1710" w:type="dxa"/>
          </w:tcPr>
          <w:p w14:paraId="1FDD60CD" w14:textId="7AEA74FD" w:rsidR="00E25A1F" w:rsidRPr="00523679" w:rsidRDefault="00E25A1F" w:rsidP="00084E2C">
            <w:pPr>
              <w:pStyle w:val="BodyText"/>
              <w:spacing w:after="0"/>
              <w:rPr>
                <w:rFonts w:ascii="Times New Roman" w:hAnsi="Times New Roman"/>
                <w:szCs w:val="20"/>
              </w:rPr>
            </w:pPr>
            <w:r w:rsidRPr="00523679">
              <w:rPr>
                <w:rFonts w:ascii="Times New Roman" w:hAnsi="Times New Roman"/>
                <w:szCs w:val="20"/>
              </w:rPr>
              <w:t xml:space="preserve">Schedule </w:t>
            </w:r>
            <w:r w:rsidR="00A32E77" w:rsidRPr="00523679">
              <w:rPr>
                <w:rFonts w:ascii="Times New Roman" w:hAnsi="Times New Roman"/>
                <w:szCs w:val="20"/>
              </w:rPr>
              <w:t>E</w:t>
            </w:r>
          </w:p>
        </w:tc>
        <w:tc>
          <w:tcPr>
            <w:tcW w:w="5760" w:type="dxa"/>
          </w:tcPr>
          <w:p w14:paraId="0AD7504C" w14:textId="529670BC" w:rsidR="00B322A7" w:rsidRPr="00523679" w:rsidRDefault="00E25A1F" w:rsidP="00CC40F2">
            <w:pPr>
              <w:pStyle w:val="BodyText"/>
              <w:spacing w:after="0"/>
              <w:rPr>
                <w:rFonts w:ascii="Times New Roman" w:hAnsi="Times New Roman"/>
                <w:szCs w:val="20"/>
              </w:rPr>
            </w:pPr>
            <w:r w:rsidRPr="00523679">
              <w:rPr>
                <w:rFonts w:ascii="Times New Roman" w:hAnsi="Times New Roman"/>
                <w:szCs w:val="20"/>
              </w:rPr>
              <w:t>Change Order Forms</w:t>
            </w:r>
          </w:p>
        </w:tc>
      </w:tr>
      <w:tr w:rsidR="003F1882" w:rsidRPr="00523679" w14:paraId="7DC5EE1E" w14:textId="77777777" w:rsidTr="009A0CB2">
        <w:tc>
          <w:tcPr>
            <w:tcW w:w="1710" w:type="dxa"/>
          </w:tcPr>
          <w:p w14:paraId="1D77A9A0" w14:textId="01FBD718" w:rsidR="003F1882" w:rsidRPr="00523679" w:rsidRDefault="003F1882" w:rsidP="00084E2C">
            <w:pPr>
              <w:pStyle w:val="BodyText"/>
              <w:spacing w:after="0"/>
              <w:rPr>
                <w:rFonts w:ascii="Times New Roman" w:hAnsi="Times New Roman"/>
                <w:szCs w:val="20"/>
              </w:rPr>
            </w:pPr>
            <w:r>
              <w:rPr>
                <w:rFonts w:ascii="Times New Roman" w:hAnsi="Times New Roman"/>
                <w:szCs w:val="20"/>
              </w:rPr>
              <w:t>Schedule F</w:t>
            </w:r>
          </w:p>
        </w:tc>
        <w:tc>
          <w:tcPr>
            <w:tcW w:w="5760" w:type="dxa"/>
          </w:tcPr>
          <w:p w14:paraId="12B32603" w14:textId="20B77BEA" w:rsidR="003F1882" w:rsidRPr="00523679" w:rsidRDefault="003F1882" w:rsidP="00CC40F2">
            <w:pPr>
              <w:pStyle w:val="BodyText"/>
              <w:spacing w:after="0"/>
              <w:rPr>
                <w:rFonts w:ascii="Times New Roman" w:hAnsi="Times New Roman"/>
                <w:szCs w:val="20"/>
              </w:rPr>
            </w:pPr>
            <w:r>
              <w:rPr>
                <w:rFonts w:ascii="Times New Roman" w:hAnsi="Times New Roman"/>
                <w:szCs w:val="20"/>
              </w:rPr>
              <w:t xml:space="preserve">Packaging, Marking and Shipping Requirements </w:t>
            </w:r>
          </w:p>
        </w:tc>
      </w:tr>
      <w:tr w:rsidR="003F1882" w:rsidRPr="00523679" w14:paraId="3078B060" w14:textId="77777777" w:rsidTr="009A0CB2">
        <w:tc>
          <w:tcPr>
            <w:tcW w:w="1710" w:type="dxa"/>
          </w:tcPr>
          <w:p w14:paraId="6B2424A4" w14:textId="4AFD8EA4" w:rsidR="003F1882" w:rsidRDefault="003F1882" w:rsidP="00084E2C">
            <w:pPr>
              <w:pStyle w:val="BodyText"/>
              <w:spacing w:after="0"/>
              <w:rPr>
                <w:rFonts w:ascii="Times New Roman" w:hAnsi="Times New Roman"/>
                <w:szCs w:val="20"/>
              </w:rPr>
            </w:pPr>
            <w:r>
              <w:rPr>
                <w:rFonts w:ascii="Times New Roman" w:hAnsi="Times New Roman"/>
                <w:szCs w:val="20"/>
              </w:rPr>
              <w:t>Schedule G</w:t>
            </w:r>
          </w:p>
        </w:tc>
        <w:tc>
          <w:tcPr>
            <w:tcW w:w="5760" w:type="dxa"/>
          </w:tcPr>
          <w:p w14:paraId="649E859C" w14:textId="0FC3C815" w:rsidR="003F1882" w:rsidRDefault="003F1882" w:rsidP="00CC40F2">
            <w:pPr>
              <w:pStyle w:val="BodyText"/>
              <w:spacing w:after="0"/>
              <w:rPr>
                <w:rFonts w:ascii="Times New Roman" w:hAnsi="Times New Roman"/>
                <w:szCs w:val="20"/>
              </w:rPr>
            </w:pPr>
            <w:r>
              <w:rPr>
                <w:rFonts w:ascii="Times New Roman" w:hAnsi="Times New Roman"/>
                <w:szCs w:val="20"/>
              </w:rPr>
              <w:t xml:space="preserve">Expediting Requirements </w:t>
            </w:r>
          </w:p>
        </w:tc>
      </w:tr>
      <w:tr w:rsidR="003F1882" w:rsidRPr="00523679" w14:paraId="2B8646FB" w14:textId="77777777" w:rsidTr="009A0CB2">
        <w:tc>
          <w:tcPr>
            <w:tcW w:w="1710" w:type="dxa"/>
          </w:tcPr>
          <w:p w14:paraId="10975C56" w14:textId="79D0D4A6" w:rsidR="003F1882" w:rsidRDefault="003F1882" w:rsidP="00084E2C">
            <w:pPr>
              <w:pStyle w:val="BodyText"/>
              <w:spacing w:after="0"/>
              <w:rPr>
                <w:rFonts w:ascii="Times New Roman" w:hAnsi="Times New Roman"/>
                <w:szCs w:val="20"/>
              </w:rPr>
            </w:pPr>
            <w:r>
              <w:rPr>
                <w:rFonts w:ascii="Times New Roman" w:hAnsi="Times New Roman"/>
                <w:szCs w:val="20"/>
              </w:rPr>
              <w:t>Schedule H</w:t>
            </w:r>
          </w:p>
        </w:tc>
        <w:tc>
          <w:tcPr>
            <w:tcW w:w="5760" w:type="dxa"/>
          </w:tcPr>
          <w:p w14:paraId="19BE105C" w14:textId="25E5883A" w:rsidR="003F1882" w:rsidRDefault="003F1882" w:rsidP="00CC40F2">
            <w:pPr>
              <w:pStyle w:val="BodyText"/>
              <w:spacing w:after="0"/>
              <w:rPr>
                <w:rFonts w:ascii="Times New Roman" w:hAnsi="Times New Roman"/>
                <w:szCs w:val="20"/>
              </w:rPr>
            </w:pPr>
            <w:r>
              <w:rPr>
                <w:rFonts w:ascii="Times New Roman" w:hAnsi="Times New Roman"/>
                <w:szCs w:val="20"/>
              </w:rPr>
              <w:t>Special Conditions</w:t>
            </w:r>
          </w:p>
        </w:tc>
      </w:tr>
    </w:tbl>
    <w:p w14:paraId="31329354" w14:textId="77777777" w:rsidR="00DB7BD4" w:rsidRPr="00C1490B" w:rsidRDefault="00DB7BD4" w:rsidP="00DB7BD4">
      <w:pPr>
        <w:pStyle w:val="BodyText"/>
        <w:rPr>
          <w:rFonts w:ascii="Times New Roman" w:hAnsi="Times New Roman"/>
        </w:rPr>
      </w:pPr>
    </w:p>
    <w:p w14:paraId="7C4ABB1B" w14:textId="77777777" w:rsidR="00DB7BD4" w:rsidRPr="00C1490B" w:rsidRDefault="00DB7BD4" w:rsidP="00DB7BD4">
      <w:pPr>
        <w:pStyle w:val="ArticleL2"/>
        <w:rPr>
          <w:rFonts w:ascii="Times New Roman" w:hAnsi="Times New Roman"/>
        </w:rPr>
      </w:pPr>
      <w:bookmarkStart w:id="112" w:name="_Toc324838266"/>
      <w:bookmarkStart w:id="113" w:name="_Toc55295887"/>
      <w:r w:rsidRPr="00C1490B">
        <w:rPr>
          <w:rFonts w:ascii="Times New Roman" w:hAnsi="Times New Roman"/>
        </w:rPr>
        <w:t>Language of Agreement</w:t>
      </w:r>
      <w:bookmarkEnd w:id="112"/>
      <w:bookmarkEnd w:id="113"/>
    </w:p>
    <w:p w14:paraId="59F8EBFD" w14:textId="77777777" w:rsidR="00DB7BD4" w:rsidRPr="00C1490B" w:rsidRDefault="00DB7BD4" w:rsidP="00DB7BD4">
      <w:pPr>
        <w:pStyle w:val="ArticleCont2"/>
        <w:rPr>
          <w:rFonts w:ascii="Times New Roman" w:hAnsi="Times New Roman"/>
        </w:rPr>
      </w:pPr>
      <w:r w:rsidRPr="00C1490B">
        <w:rPr>
          <w:rFonts w:ascii="Times New Roman" w:hAnsi="Times New Roman"/>
        </w:rPr>
        <w:t>This Agreement and all documentation to be supplied hereunder shall be supplied in the English language</w:t>
      </w:r>
      <w:r w:rsidR="007D6B71" w:rsidRPr="00C1490B">
        <w:rPr>
          <w:rFonts w:ascii="Times New Roman" w:hAnsi="Times New Roman"/>
        </w:rPr>
        <w:t>.</w:t>
      </w:r>
      <w:r w:rsidRPr="00C1490B">
        <w:rPr>
          <w:rFonts w:ascii="Times New Roman" w:hAnsi="Times New Roman"/>
        </w:rPr>
        <w:t xml:space="preserve">  Words not otherwise defined herein that have well-known and generally accepted technical or trade meanings are used herein in accordance with such recognized meanings.</w:t>
      </w:r>
    </w:p>
    <w:p w14:paraId="3D821DCE" w14:textId="77777777" w:rsidR="00DB7BD4" w:rsidRPr="00591298" w:rsidRDefault="00DB7BD4" w:rsidP="00DB7BD4">
      <w:pPr>
        <w:pStyle w:val="ArticleL2"/>
        <w:rPr>
          <w:rFonts w:ascii="Times New Roman" w:hAnsi="Times New Roman"/>
        </w:rPr>
      </w:pPr>
      <w:bookmarkStart w:id="114" w:name="_Toc324838267"/>
      <w:bookmarkStart w:id="115" w:name="_Toc55295888"/>
      <w:r w:rsidRPr="00591298">
        <w:rPr>
          <w:rFonts w:ascii="Times New Roman" w:hAnsi="Times New Roman"/>
        </w:rPr>
        <w:t>Precedence of Agreement</w:t>
      </w:r>
      <w:bookmarkEnd w:id="114"/>
      <w:bookmarkEnd w:id="115"/>
    </w:p>
    <w:p w14:paraId="43BE39F5" w14:textId="77777777" w:rsidR="00DB7BD4" w:rsidRPr="00591298" w:rsidRDefault="00DB7BD4" w:rsidP="00DB7BD4">
      <w:pPr>
        <w:pStyle w:val="ArticleCont2"/>
        <w:rPr>
          <w:rFonts w:ascii="Times New Roman" w:hAnsi="Times New Roman"/>
        </w:rPr>
      </w:pPr>
      <w:r w:rsidRPr="00591298">
        <w:rPr>
          <w:rFonts w:ascii="Times New Roman" w:hAnsi="Times New Roman"/>
        </w:rPr>
        <w:t>Each Party shall promptly notify the other in writing of any discovered conflict or inconsistency between any of the Schedules or between any Purchase Order, the body of this Agreement and any Schedule.  In the event of any conflict between the provisions of any Purchase Order, the body of this Agreement and any Schedule, the following order of precedence for construction and interpretation shall apply unless the Parties otherwise agree:</w:t>
      </w:r>
    </w:p>
    <w:p w14:paraId="73C248D6" w14:textId="77777777" w:rsidR="00DB7BD4" w:rsidRPr="00591298" w:rsidRDefault="00DB7BD4" w:rsidP="00BB379E">
      <w:pPr>
        <w:pStyle w:val="ArticleL4"/>
        <w:numPr>
          <w:ilvl w:val="3"/>
          <w:numId w:val="8"/>
        </w:numPr>
        <w:rPr>
          <w:rFonts w:ascii="Times New Roman" w:hAnsi="Times New Roman"/>
        </w:rPr>
      </w:pPr>
      <w:r w:rsidRPr="00591298">
        <w:rPr>
          <w:rFonts w:ascii="Times New Roman" w:hAnsi="Times New Roman"/>
        </w:rPr>
        <w:t>the Purchase Order;</w:t>
      </w:r>
    </w:p>
    <w:p w14:paraId="7F713BF7" w14:textId="77777777" w:rsidR="00DB7BD4" w:rsidRPr="00591298" w:rsidRDefault="00DB7BD4" w:rsidP="00BB379E">
      <w:pPr>
        <w:pStyle w:val="ArticleL4"/>
        <w:numPr>
          <w:ilvl w:val="3"/>
          <w:numId w:val="8"/>
        </w:numPr>
        <w:rPr>
          <w:rFonts w:ascii="Times New Roman" w:hAnsi="Times New Roman"/>
        </w:rPr>
      </w:pPr>
      <w:r w:rsidRPr="00591298">
        <w:rPr>
          <w:rFonts w:ascii="Times New Roman" w:hAnsi="Times New Roman"/>
        </w:rPr>
        <w:t>the body of this Agreement;</w:t>
      </w:r>
    </w:p>
    <w:p w14:paraId="3616673F" w14:textId="77777777" w:rsidR="00DB7BD4" w:rsidRPr="00591298" w:rsidRDefault="00DB7BD4" w:rsidP="00BB379E">
      <w:pPr>
        <w:pStyle w:val="ArticleL4"/>
        <w:numPr>
          <w:ilvl w:val="3"/>
          <w:numId w:val="8"/>
        </w:numPr>
        <w:rPr>
          <w:rFonts w:ascii="Times New Roman" w:hAnsi="Times New Roman"/>
        </w:rPr>
      </w:pPr>
      <w:r w:rsidRPr="00591298">
        <w:rPr>
          <w:rFonts w:ascii="Times New Roman" w:hAnsi="Times New Roman"/>
        </w:rPr>
        <w:t>Schedule A to this Agreement; and</w:t>
      </w:r>
    </w:p>
    <w:p w14:paraId="1483A0C0" w14:textId="77777777" w:rsidR="00DB7BD4" w:rsidRPr="00591298" w:rsidRDefault="00DB7BD4" w:rsidP="00BB379E">
      <w:pPr>
        <w:pStyle w:val="ArticleL4"/>
        <w:numPr>
          <w:ilvl w:val="3"/>
          <w:numId w:val="8"/>
        </w:numPr>
        <w:rPr>
          <w:rFonts w:ascii="Times New Roman" w:hAnsi="Times New Roman"/>
        </w:rPr>
      </w:pPr>
      <w:r w:rsidRPr="00591298">
        <w:rPr>
          <w:rFonts w:ascii="Times New Roman" w:hAnsi="Times New Roman"/>
        </w:rPr>
        <w:t>all other Schedules to this Agreement.</w:t>
      </w:r>
    </w:p>
    <w:p w14:paraId="18BA9675" w14:textId="77777777" w:rsidR="00DB7BD4" w:rsidRPr="00C1490B" w:rsidRDefault="00DB7BD4" w:rsidP="00DB7BD4">
      <w:pPr>
        <w:pStyle w:val="ArticleCont2"/>
        <w:rPr>
          <w:rFonts w:ascii="Times New Roman" w:hAnsi="Times New Roman"/>
        </w:rPr>
      </w:pPr>
      <w:r w:rsidRPr="00C1490B">
        <w:rPr>
          <w:rFonts w:ascii="Times New Roman" w:hAnsi="Times New Roman"/>
        </w:rPr>
        <w:t xml:space="preserve">Subject to the above, if any provision of a Schedule is in conflict with any other provision of a Schedule, whether or not in the same Schedule, the more detailed provision or the provision imposing the higher </w:t>
      </w:r>
      <w:r w:rsidRPr="00C1490B">
        <w:rPr>
          <w:rFonts w:ascii="Times New Roman" w:hAnsi="Times New Roman"/>
        </w:rPr>
        <w:lastRenderedPageBreak/>
        <w:t>standard shall prevail.  Notwithstanding the above, the provisions of this Agreement, including all Schedules and Purchase Orders, shall, wherever possible, be construed as complementary rather than conflicting.</w:t>
      </w:r>
    </w:p>
    <w:p w14:paraId="492ABC87" w14:textId="77777777" w:rsidR="00DB7BD4" w:rsidRPr="00C1490B" w:rsidRDefault="00DB7BD4" w:rsidP="00DB7BD4">
      <w:pPr>
        <w:pStyle w:val="ArticleL2"/>
        <w:rPr>
          <w:rFonts w:ascii="Times New Roman" w:hAnsi="Times New Roman"/>
        </w:rPr>
      </w:pPr>
      <w:bookmarkStart w:id="116" w:name="_Ref306630637"/>
      <w:bookmarkStart w:id="117" w:name="_Ref306695027"/>
      <w:bookmarkStart w:id="118" w:name="_Ref306695072"/>
      <w:bookmarkStart w:id="119" w:name="_Toc324782845"/>
      <w:bookmarkStart w:id="120" w:name="_Toc324838268"/>
      <w:bookmarkStart w:id="121" w:name="_Toc55295889"/>
      <w:r w:rsidRPr="00C1490B">
        <w:rPr>
          <w:rFonts w:ascii="Times New Roman" w:hAnsi="Times New Roman"/>
        </w:rPr>
        <w:t>Background Information</w:t>
      </w:r>
      <w:bookmarkEnd w:id="116"/>
      <w:bookmarkEnd w:id="117"/>
      <w:bookmarkEnd w:id="118"/>
      <w:bookmarkEnd w:id="119"/>
      <w:bookmarkEnd w:id="120"/>
      <w:bookmarkEnd w:id="121"/>
    </w:p>
    <w:p w14:paraId="078F5F76" w14:textId="68E5374E" w:rsidR="00DB7BD4" w:rsidRPr="00C1490B" w:rsidRDefault="00DB7BD4" w:rsidP="00305A60">
      <w:pPr>
        <w:pStyle w:val="ArticleL3"/>
        <w:rPr>
          <w:rFonts w:ascii="Times New Roman" w:hAnsi="Times New Roman"/>
        </w:rPr>
      </w:pPr>
      <w:bookmarkStart w:id="122" w:name="_Ref323652723"/>
      <w:r w:rsidRPr="00C1490B">
        <w:rPr>
          <w:rFonts w:ascii="Times New Roman" w:hAnsi="Times New Roman"/>
        </w:rPr>
        <w:t>The Company shall not be liable to the Supplier for, and the Supplier shall not seek to recover from the Company or any Company Indemnitee, any damages, losses, costs, liabilities or expenses which may arise (whether in contract, tort or otherwise) from the adoption, use or application of the Background Information by, or on behalf of, the Supplier or any Supplier Indemnitee or from the Company</w:t>
      </w:r>
      <w:r w:rsidR="00B85926">
        <w:rPr>
          <w:rFonts w:ascii="Times New Roman" w:hAnsi="Times New Roman"/>
        </w:rPr>
        <w:t>’</w:t>
      </w:r>
      <w:r w:rsidRPr="00C1490B">
        <w:rPr>
          <w:rFonts w:ascii="Times New Roman" w:hAnsi="Times New Roman"/>
        </w:rPr>
        <w:t>s failure to:</w:t>
      </w:r>
      <w:bookmarkEnd w:id="122"/>
    </w:p>
    <w:p w14:paraId="224DF23C" w14:textId="155943D4" w:rsidR="00DB7BD4" w:rsidRPr="00C1490B" w:rsidRDefault="00DB7BD4" w:rsidP="00305A60">
      <w:pPr>
        <w:pStyle w:val="ArticleL4"/>
        <w:numPr>
          <w:ilvl w:val="3"/>
          <w:numId w:val="8"/>
        </w:numPr>
        <w:rPr>
          <w:rFonts w:ascii="Times New Roman" w:hAnsi="Times New Roman"/>
        </w:rPr>
      </w:pPr>
      <w:r w:rsidRPr="00C1490B">
        <w:rPr>
          <w:rFonts w:ascii="Times New Roman" w:hAnsi="Times New Roman"/>
        </w:rPr>
        <w:t>disclose or make available to the Supplier any Background Information;</w:t>
      </w:r>
    </w:p>
    <w:p w14:paraId="23529C66" w14:textId="2D3804F9" w:rsidR="00DB7BD4" w:rsidRPr="00C1490B" w:rsidRDefault="00DB7BD4" w:rsidP="00305A60">
      <w:pPr>
        <w:pStyle w:val="ArticleL4"/>
        <w:numPr>
          <w:ilvl w:val="3"/>
          <w:numId w:val="8"/>
        </w:numPr>
        <w:rPr>
          <w:rFonts w:ascii="Times New Roman" w:hAnsi="Times New Roman"/>
        </w:rPr>
      </w:pPr>
      <w:r w:rsidRPr="00C1490B">
        <w:rPr>
          <w:rFonts w:ascii="Times New Roman" w:hAnsi="Times New Roman"/>
        </w:rPr>
        <w:t>review or update the Background Information; or</w:t>
      </w:r>
    </w:p>
    <w:p w14:paraId="3346BC2A" w14:textId="59239634" w:rsidR="00DB7BD4" w:rsidRPr="00585BB5" w:rsidRDefault="00DB7BD4" w:rsidP="00305A60">
      <w:pPr>
        <w:pStyle w:val="ArticleL4"/>
        <w:numPr>
          <w:ilvl w:val="3"/>
          <w:numId w:val="8"/>
        </w:numPr>
        <w:rPr>
          <w:rFonts w:ascii="Times New Roman" w:hAnsi="Times New Roman"/>
        </w:rPr>
      </w:pPr>
      <w:r w:rsidRPr="00585BB5">
        <w:rPr>
          <w:rFonts w:ascii="Times New Roman" w:hAnsi="Times New Roman"/>
        </w:rPr>
        <w:t>inform the Supplier of any inaccuracy, error, omission, defect or inadequacy in the Background Information.</w:t>
      </w:r>
    </w:p>
    <w:p w14:paraId="3BAD5932" w14:textId="41FFDD11" w:rsidR="00DB7BD4" w:rsidRPr="00C1490B" w:rsidRDefault="00DB7BD4" w:rsidP="00305A60">
      <w:pPr>
        <w:pStyle w:val="ArticleL3"/>
        <w:rPr>
          <w:rFonts w:ascii="Times New Roman" w:hAnsi="Times New Roman"/>
        </w:rPr>
      </w:pPr>
      <w:r w:rsidRPr="00C1490B">
        <w:rPr>
          <w:rFonts w:ascii="Times New Roman" w:hAnsi="Times New Roman"/>
        </w:rPr>
        <w:t>The Company gives no warranty or undertaking of whatever nature in respect of the Background Information and, specifically, but without limitation, the Company does not warrant that the Background Information represents all of the information in its possession or power (either during the conduct of the procurement process related to the Equipment or at the time of execution and delivery of this Agreement) relevant or material to or in connection with the Equipment or the obligations of the Supplier under this Agreement.</w:t>
      </w:r>
    </w:p>
    <w:p w14:paraId="0443A703" w14:textId="77777777" w:rsidR="00DB7BD4" w:rsidRPr="00C1490B" w:rsidRDefault="00DB7BD4" w:rsidP="00DB7BD4">
      <w:pPr>
        <w:pStyle w:val="ArticleL3"/>
        <w:rPr>
          <w:rFonts w:ascii="Times New Roman" w:hAnsi="Times New Roman"/>
        </w:rPr>
      </w:pPr>
      <w:r w:rsidRPr="00C1490B">
        <w:rPr>
          <w:rFonts w:ascii="Times New Roman" w:hAnsi="Times New Roman"/>
        </w:rPr>
        <w:t>The Supplier acknowledges and confirms that:</w:t>
      </w:r>
    </w:p>
    <w:p w14:paraId="326ADB62" w14:textId="0C8F1A00" w:rsidR="00DB7BD4" w:rsidRPr="00C1490B" w:rsidRDefault="00DB7BD4" w:rsidP="00BB1891">
      <w:pPr>
        <w:pStyle w:val="ArticleL4"/>
        <w:numPr>
          <w:ilvl w:val="3"/>
          <w:numId w:val="8"/>
        </w:numPr>
        <w:rPr>
          <w:rFonts w:ascii="Times New Roman" w:hAnsi="Times New Roman"/>
        </w:rPr>
      </w:pPr>
      <w:r w:rsidRPr="00C1490B">
        <w:rPr>
          <w:rFonts w:ascii="Times New Roman" w:hAnsi="Times New Roman"/>
        </w:rPr>
        <w:t xml:space="preserve">it has conducted </w:t>
      </w:r>
      <w:ins w:id="123" w:author="Santiago Angueira, Joanne" w:date="2021-07-24T02:46:00Z">
        <w:r w:rsidR="00BB1891">
          <w:rPr>
            <w:rFonts w:ascii="Times New Roman" w:hAnsi="Times New Roman"/>
          </w:rPr>
          <w:t>a reasonable</w:t>
        </w:r>
      </w:ins>
      <w:del w:id="124" w:author="Santiago Angueira, Joanne" w:date="2021-07-24T02:46:00Z">
        <w:r w:rsidRPr="00C1490B" w:rsidDel="00BB1891">
          <w:rPr>
            <w:rFonts w:ascii="Times New Roman" w:hAnsi="Times New Roman"/>
          </w:rPr>
          <w:delText>its own</w:delText>
        </w:r>
      </w:del>
      <w:r w:rsidRPr="00C1490B">
        <w:rPr>
          <w:rFonts w:ascii="Times New Roman" w:hAnsi="Times New Roman"/>
        </w:rPr>
        <w:t xml:space="preserve"> analysis and review of the Background Information and has </w:t>
      </w:r>
      <w:ins w:id="125" w:author="Santiago Angueira, Joanne" w:date="2021-07-24T02:46:00Z">
        <w:r w:rsidR="00BB1891">
          <w:rPr>
            <w:rFonts w:ascii="Times New Roman" w:hAnsi="Times New Roman"/>
          </w:rPr>
          <w:t>made all comme</w:t>
        </w:r>
        <w:r w:rsidR="00305A60">
          <w:rPr>
            <w:rFonts w:ascii="Times New Roman" w:hAnsi="Times New Roman"/>
          </w:rPr>
          <w:t xml:space="preserve">rcially reasonable efforts to become </w:t>
        </w:r>
      </w:ins>
      <w:r w:rsidRPr="00C1490B">
        <w:rPr>
          <w:rFonts w:ascii="Times New Roman" w:hAnsi="Times New Roman"/>
        </w:rPr>
        <w:t xml:space="preserve">satisfied </w:t>
      </w:r>
      <w:del w:id="126" w:author="Santiago Angueira, Joanne" w:date="2021-07-24T02:46:00Z">
        <w:r w:rsidRPr="00C1490B" w:rsidDel="00BB1891">
          <w:rPr>
            <w:rFonts w:ascii="Times New Roman" w:hAnsi="Times New Roman"/>
          </w:rPr>
          <w:delText>itself</w:delText>
        </w:r>
      </w:del>
      <w:r w:rsidRPr="00C1490B">
        <w:rPr>
          <w:rFonts w:ascii="Times New Roman" w:hAnsi="Times New Roman"/>
        </w:rPr>
        <w:t xml:space="preserve"> as to the accuracy, completeness and fitness for purpose of any such Background Information upon which it places reliance; and</w:t>
      </w:r>
    </w:p>
    <w:p w14:paraId="486F0868" w14:textId="0B88FAFE" w:rsidR="00DB7BD4" w:rsidRPr="00C1490B" w:rsidRDefault="00DB7BD4">
      <w:pPr>
        <w:pStyle w:val="ArticleL4"/>
        <w:numPr>
          <w:ilvl w:val="3"/>
          <w:numId w:val="8"/>
        </w:numPr>
        <w:rPr>
          <w:rFonts w:ascii="Times New Roman" w:hAnsi="Times New Roman"/>
        </w:rPr>
      </w:pPr>
      <w:r w:rsidRPr="00C1490B">
        <w:rPr>
          <w:rFonts w:ascii="Times New Roman" w:hAnsi="Times New Roman"/>
        </w:rPr>
        <w:t>it shall not be entitled to and shall not, and shall ensure that no Subcontractor shall, make any claim against the Company or any Company Indemnitee (whether in contract, tort or otherwise), including, without limitation, any claim in damages or for additional payments under this Agreement on the grounds:</w:t>
      </w:r>
    </w:p>
    <w:p w14:paraId="66A25465" w14:textId="1E25C869" w:rsidR="00DB7BD4" w:rsidRPr="00C1490B" w:rsidRDefault="00DB7BD4" w:rsidP="00305A60">
      <w:pPr>
        <w:pStyle w:val="ArticleL5"/>
        <w:rPr>
          <w:rFonts w:ascii="Times New Roman" w:hAnsi="Times New Roman"/>
        </w:rPr>
      </w:pPr>
      <w:r w:rsidRPr="00C1490B">
        <w:rPr>
          <w:rFonts w:ascii="Times New Roman" w:hAnsi="Times New Roman"/>
        </w:rPr>
        <w:t>of any misunderstanding or misapprehension in respect of the Background Information; or</w:t>
      </w:r>
    </w:p>
    <w:p w14:paraId="7C8CA5FE" w14:textId="2A8616CC" w:rsidR="00DB7BD4" w:rsidRPr="00C1490B" w:rsidRDefault="00DB7BD4" w:rsidP="00305A60">
      <w:pPr>
        <w:pStyle w:val="ArticleL5"/>
        <w:rPr>
          <w:rFonts w:ascii="Times New Roman" w:hAnsi="Times New Roman"/>
        </w:rPr>
      </w:pPr>
      <w:r w:rsidRPr="00C1490B">
        <w:rPr>
          <w:rFonts w:ascii="Times New Roman" w:hAnsi="Times New Roman"/>
        </w:rPr>
        <w:t>that the Background Information was incomplete, inaccurate, contained errors or defects or was otherwise inadequate or insufficient,</w:t>
      </w:r>
    </w:p>
    <w:p w14:paraId="3AC8F26A" w14:textId="62128B03" w:rsidR="00DB7BD4" w:rsidRPr="00C1490B" w:rsidRDefault="00DB7BD4" w:rsidP="00DB7BD4">
      <w:pPr>
        <w:pStyle w:val="ArticleCont4"/>
        <w:rPr>
          <w:rFonts w:ascii="Times New Roman" w:hAnsi="Times New Roman"/>
        </w:rPr>
      </w:pPr>
      <w:r w:rsidRPr="00C1490B">
        <w:rPr>
          <w:rFonts w:ascii="Times New Roman" w:hAnsi="Times New Roman"/>
        </w:rPr>
        <w:t>nor shall the Supplier be relieved from any of its obligations under this Agreement on any such ground.</w:t>
      </w:r>
    </w:p>
    <w:p w14:paraId="4A08B123" w14:textId="77777777" w:rsidR="00DB7BD4" w:rsidRPr="00C1490B" w:rsidRDefault="00DB7BD4" w:rsidP="00DB7BD4">
      <w:pPr>
        <w:pStyle w:val="ArticleL2"/>
        <w:rPr>
          <w:rFonts w:ascii="Times New Roman" w:hAnsi="Times New Roman"/>
        </w:rPr>
      </w:pPr>
      <w:bookmarkStart w:id="127" w:name="_Toc324838269"/>
      <w:bookmarkStart w:id="128" w:name="_Toc55295890"/>
      <w:r w:rsidRPr="00C1490B">
        <w:rPr>
          <w:rFonts w:ascii="Times New Roman" w:hAnsi="Times New Roman"/>
        </w:rPr>
        <w:t>Negotiation and Documentation of this Agreement</w:t>
      </w:r>
      <w:bookmarkEnd w:id="127"/>
      <w:bookmarkEnd w:id="128"/>
    </w:p>
    <w:p w14:paraId="4A806361" w14:textId="77777777" w:rsidR="00DB7BD4" w:rsidRPr="00C1490B" w:rsidRDefault="00DB7BD4" w:rsidP="00DB7BD4">
      <w:pPr>
        <w:pStyle w:val="ArticleCont2"/>
        <w:rPr>
          <w:rFonts w:ascii="Times New Roman" w:hAnsi="Times New Roman"/>
        </w:rPr>
      </w:pPr>
      <w:r w:rsidRPr="00C1490B">
        <w:rPr>
          <w:rFonts w:ascii="Times New Roman" w:hAnsi="Times New Roman"/>
        </w:rPr>
        <w:t>Each of the Parties acknowledges and agrees that they have had the opportunity to have their respective legal counsel review this Agreement and participate in the joint negotiation and documentation of this Agreement, and the Parties are fully familiar with each of the provisions of this Agreement and the effect thereof.</w:t>
      </w:r>
    </w:p>
    <w:p w14:paraId="3A716E02" w14:textId="77777777" w:rsidR="00DB7BD4" w:rsidRPr="00C1490B" w:rsidRDefault="00DB7BD4" w:rsidP="00DB7BD4">
      <w:pPr>
        <w:pStyle w:val="ArticleL2"/>
        <w:rPr>
          <w:rFonts w:ascii="Times New Roman" w:hAnsi="Times New Roman"/>
        </w:rPr>
      </w:pPr>
      <w:bookmarkStart w:id="129" w:name="_Toc324838270"/>
      <w:bookmarkStart w:id="130" w:name="_Toc55295891"/>
      <w:r w:rsidRPr="00C1490B">
        <w:rPr>
          <w:rFonts w:ascii="Times New Roman" w:hAnsi="Times New Roman"/>
        </w:rPr>
        <w:lastRenderedPageBreak/>
        <w:t>Standard of Care</w:t>
      </w:r>
      <w:bookmarkEnd w:id="129"/>
      <w:bookmarkEnd w:id="130"/>
    </w:p>
    <w:p w14:paraId="2C96208A" w14:textId="7C6BE57A" w:rsidR="00DB7BD4" w:rsidRPr="00C1490B" w:rsidRDefault="00DB7BD4" w:rsidP="00DB7BD4">
      <w:pPr>
        <w:pStyle w:val="ArticleCont2"/>
        <w:rPr>
          <w:rFonts w:ascii="Times New Roman" w:hAnsi="Times New Roman"/>
        </w:rPr>
      </w:pPr>
      <w:r w:rsidRPr="00C1490B">
        <w:rPr>
          <w:rFonts w:ascii="Times New Roman" w:hAnsi="Times New Roman"/>
        </w:rPr>
        <w:t>Any provision in this Agreement, including all Schedules and Purchase Orders, which provides for a standard of care or performance in respect of the Supplier</w:t>
      </w:r>
      <w:r w:rsidR="00B85926">
        <w:rPr>
          <w:rFonts w:ascii="Times New Roman" w:hAnsi="Times New Roman"/>
        </w:rPr>
        <w:t>’</w:t>
      </w:r>
      <w:r w:rsidRPr="00C1490B">
        <w:rPr>
          <w:rFonts w:ascii="Times New Roman" w:hAnsi="Times New Roman"/>
        </w:rPr>
        <w:t xml:space="preserve">s obligations hereunder shall be interpreted in all respects as requiring the Supplier to perform, at a minimum, in accordance with </w:t>
      </w:r>
      <w:ins w:id="131" w:author="Santiago Angueira, Joanne" w:date="2021-07-24T02:50:00Z">
        <w:r w:rsidR="00BB1891">
          <w:rPr>
            <w:rFonts w:ascii="Times New Roman" w:hAnsi="Times New Roman"/>
          </w:rPr>
          <w:t>industry standards</w:t>
        </w:r>
      </w:ins>
      <w:del w:id="132" w:author="Santiago Angueira, Joanne" w:date="2021-07-24T02:50:00Z">
        <w:r w:rsidRPr="00C1490B" w:rsidDel="00BB1891">
          <w:rPr>
            <w:rFonts w:ascii="Times New Roman" w:hAnsi="Times New Roman"/>
          </w:rPr>
          <w:delText>best practices</w:delText>
        </w:r>
      </w:del>
      <w:r w:rsidRPr="00C1490B">
        <w:rPr>
          <w:rFonts w:ascii="Times New Roman" w:hAnsi="Times New Roman"/>
        </w:rPr>
        <w:t>, and nothing herein shall, or shall be interpreted to, constitute a waiver by the Company of the obligations of the Supplier to meet such standards.</w:t>
      </w:r>
    </w:p>
    <w:p w14:paraId="166B117F" w14:textId="77777777" w:rsidR="00DB7BD4" w:rsidRPr="00C1490B" w:rsidRDefault="00DB7BD4" w:rsidP="00DB7BD4">
      <w:pPr>
        <w:pStyle w:val="ArticleL2"/>
        <w:rPr>
          <w:rFonts w:ascii="Times New Roman" w:hAnsi="Times New Roman"/>
        </w:rPr>
      </w:pPr>
      <w:bookmarkStart w:id="133" w:name="_Toc324838271"/>
      <w:bookmarkStart w:id="134" w:name="_Toc55295892"/>
      <w:r w:rsidRPr="00C1490B">
        <w:rPr>
          <w:rFonts w:ascii="Times New Roman" w:hAnsi="Times New Roman"/>
        </w:rPr>
        <w:t>Independent Contractor</w:t>
      </w:r>
      <w:bookmarkEnd w:id="133"/>
      <w:bookmarkEnd w:id="134"/>
    </w:p>
    <w:p w14:paraId="248AF3EE" w14:textId="212437FB" w:rsidR="00DB7BD4" w:rsidRPr="00C1490B" w:rsidRDefault="00DB7BD4" w:rsidP="00DB7BD4">
      <w:pPr>
        <w:pStyle w:val="ArticleCont2"/>
        <w:rPr>
          <w:rFonts w:ascii="Times New Roman" w:hAnsi="Times New Roman"/>
        </w:rPr>
      </w:pPr>
      <w:r w:rsidRPr="00C1490B">
        <w:rPr>
          <w:rFonts w:ascii="Times New Roman" w:hAnsi="Times New Roman"/>
        </w:rPr>
        <w:t>The Supplier is an independent contractor and nothing contained herein shall be construed as constituting any relationship between the Company and the Supplier (or any Subcontractor) other than that of owner and independent contractor, nor shall it be construed as creating any relationship whatsoever between the Company and the Supplier</w:t>
      </w:r>
      <w:r w:rsidR="00B85926">
        <w:rPr>
          <w:rFonts w:ascii="Times New Roman" w:hAnsi="Times New Roman"/>
        </w:rPr>
        <w:t>’</w:t>
      </w:r>
      <w:r w:rsidRPr="00C1490B">
        <w:rPr>
          <w:rFonts w:ascii="Times New Roman" w:hAnsi="Times New Roman"/>
        </w:rPr>
        <w:t>s (or any Subcontractor</w:t>
      </w:r>
      <w:r w:rsidR="00B85926">
        <w:rPr>
          <w:rFonts w:ascii="Times New Roman" w:hAnsi="Times New Roman"/>
        </w:rPr>
        <w:t>’</w:t>
      </w:r>
      <w:r w:rsidRPr="00C1490B">
        <w:rPr>
          <w:rFonts w:ascii="Times New Roman" w:hAnsi="Times New Roman"/>
        </w:rPr>
        <w:t>s) employees.  Neither the Supplier nor any of its employees (nor any Subcontractor</w:t>
      </w:r>
      <w:r w:rsidR="00B85926">
        <w:rPr>
          <w:rFonts w:ascii="Times New Roman" w:hAnsi="Times New Roman"/>
        </w:rPr>
        <w:t>’</w:t>
      </w:r>
      <w:r w:rsidRPr="00C1490B">
        <w:rPr>
          <w:rFonts w:ascii="Times New Roman" w:hAnsi="Times New Roman"/>
        </w:rPr>
        <w:t>s employees) are or shall be deemed to be employees of the Company during the term of this Agreement.  In addition, the Parties acknowledge and agree that this is a standalone agreement independent of, and unrelated to, any other agreement the Supplier may have entered into with the Company prior to the date hereof.  The Supplier shall have no authority to act on behalf of the Company or to bind the Company in any manner except as expressly set forth in this Agreement.</w:t>
      </w:r>
    </w:p>
    <w:p w14:paraId="01BCAD2F" w14:textId="77777777" w:rsidR="00DB7BD4" w:rsidRPr="00312557" w:rsidRDefault="00DB7BD4" w:rsidP="00DB7BD4">
      <w:pPr>
        <w:pStyle w:val="ArticleL1"/>
        <w:rPr>
          <w:rFonts w:ascii="Times New Roman" w:hAnsi="Times New Roman"/>
          <w:sz w:val="24"/>
          <w:szCs w:val="24"/>
        </w:rPr>
      </w:pPr>
      <w:bookmarkStart w:id="135" w:name="_Toc324838272"/>
      <w:bookmarkStart w:id="136" w:name="_Toc55295893"/>
      <w:r w:rsidRPr="00312557">
        <w:rPr>
          <w:rFonts w:ascii="Times New Roman" w:hAnsi="Times New Roman"/>
          <w:sz w:val="24"/>
          <w:szCs w:val="24"/>
        </w:rPr>
        <w:t>GENERAL PROVISIONS</w:t>
      </w:r>
      <w:bookmarkEnd w:id="135"/>
      <w:bookmarkEnd w:id="136"/>
    </w:p>
    <w:p w14:paraId="3E4C8EA2" w14:textId="443F8B8D" w:rsidR="00DB7BD4" w:rsidRPr="00C1490B" w:rsidRDefault="00DB7BD4" w:rsidP="00DB7BD4">
      <w:pPr>
        <w:pStyle w:val="ArticleL2"/>
        <w:rPr>
          <w:rFonts w:ascii="Times New Roman" w:hAnsi="Times New Roman"/>
        </w:rPr>
      </w:pPr>
      <w:bookmarkStart w:id="137" w:name="_Toc324838273"/>
      <w:bookmarkStart w:id="138" w:name="_Toc55295894"/>
      <w:r w:rsidRPr="00C1490B">
        <w:rPr>
          <w:rFonts w:ascii="Times New Roman" w:hAnsi="Times New Roman"/>
        </w:rPr>
        <w:t>Supplier</w:t>
      </w:r>
      <w:r w:rsidR="00B85926">
        <w:rPr>
          <w:rFonts w:ascii="Times New Roman" w:hAnsi="Times New Roman"/>
        </w:rPr>
        <w:t>’</w:t>
      </w:r>
      <w:r w:rsidRPr="00C1490B">
        <w:rPr>
          <w:rFonts w:ascii="Times New Roman" w:hAnsi="Times New Roman"/>
        </w:rPr>
        <w:t>s General Obligations</w:t>
      </w:r>
      <w:bookmarkEnd w:id="137"/>
      <w:bookmarkEnd w:id="138"/>
    </w:p>
    <w:p w14:paraId="1A08BD4A" w14:textId="2865B8AB" w:rsidR="00DB7BD4" w:rsidRPr="00C1490B" w:rsidRDefault="00DB7BD4" w:rsidP="00DB7BD4">
      <w:pPr>
        <w:pStyle w:val="ArticleCont2"/>
        <w:rPr>
          <w:rFonts w:ascii="Times New Roman" w:hAnsi="Times New Roman"/>
        </w:rPr>
      </w:pPr>
      <w:r w:rsidRPr="004A4A59">
        <w:rPr>
          <w:rFonts w:ascii="Times New Roman" w:hAnsi="Times New Roman"/>
        </w:rPr>
        <w:t>The Company hereby engages and is relying upon the Supplier to procure, supply, transport, deliver and commission the Equipment and perform all of the Supplier</w:t>
      </w:r>
      <w:r w:rsidR="00B85926">
        <w:rPr>
          <w:rFonts w:ascii="Times New Roman" w:hAnsi="Times New Roman"/>
        </w:rPr>
        <w:t>’</w:t>
      </w:r>
      <w:r w:rsidRPr="004A4A59">
        <w:rPr>
          <w:rFonts w:ascii="Times New Roman" w:hAnsi="Times New Roman"/>
        </w:rPr>
        <w:t xml:space="preserve">s other obligations hereunder in accordance </w:t>
      </w:r>
      <w:r w:rsidR="0092711C">
        <w:rPr>
          <w:rFonts w:ascii="Times New Roman" w:hAnsi="Times New Roman"/>
        </w:rPr>
        <w:t>all of the</w:t>
      </w:r>
      <w:r w:rsidRPr="00C1490B">
        <w:rPr>
          <w:rFonts w:ascii="Times New Roman" w:hAnsi="Times New Roman"/>
        </w:rPr>
        <w:t xml:space="preserve"> terms of this Agreement</w:t>
      </w:r>
      <w:r w:rsidR="0092711C">
        <w:rPr>
          <w:rFonts w:ascii="Times New Roman" w:hAnsi="Times New Roman"/>
        </w:rPr>
        <w:t xml:space="preserve"> (which include its Schedules and Purchase Orders)</w:t>
      </w:r>
      <w:r w:rsidRPr="00C1490B">
        <w:rPr>
          <w:rFonts w:ascii="Times New Roman" w:hAnsi="Times New Roman"/>
        </w:rPr>
        <w:t>, and the Supplier accepts such engagement and acknowledges such reliance.  Specific responsibilities and tasks of the Supplier are set forth throughout this Agreement and reference must be made to the entire Agreement with respect thereto.  The Supplier shall perform all of its obligations under this Agreement in comp</w:t>
      </w:r>
      <w:r w:rsidR="007D6B71" w:rsidRPr="00C1490B">
        <w:rPr>
          <w:rFonts w:ascii="Times New Roman" w:hAnsi="Times New Roman"/>
        </w:rPr>
        <w:t>liance with all applicable laws</w:t>
      </w:r>
      <w:r w:rsidRPr="00C1490B">
        <w:rPr>
          <w:rFonts w:ascii="Times New Roman" w:hAnsi="Times New Roman"/>
        </w:rPr>
        <w:t xml:space="preserve"> </w:t>
      </w:r>
      <w:r w:rsidR="007D6B71" w:rsidRPr="00C1490B">
        <w:rPr>
          <w:rFonts w:ascii="Times New Roman" w:hAnsi="Times New Roman"/>
        </w:rPr>
        <w:t>and the Permits</w:t>
      </w:r>
      <w:r w:rsidRPr="00C1490B">
        <w:rPr>
          <w:rFonts w:ascii="Times New Roman" w:hAnsi="Times New Roman"/>
        </w:rPr>
        <w:t>.</w:t>
      </w:r>
    </w:p>
    <w:p w14:paraId="5C528198" w14:textId="77777777" w:rsidR="00DB7BD4" w:rsidRPr="00C1490B" w:rsidRDefault="00DB7BD4" w:rsidP="00DB7BD4">
      <w:pPr>
        <w:pStyle w:val="ArticleL2"/>
        <w:rPr>
          <w:rFonts w:ascii="Times New Roman" w:hAnsi="Times New Roman"/>
        </w:rPr>
      </w:pPr>
      <w:bookmarkStart w:id="139" w:name="_Toc324838274"/>
      <w:bookmarkStart w:id="140" w:name="_Toc55295895"/>
      <w:bookmarkStart w:id="141" w:name="_Ref323885758"/>
      <w:bookmarkStart w:id="142" w:name="_Ref323885834"/>
      <w:r w:rsidRPr="00C1490B">
        <w:rPr>
          <w:rFonts w:ascii="Times New Roman" w:hAnsi="Times New Roman"/>
        </w:rPr>
        <w:t>Applicable Policies</w:t>
      </w:r>
      <w:bookmarkEnd w:id="139"/>
      <w:bookmarkEnd w:id="140"/>
    </w:p>
    <w:p w14:paraId="64428985" w14:textId="195DBAED" w:rsidR="00DB7BD4" w:rsidRPr="00C1490B" w:rsidRDefault="00DB7BD4" w:rsidP="00DB7BD4">
      <w:pPr>
        <w:pStyle w:val="ArticleCont2"/>
        <w:rPr>
          <w:rFonts w:ascii="Times New Roman" w:hAnsi="Times New Roman"/>
        </w:rPr>
      </w:pPr>
      <w:r w:rsidRPr="00C1490B">
        <w:rPr>
          <w:rFonts w:ascii="Times New Roman" w:hAnsi="Times New Roman"/>
        </w:rPr>
        <w:t>The Supplier shall comply with and ensure that all of its personnel comply with the Company</w:t>
      </w:r>
      <w:r w:rsidR="00B85926">
        <w:rPr>
          <w:rFonts w:ascii="Times New Roman" w:hAnsi="Times New Roman"/>
        </w:rPr>
        <w:t>’</w:t>
      </w:r>
      <w:r w:rsidRPr="00C1490B">
        <w:rPr>
          <w:rFonts w:ascii="Times New Roman" w:hAnsi="Times New Roman"/>
        </w:rPr>
        <w:t xml:space="preserve">s </w:t>
      </w:r>
      <w:r w:rsidR="004A1C8C" w:rsidRPr="00E25A1F">
        <w:rPr>
          <w:rFonts w:ascii="Times New Roman" w:hAnsi="Times New Roman"/>
        </w:rPr>
        <w:t xml:space="preserve">Code of </w:t>
      </w:r>
      <w:r w:rsidR="00E25A1F" w:rsidRPr="00E25A1F">
        <w:rPr>
          <w:rFonts w:ascii="Times New Roman" w:hAnsi="Times New Roman"/>
        </w:rPr>
        <w:t xml:space="preserve">Business </w:t>
      </w:r>
      <w:r w:rsidR="004A1C8C" w:rsidRPr="00E25A1F">
        <w:rPr>
          <w:rFonts w:ascii="Times New Roman" w:hAnsi="Times New Roman"/>
        </w:rPr>
        <w:t>Conduct</w:t>
      </w:r>
      <w:r w:rsidR="004E3BF4">
        <w:rPr>
          <w:rFonts w:ascii="Times New Roman" w:hAnsi="Times New Roman"/>
        </w:rPr>
        <w:t xml:space="preserve"> and Ethics</w:t>
      </w:r>
      <w:r w:rsidR="001E48A8">
        <w:rPr>
          <w:rFonts w:ascii="Times New Roman" w:hAnsi="Times New Roman"/>
        </w:rPr>
        <w:t xml:space="preserve"> and </w:t>
      </w:r>
      <w:r w:rsidR="00E25A1F">
        <w:rPr>
          <w:rStyle w:val="Prompt"/>
          <w:rFonts w:ascii="Times New Roman" w:hAnsi="Times New Roman"/>
          <w:sz w:val="20"/>
          <w:szCs w:val="20"/>
        </w:rPr>
        <w:t>Anti-Bribery and Anti-Corruption Policy</w:t>
      </w:r>
      <w:r w:rsidR="00E25A1F">
        <w:rPr>
          <w:rFonts w:ascii="Times New Roman" w:hAnsi="Times New Roman"/>
        </w:rPr>
        <w:t xml:space="preserve"> as well as other policies</w:t>
      </w:r>
      <w:r w:rsidRPr="00C1490B">
        <w:rPr>
          <w:rFonts w:ascii="Times New Roman" w:hAnsi="Times New Roman"/>
        </w:rPr>
        <w:t xml:space="preserve"> governing the Project,</w:t>
      </w:r>
      <w:r w:rsidR="0022330D">
        <w:rPr>
          <w:rFonts w:ascii="Times New Roman" w:hAnsi="Times New Roman"/>
        </w:rPr>
        <w:t xml:space="preserve"> including </w:t>
      </w:r>
      <w:r w:rsidR="00511125">
        <w:rPr>
          <w:rFonts w:ascii="Times New Roman" w:hAnsi="Times New Roman"/>
        </w:rPr>
        <w:t>site policies and procedures relating to safety and security</w:t>
      </w:r>
      <w:r w:rsidR="005D136B">
        <w:rPr>
          <w:rFonts w:ascii="Times New Roman" w:hAnsi="Times New Roman"/>
        </w:rPr>
        <w:t xml:space="preserve"> such as the Company</w:t>
      </w:r>
      <w:r w:rsidR="00B85926">
        <w:rPr>
          <w:rFonts w:ascii="Times New Roman" w:hAnsi="Times New Roman"/>
        </w:rPr>
        <w:t>’</w:t>
      </w:r>
      <w:r w:rsidR="005D136B">
        <w:rPr>
          <w:rFonts w:ascii="Times New Roman" w:hAnsi="Times New Roman"/>
        </w:rPr>
        <w:t>s Drug and Alcohol</w:t>
      </w:r>
      <w:r w:rsidR="00B57D85">
        <w:rPr>
          <w:rFonts w:ascii="Times New Roman" w:hAnsi="Times New Roman"/>
        </w:rPr>
        <w:t xml:space="preserve"> and Workplace Violence and Harassme</w:t>
      </w:r>
      <w:r w:rsidR="00EE6F26">
        <w:rPr>
          <w:rFonts w:ascii="Times New Roman" w:hAnsi="Times New Roman"/>
        </w:rPr>
        <w:t>nt policies</w:t>
      </w:r>
      <w:r w:rsidR="00511125">
        <w:rPr>
          <w:rFonts w:ascii="Times New Roman" w:hAnsi="Times New Roman"/>
        </w:rPr>
        <w:t>,</w:t>
      </w:r>
      <w:r w:rsidRPr="00C1490B">
        <w:rPr>
          <w:rFonts w:ascii="Times New Roman" w:hAnsi="Times New Roman"/>
        </w:rPr>
        <w:t xml:space="preserve"> copies of which </w:t>
      </w:r>
      <w:r w:rsidR="00511125">
        <w:rPr>
          <w:rFonts w:ascii="Times New Roman" w:hAnsi="Times New Roman"/>
        </w:rPr>
        <w:t xml:space="preserve">are available either </w:t>
      </w:r>
      <w:r w:rsidR="006377C8">
        <w:rPr>
          <w:rFonts w:ascii="Times New Roman" w:hAnsi="Times New Roman"/>
        </w:rPr>
        <w:t xml:space="preserve">at </w:t>
      </w:r>
      <w:r w:rsidR="00D5274C">
        <w:rPr>
          <w:rFonts w:ascii="Times New Roman" w:hAnsi="Times New Roman"/>
        </w:rPr>
        <w:fldChar w:fldCharType="begin"/>
      </w:r>
      <w:r w:rsidR="00D5274C">
        <w:rPr>
          <w:rFonts w:ascii="Times New Roman" w:hAnsi="Times New Roman"/>
        </w:rPr>
        <w:instrText xml:space="preserve"> "</w:instrText>
      </w:r>
      <w:r w:rsidR="00D5274C" w:rsidRPr="00800531">
        <w:rPr>
          <w:rFonts w:ascii="Times New Roman" w:hAnsi="Times New Roman"/>
        </w:rPr>
        <w:instrText>https://keembpdy.com/about/default.aspx#corporate-governance</w:instrText>
      </w:r>
      <w:r w:rsidR="00D5274C">
        <w:rPr>
          <w:rFonts w:ascii="Times New Roman" w:hAnsi="Times New Roman"/>
        </w:rPr>
        <w:instrText>"</w:instrText>
      </w:r>
      <w:r w:rsidR="00D5274C">
        <w:rPr>
          <w:rFonts w:ascii="Times New Roman" w:hAnsi="Times New Roman"/>
        </w:rPr>
        <w:fldChar w:fldCharType="separate"/>
      </w:r>
      <w:r w:rsidR="00D5274C" w:rsidRPr="00D5274C">
        <w:rPr>
          <w:rStyle w:val="Hyperlink"/>
          <w:rFonts w:ascii="Times New Roman" w:hAnsi="Times New Roman"/>
        </w:rPr>
        <w:t>https://keembpdy.com/about/default.aspx#corporate-governance</w:t>
      </w:r>
      <w:r w:rsidR="00D5274C">
        <w:rPr>
          <w:rFonts w:ascii="Times New Roman" w:hAnsi="Times New Roman"/>
        </w:rPr>
        <w:fldChar w:fldCharType="end"/>
      </w:r>
      <w:r w:rsidR="006377C8">
        <w:rPr>
          <w:rFonts w:ascii="Times New Roman" w:hAnsi="Times New Roman"/>
        </w:rPr>
        <w:t xml:space="preserve"> or which </w:t>
      </w:r>
      <w:r w:rsidRPr="00C1490B">
        <w:rPr>
          <w:rFonts w:ascii="Times New Roman" w:hAnsi="Times New Roman"/>
        </w:rPr>
        <w:t>have been provided by the Company to the Supplier, and such other policies and procedures of the Company of which the Supplier has notice from time to time.</w:t>
      </w:r>
    </w:p>
    <w:p w14:paraId="67A2A355" w14:textId="77777777" w:rsidR="00DB7BD4" w:rsidRPr="00C1490B" w:rsidRDefault="00DB7BD4" w:rsidP="00DB7BD4">
      <w:pPr>
        <w:pStyle w:val="ArticleL2"/>
        <w:rPr>
          <w:rFonts w:ascii="Times New Roman" w:hAnsi="Times New Roman"/>
        </w:rPr>
      </w:pPr>
      <w:bookmarkStart w:id="143" w:name="_Toc324838275"/>
      <w:bookmarkStart w:id="144" w:name="_Toc55295896"/>
      <w:r w:rsidRPr="00C1490B">
        <w:rPr>
          <w:rFonts w:ascii="Times New Roman" w:hAnsi="Times New Roman"/>
        </w:rPr>
        <w:t>Representatives</w:t>
      </w:r>
      <w:bookmarkEnd w:id="141"/>
      <w:bookmarkEnd w:id="142"/>
      <w:bookmarkEnd w:id="143"/>
      <w:bookmarkEnd w:id="144"/>
    </w:p>
    <w:p w14:paraId="6560E2EC" w14:textId="1CE42DFF" w:rsidR="00DB7BD4" w:rsidRPr="00C1490B" w:rsidRDefault="00DB7BD4" w:rsidP="00DB7BD4">
      <w:pPr>
        <w:pStyle w:val="ArticleCont2"/>
        <w:rPr>
          <w:rFonts w:ascii="Times New Roman" w:hAnsi="Times New Roman"/>
        </w:rPr>
      </w:pPr>
      <w:r w:rsidRPr="00C1490B">
        <w:rPr>
          <w:rFonts w:ascii="Times New Roman" w:hAnsi="Times New Roman"/>
        </w:rPr>
        <w:t xml:space="preserve">Upon execution of this Agreement, the Company shall designate an individual (the </w:t>
      </w:r>
      <w:r w:rsidR="00B85926">
        <w:rPr>
          <w:rFonts w:ascii="Times New Roman" w:hAnsi="Times New Roman"/>
        </w:rPr>
        <w:t>“</w:t>
      </w:r>
      <w:r w:rsidRPr="00C1490B">
        <w:rPr>
          <w:rFonts w:ascii="Times New Roman" w:hAnsi="Times New Roman"/>
          <w:b/>
        </w:rPr>
        <w:t>Company</w:t>
      </w:r>
      <w:r w:rsidR="00B85926">
        <w:rPr>
          <w:rFonts w:ascii="Times New Roman" w:hAnsi="Times New Roman"/>
          <w:b/>
        </w:rPr>
        <w:t>’</w:t>
      </w:r>
      <w:r w:rsidRPr="00C1490B">
        <w:rPr>
          <w:rFonts w:ascii="Times New Roman" w:hAnsi="Times New Roman"/>
          <w:b/>
        </w:rPr>
        <w:t>s Representative</w:t>
      </w:r>
      <w:r w:rsidR="00B85926">
        <w:rPr>
          <w:rFonts w:ascii="Times New Roman" w:hAnsi="Times New Roman"/>
        </w:rPr>
        <w:t>”</w:t>
      </w:r>
      <w:r w:rsidRPr="00C1490B">
        <w:rPr>
          <w:rFonts w:ascii="Times New Roman" w:hAnsi="Times New Roman"/>
        </w:rPr>
        <w:t xml:space="preserve">) to act as a single point of contact for the Supplier under this Agreement and the Supplier shall designate an individual (the </w:t>
      </w:r>
      <w:r w:rsidR="00B85926">
        <w:rPr>
          <w:rFonts w:ascii="Times New Roman" w:hAnsi="Times New Roman"/>
        </w:rPr>
        <w:t>“</w:t>
      </w:r>
      <w:r w:rsidRPr="00C1490B">
        <w:rPr>
          <w:rFonts w:ascii="Times New Roman" w:hAnsi="Times New Roman"/>
          <w:b/>
        </w:rPr>
        <w:t>Supplier</w:t>
      </w:r>
      <w:r w:rsidR="00B85926">
        <w:rPr>
          <w:rFonts w:ascii="Times New Roman" w:hAnsi="Times New Roman"/>
          <w:b/>
        </w:rPr>
        <w:t>’</w:t>
      </w:r>
      <w:r w:rsidRPr="00C1490B">
        <w:rPr>
          <w:rFonts w:ascii="Times New Roman" w:hAnsi="Times New Roman"/>
          <w:b/>
        </w:rPr>
        <w:t>s Representative</w:t>
      </w:r>
      <w:r w:rsidR="00B85926">
        <w:rPr>
          <w:rFonts w:ascii="Times New Roman" w:hAnsi="Times New Roman"/>
        </w:rPr>
        <w:t>”</w:t>
      </w:r>
      <w:r w:rsidRPr="00C1490B">
        <w:rPr>
          <w:rFonts w:ascii="Times New Roman" w:hAnsi="Times New Roman"/>
        </w:rPr>
        <w:t>) to act as a single point of contact for the Company under this Agreement.</w:t>
      </w:r>
    </w:p>
    <w:p w14:paraId="50EE58EA" w14:textId="77777777" w:rsidR="00DB7BD4" w:rsidRPr="00C1490B" w:rsidRDefault="00DB7BD4" w:rsidP="00DB7BD4">
      <w:pPr>
        <w:pStyle w:val="ArticleL2"/>
        <w:rPr>
          <w:rFonts w:ascii="Times New Roman" w:hAnsi="Times New Roman"/>
        </w:rPr>
      </w:pPr>
      <w:bookmarkStart w:id="145" w:name="_Toc324838276"/>
      <w:bookmarkStart w:id="146" w:name="_Toc55295897"/>
      <w:r w:rsidRPr="00C1490B">
        <w:rPr>
          <w:rFonts w:ascii="Times New Roman" w:hAnsi="Times New Roman"/>
        </w:rPr>
        <w:t>Company Not Responsible for Acts of Supplier</w:t>
      </w:r>
      <w:bookmarkEnd w:id="145"/>
      <w:bookmarkEnd w:id="146"/>
    </w:p>
    <w:p w14:paraId="62D5F966" w14:textId="02B54DCE" w:rsidR="00DB7BD4" w:rsidRPr="00C1490B" w:rsidRDefault="00DB7BD4" w:rsidP="00DB7BD4">
      <w:pPr>
        <w:pStyle w:val="ArticleCont2"/>
        <w:rPr>
          <w:rFonts w:ascii="Times New Roman" w:hAnsi="Times New Roman"/>
        </w:rPr>
      </w:pPr>
      <w:r w:rsidRPr="00C1490B">
        <w:rPr>
          <w:rFonts w:ascii="Times New Roman" w:hAnsi="Times New Roman"/>
        </w:rPr>
        <w:t>The Supplier will comply with written instructions and written requests of the Company or the Company</w:t>
      </w:r>
      <w:r w:rsidR="00B85926">
        <w:rPr>
          <w:rFonts w:ascii="Times New Roman" w:hAnsi="Times New Roman"/>
        </w:rPr>
        <w:t>’</w:t>
      </w:r>
      <w:r w:rsidRPr="00C1490B">
        <w:rPr>
          <w:rFonts w:ascii="Times New Roman" w:hAnsi="Times New Roman"/>
        </w:rPr>
        <w:t xml:space="preserve">s Representative which are consistent with, and reasonable under, the provisions of this Agreement.  </w:t>
      </w:r>
      <w:r w:rsidRPr="00C1490B">
        <w:rPr>
          <w:rFonts w:ascii="Times New Roman" w:hAnsi="Times New Roman"/>
        </w:rPr>
        <w:lastRenderedPageBreak/>
        <w:t>Notwithstanding the foregoing rights of the Company and the Company</w:t>
      </w:r>
      <w:r w:rsidR="00B85926">
        <w:rPr>
          <w:rFonts w:ascii="Times New Roman" w:hAnsi="Times New Roman"/>
        </w:rPr>
        <w:t>’</w:t>
      </w:r>
      <w:r w:rsidRPr="00C1490B">
        <w:rPr>
          <w:rFonts w:ascii="Times New Roman" w:hAnsi="Times New Roman"/>
        </w:rPr>
        <w:t>s Representative, vis-à-vis the Supplier, the Company will not be responsible for the Supplier</w:t>
      </w:r>
      <w:r w:rsidR="00B85926">
        <w:rPr>
          <w:rFonts w:ascii="Times New Roman" w:hAnsi="Times New Roman"/>
        </w:rPr>
        <w:t>’</w:t>
      </w:r>
      <w:r w:rsidRPr="00C1490B">
        <w:rPr>
          <w:rFonts w:ascii="Times New Roman" w:hAnsi="Times New Roman"/>
        </w:rPr>
        <w:t>s failure to carry out any of the Supplier</w:t>
      </w:r>
      <w:r w:rsidR="00B85926">
        <w:rPr>
          <w:rFonts w:ascii="Times New Roman" w:hAnsi="Times New Roman"/>
        </w:rPr>
        <w:t>’</w:t>
      </w:r>
      <w:r w:rsidRPr="00C1490B">
        <w:rPr>
          <w:rFonts w:ascii="Times New Roman" w:hAnsi="Times New Roman"/>
        </w:rPr>
        <w:t>s obligations in accordance with this Agreement.  No proposal, inspection, examination, testing, consent, approval or similar act, or failure to propose, inspect, examine, test, consent or approve, by the Company or the Company</w:t>
      </w:r>
      <w:r w:rsidR="00B85926">
        <w:rPr>
          <w:rFonts w:ascii="Times New Roman" w:hAnsi="Times New Roman"/>
        </w:rPr>
        <w:t>’</w:t>
      </w:r>
      <w:r w:rsidRPr="00C1490B">
        <w:rPr>
          <w:rFonts w:ascii="Times New Roman" w:hAnsi="Times New Roman"/>
        </w:rPr>
        <w:t>s Representative shall be a waiver of the Supplier</w:t>
      </w:r>
      <w:r w:rsidR="00B85926">
        <w:rPr>
          <w:rFonts w:ascii="Times New Roman" w:hAnsi="Times New Roman"/>
        </w:rPr>
        <w:t>’</w:t>
      </w:r>
      <w:r w:rsidRPr="00C1490B">
        <w:rPr>
          <w:rFonts w:ascii="Times New Roman" w:hAnsi="Times New Roman"/>
        </w:rPr>
        <w:t>s obligations, or be construed as approval or acceptance of the Equipment or any part thereof.  The Company will not be responsible for the acts or omissions of the Supplier, or any Subcontractors, agents or employees of the Supplier, or any other Persons performing any of the Supplier</w:t>
      </w:r>
      <w:r w:rsidR="00B85926">
        <w:rPr>
          <w:rFonts w:ascii="Times New Roman" w:hAnsi="Times New Roman"/>
        </w:rPr>
        <w:t>’</w:t>
      </w:r>
      <w:r w:rsidRPr="00C1490B">
        <w:rPr>
          <w:rFonts w:ascii="Times New Roman" w:hAnsi="Times New Roman"/>
        </w:rPr>
        <w:t>s obligations.</w:t>
      </w:r>
    </w:p>
    <w:p w14:paraId="45CDA994" w14:textId="5EC86DDD" w:rsidR="00DB7BD4" w:rsidRPr="00C1490B" w:rsidRDefault="00DB7BD4" w:rsidP="00DB7BD4">
      <w:pPr>
        <w:pStyle w:val="ArticleL2"/>
        <w:rPr>
          <w:rFonts w:ascii="Times New Roman" w:hAnsi="Times New Roman"/>
        </w:rPr>
      </w:pPr>
      <w:bookmarkStart w:id="147" w:name="_Toc324838277"/>
      <w:bookmarkStart w:id="148" w:name="_Toc55295898"/>
      <w:r w:rsidRPr="00C1490B">
        <w:rPr>
          <w:rFonts w:ascii="Times New Roman" w:hAnsi="Times New Roman"/>
        </w:rPr>
        <w:t>Company</w:t>
      </w:r>
      <w:r w:rsidR="00B85926">
        <w:rPr>
          <w:rFonts w:ascii="Times New Roman" w:hAnsi="Times New Roman"/>
        </w:rPr>
        <w:t>’</w:t>
      </w:r>
      <w:r w:rsidRPr="00C1490B">
        <w:rPr>
          <w:rFonts w:ascii="Times New Roman" w:hAnsi="Times New Roman"/>
        </w:rPr>
        <w:t>s Right to Exclude</w:t>
      </w:r>
      <w:bookmarkEnd w:id="147"/>
      <w:bookmarkEnd w:id="148"/>
    </w:p>
    <w:p w14:paraId="7DEF5F57" w14:textId="5408792F" w:rsidR="00DB7BD4" w:rsidRPr="00C1490B" w:rsidRDefault="00DB7BD4" w:rsidP="00DB7BD4">
      <w:pPr>
        <w:pStyle w:val="ArticleCont2"/>
        <w:rPr>
          <w:rFonts w:ascii="Times New Roman" w:hAnsi="Times New Roman"/>
        </w:rPr>
      </w:pPr>
      <w:r w:rsidRPr="00C1490B">
        <w:rPr>
          <w:rFonts w:ascii="Times New Roman" w:hAnsi="Times New Roman"/>
        </w:rPr>
        <w:t>Notwithstanding anything to the contrary herein contained, the Supplier acknowledges and agrees that the Company retains the right, in its sole discretion, to exclude any individual from the Site,</w:t>
      </w:r>
      <w:r w:rsidR="00345E2D" w:rsidRPr="00C1490B">
        <w:rPr>
          <w:rFonts w:ascii="Times New Roman" w:hAnsi="Times New Roman"/>
        </w:rPr>
        <w:t xml:space="preserve"> at any time and for any reason, provided that any dispute regarding the exclusion of an individual from the Site will be resolved in accordance with the provisions of Article 1</w:t>
      </w:r>
      <w:r w:rsidR="000C555A">
        <w:rPr>
          <w:rFonts w:ascii="Times New Roman" w:hAnsi="Times New Roman"/>
        </w:rPr>
        <w:t>7</w:t>
      </w:r>
      <w:r w:rsidR="00345E2D" w:rsidRPr="00C1490B">
        <w:rPr>
          <w:rFonts w:ascii="Times New Roman" w:hAnsi="Times New Roman"/>
        </w:rPr>
        <w:t>.</w:t>
      </w:r>
    </w:p>
    <w:p w14:paraId="63297EDF" w14:textId="77777777" w:rsidR="00DB7BD4" w:rsidRPr="00FD6590" w:rsidRDefault="00DB7BD4" w:rsidP="00DB7BD4">
      <w:pPr>
        <w:pStyle w:val="ArticleL1"/>
        <w:rPr>
          <w:rFonts w:ascii="Times New Roman" w:hAnsi="Times New Roman"/>
          <w:sz w:val="24"/>
          <w:szCs w:val="24"/>
        </w:rPr>
      </w:pPr>
      <w:bookmarkStart w:id="149" w:name="_Ref306701614"/>
      <w:bookmarkStart w:id="150" w:name="_Ref306701913"/>
      <w:bookmarkStart w:id="151" w:name="_Ref306701975"/>
      <w:bookmarkStart w:id="152" w:name="_Toc324838278"/>
      <w:bookmarkStart w:id="153" w:name="_Toc55295899"/>
      <w:r w:rsidRPr="00FD6590">
        <w:rPr>
          <w:rFonts w:ascii="Times New Roman" w:hAnsi="Times New Roman"/>
          <w:sz w:val="24"/>
          <w:szCs w:val="24"/>
        </w:rPr>
        <w:t>PAYMENT</w:t>
      </w:r>
      <w:bookmarkEnd w:id="149"/>
      <w:bookmarkEnd w:id="150"/>
      <w:bookmarkEnd w:id="151"/>
      <w:bookmarkEnd w:id="152"/>
      <w:bookmarkEnd w:id="153"/>
    </w:p>
    <w:p w14:paraId="49F50B00" w14:textId="77777777" w:rsidR="00DB7BD4" w:rsidRPr="0041182F" w:rsidRDefault="00DB7BD4" w:rsidP="00DB7BD4">
      <w:pPr>
        <w:pStyle w:val="ArticleL2"/>
        <w:rPr>
          <w:rFonts w:ascii="Times New Roman" w:hAnsi="Times New Roman"/>
        </w:rPr>
      </w:pPr>
      <w:bookmarkStart w:id="154" w:name="_Toc324838279"/>
      <w:bookmarkStart w:id="155" w:name="_Toc55295900"/>
      <w:r w:rsidRPr="0041182F">
        <w:rPr>
          <w:rFonts w:ascii="Times New Roman" w:hAnsi="Times New Roman"/>
        </w:rPr>
        <w:t>General</w:t>
      </w:r>
      <w:bookmarkEnd w:id="154"/>
      <w:bookmarkEnd w:id="155"/>
    </w:p>
    <w:p w14:paraId="58B3DE9B" w14:textId="77777777" w:rsidR="00DB7BD4" w:rsidRPr="0041182F" w:rsidRDefault="00DB7BD4" w:rsidP="00DB7BD4">
      <w:pPr>
        <w:pStyle w:val="ArticleCont2"/>
        <w:rPr>
          <w:rFonts w:ascii="Times New Roman" w:hAnsi="Times New Roman"/>
        </w:rPr>
      </w:pPr>
      <w:r w:rsidRPr="0041182F">
        <w:rPr>
          <w:rFonts w:ascii="Times New Roman" w:hAnsi="Times New Roman"/>
        </w:rPr>
        <w:t>The amounts to be paid to the Supplier in consideration of the supply of each unit of Equipment will be as set out in the applicable Purchase Order and will be paid in accordance with Schedule C.</w:t>
      </w:r>
    </w:p>
    <w:p w14:paraId="076FD7D3" w14:textId="27DBCEB5" w:rsidR="00DB7BD4" w:rsidRPr="000B405B" w:rsidRDefault="00DB7BD4" w:rsidP="00DB7BD4">
      <w:pPr>
        <w:pStyle w:val="ArticleL2"/>
        <w:rPr>
          <w:rFonts w:ascii="Times New Roman" w:hAnsi="Times New Roman"/>
        </w:rPr>
      </w:pPr>
      <w:bookmarkStart w:id="156" w:name="_Ref324490488"/>
      <w:bookmarkStart w:id="157" w:name="_Toc324838280"/>
      <w:bookmarkStart w:id="158" w:name="_Toc55295901"/>
      <w:r w:rsidRPr="000B405B">
        <w:rPr>
          <w:rFonts w:ascii="Times New Roman" w:hAnsi="Times New Roman"/>
        </w:rPr>
        <w:t>Requests for Payment</w:t>
      </w:r>
      <w:bookmarkEnd w:id="156"/>
      <w:bookmarkEnd w:id="157"/>
      <w:bookmarkEnd w:id="158"/>
      <w:r w:rsidR="008334BE" w:rsidRPr="000B405B">
        <w:rPr>
          <w:rFonts w:ascii="Times New Roman" w:hAnsi="Times New Roman"/>
        </w:rPr>
        <w:t xml:space="preserve"> </w:t>
      </w:r>
    </w:p>
    <w:p w14:paraId="68B76243" w14:textId="77777777" w:rsidR="00DB7BD4" w:rsidRPr="000B405B" w:rsidRDefault="00DB7BD4" w:rsidP="00DB7BD4">
      <w:pPr>
        <w:pStyle w:val="ArticleL3"/>
        <w:rPr>
          <w:rFonts w:ascii="Times New Roman" w:hAnsi="Times New Roman"/>
        </w:rPr>
      </w:pPr>
      <w:r w:rsidRPr="000B405B">
        <w:rPr>
          <w:rFonts w:ascii="Times New Roman" w:hAnsi="Times New Roman"/>
        </w:rPr>
        <w:t>On or before the tenth (10th) Business Day of each month, the Supplier shall submit to the Company a Request for Payment.</w:t>
      </w:r>
    </w:p>
    <w:p w14:paraId="5E418F69" w14:textId="77777777" w:rsidR="00DB7BD4" w:rsidRPr="0041182F" w:rsidRDefault="00DB7BD4" w:rsidP="00DB7BD4">
      <w:pPr>
        <w:pStyle w:val="ArticleL3"/>
        <w:rPr>
          <w:rFonts w:ascii="Times New Roman" w:hAnsi="Times New Roman"/>
        </w:rPr>
      </w:pPr>
      <w:bookmarkStart w:id="159" w:name="_Ref307318080"/>
      <w:r w:rsidRPr="000B405B">
        <w:rPr>
          <w:rFonts w:ascii="Times New Roman" w:hAnsi="Times New Roman"/>
        </w:rPr>
        <w:t>Each Request for Payment shall contain a detailed summary of the amounts due to the Supplier in the previous calendar month pursuant to each Purchase Order and such other information as the Company</w:t>
      </w:r>
      <w:r w:rsidRPr="0041182F">
        <w:rPr>
          <w:rFonts w:ascii="Times New Roman" w:hAnsi="Times New Roman"/>
        </w:rPr>
        <w:t xml:space="preserve"> may reasonably request in respect of any Request for Payment.</w:t>
      </w:r>
    </w:p>
    <w:bookmarkEnd w:id="159"/>
    <w:p w14:paraId="4EFDB7D8" w14:textId="511A0F2C" w:rsidR="00DB7BD4" w:rsidRPr="0041182F" w:rsidRDefault="00DB7BD4" w:rsidP="00DB7BD4">
      <w:pPr>
        <w:pStyle w:val="ArticleL3"/>
        <w:rPr>
          <w:rFonts w:ascii="Times New Roman" w:hAnsi="Times New Roman"/>
        </w:rPr>
      </w:pPr>
      <w:r w:rsidRPr="0041182F">
        <w:rPr>
          <w:rFonts w:ascii="Times New Roman" w:hAnsi="Times New Roman"/>
        </w:rPr>
        <w:t>The Supplier shall provide any necessary breakdown of costs as may be reasonably requested by the Company to ensure efficient and proper compliance with the Company</w:t>
      </w:r>
      <w:r w:rsidR="00B85926">
        <w:rPr>
          <w:rFonts w:ascii="Times New Roman" w:hAnsi="Times New Roman"/>
        </w:rPr>
        <w:t>’</w:t>
      </w:r>
      <w:r w:rsidRPr="0041182F">
        <w:rPr>
          <w:rFonts w:ascii="Times New Roman" w:hAnsi="Times New Roman"/>
        </w:rPr>
        <w:t xml:space="preserve">s </w:t>
      </w:r>
      <w:ins w:id="160" w:author="Santiago Angueira, Joanne" w:date="2021-07-26T12:24:00Z">
        <w:r w:rsidR="00311A81">
          <w:rPr>
            <w:rFonts w:ascii="Times New Roman" w:hAnsi="Times New Roman"/>
          </w:rPr>
          <w:t xml:space="preserve">and Supplier’s </w:t>
        </w:r>
      </w:ins>
      <w:r w:rsidRPr="0041182F">
        <w:rPr>
          <w:rFonts w:ascii="Times New Roman" w:hAnsi="Times New Roman"/>
        </w:rPr>
        <w:t>Tax requirements.</w:t>
      </w:r>
    </w:p>
    <w:p w14:paraId="7682B122" w14:textId="77777777" w:rsidR="00DB7BD4" w:rsidRPr="0041182F" w:rsidRDefault="00DB7BD4" w:rsidP="00DB7BD4">
      <w:pPr>
        <w:pStyle w:val="ArticleL3"/>
        <w:rPr>
          <w:rFonts w:ascii="Times New Roman" w:hAnsi="Times New Roman"/>
        </w:rPr>
      </w:pPr>
      <w:r w:rsidRPr="0041182F">
        <w:rPr>
          <w:rFonts w:ascii="Times New Roman" w:hAnsi="Times New Roman"/>
        </w:rPr>
        <w:t>In addition, to the extent the Company requires additional supporting documentation with respect to a previously submitted Request for Payment for which payment (partial or full) has been made, the Supplier shall provide such supporting documentation as the Company may reasonably request.</w:t>
      </w:r>
    </w:p>
    <w:p w14:paraId="0ED25320" w14:textId="77777777" w:rsidR="00DB7BD4" w:rsidRPr="000B405B" w:rsidRDefault="00DB7BD4" w:rsidP="00DB7BD4">
      <w:pPr>
        <w:pStyle w:val="ArticleL2"/>
        <w:rPr>
          <w:rFonts w:ascii="Times New Roman" w:hAnsi="Times New Roman"/>
        </w:rPr>
      </w:pPr>
      <w:bookmarkStart w:id="161" w:name="_Toc324838281"/>
      <w:bookmarkStart w:id="162" w:name="_Toc55295902"/>
      <w:bookmarkStart w:id="163" w:name="_Ref306629453"/>
      <w:r w:rsidRPr="000B405B">
        <w:rPr>
          <w:rFonts w:ascii="Times New Roman" w:hAnsi="Times New Roman"/>
        </w:rPr>
        <w:t>Deficient Requests for Payment</w:t>
      </w:r>
      <w:bookmarkEnd w:id="161"/>
      <w:bookmarkEnd w:id="162"/>
    </w:p>
    <w:p w14:paraId="35CBAA26" w14:textId="3D4C9286" w:rsidR="00DB7BD4" w:rsidRPr="000B405B" w:rsidRDefault="00DB7BD4" w:rsidP="00DB7BD4">
      <w:pPr>
        <w:pStyle w:val="ArticleCont2"/>
        <w:rPr>
          <w:rFonts w:ascii="Times New Roman" w:hAnsi="Times New Roman"/>
        </w:rPr>
      </w:pPr>
      <w:r w:rsidRPr="000B405B">
        <w:rPr>
          <w:rFonts w:ascii="Times New Roman" w:hAnsi="Times New Roman"/>
        </w:rPr>
        <w:t xml:space="preserve">Any </w:t>
      </w:r>
      <w:ins w:id="164" w:author="Santiago Angueira, Joanne" w:date="2021-07-26T12:28:00Z">
        <w:r w:rsidR="00692F94">
          <w:rPr>
            <w:rFonts w:ascii="Times New Roman" w:hAnsi="Times New Roman"/>
          </w:rPr>
          <w:t xml:space="preserve">amounts under a </w:t>
        </w:r>
      </w:ins>
      <w:r w:rsidRPr="000B405B">
        <w:rPr>
          <w:rFonts w:ascii="Times New Roman" w:hAnsi="Times New Roman"/>
        </w:rPr>
        <w:t xml:space="preserve">Request for Payment which </w:t>
      </w:r>
      <w:ins w:id="165" w:author="Santiago Angueira, Joanne" w:date="2021-07-26T12:28:00Z">
        <w:r w:rsidR="00692F94">
          <w:rPr>
            <w:rFonts w:ascii="Times New Roman" w:hAnsi="Times New Roman"/>
          </w:rPr>
          <w:t>are</w:t>
        </w:r>
      </w:ins>
      <w:del w:id="166" w:author="Santiago Angueira, Joanne" w:date="2021-07-26T12:28:00Z">
        <w:r w:rsidRPr="000B405B" w:rsidDel="00692F94">
          <w:rPr>
            <w:rFonts w:ascii="Times New Roman" w:hAnsi="Times New Roman"/>
          </w:rPr>
          <w:delText>is</w:delText>
        </w:r>
      </w:del>
      <w:r w:rsidRPr="000B405B">
        <w:rPr>
          <w:rFonts w:ascii="Times New Roman" w:hAnsi="Times New Roman"/>
        </w:rPr>
        <w:t xml:space="preserve">, in the opinion of the Company, deficient in any manner shall not, to the extent of such deficiency, constitute a valid and proper Request for Payment, and the Supplier shall be required to resubmit such </w:t>
      </w:r>
      <w:ins w:id="167" w:author="Santiago Angueira, Joanne" w:date="2021-07-26T18:22:00Z">
        <w:r w:rsidR="00C45C2D">
          <w:rPr>
            <w:rFonts w:ascii="Times New Roman" w:hAnsi="Times New Roman"/>
          </w:rPr>
          <w:t xml:space="preserve">disputed </w:t>
        </w:r>
      </w:ins>
      <w:ins w:id="168" w:author="Santiago Angueira, Joanne" w:date="2021-07-26T12:29:00Z">
        <w:r w:rsidR="00692F94">
          <w:rPr>
            <w:rFonts w:ascii="Times New Roman" w:hAnsi="Times New Roman"/>
          </w:rPr>
          <w:t xml:space="preserve">amounts under a </w:t>
        </w:r>
      </w:ins>
      <w:ins w:id="169" w:author="Santiago Angueira, Joanne" w:date="2021-07-26T18:22:00Z">
        <w:r w:rsidR="00C45C2D">
          <w:rPr>
            <w:rFonts w:ascii="Times New Roman" w:hAnsi="Times New Roman"/>
          </w:rPr>
          <w:t xml:space="preserve">new </w:t>
        </w:r>
      </w:ins>
      <w:r w:rsidRPr="000B405B">
        <w:rPr>
          <w:rFonts w:ascii="Times New Roman" w:hAnsi="Times New Roman"/>
        </w:rPr>
        <w:t xml:space="preserve">Request for Payment, in complete and proper form, before the Company incurs any obligation to make payment of </w:t>
      </w:r>
      <w:del w:id="170" w:author="Santiago Angueira, Joanne" w:date="2021-07-26T12:29:00Z">
        <w:r w:rsidRPr="000B405B" w:rsidDel="00692F94">
          <w:rPr>
            <w:rFonts w:ascii="Times New Roman" w:hAnsi="Times New Roman"/>
          </w:rPr>
          <w:delText>any</w:delText>
        </w:r>
      </w:del>
      <w:ins w:id="171" w:author="Santiago Angueira, Joanne" w:date="2021-07-26T12:29:00Z">
        <w:r w:rsidR="00692F94">
          <w:rPr>
            <w:rFonts w:ascii="Times New Roman" w:hAnsi="Times New Roman"/>
          </w:rPr>
          <w:t>such</w:t>
        </w:r>
      </w:ins>
      <w:r w:rsidRPr="000B405B">
        <w:rPr>
          <w:rFonts w:ascii="Times New Roman" w:hAnsi="Times New Roman"/>
        </w:rPr>
        <w:t xml:space="preserve"> </w:t>
      </w:r>
      <w:ins w:id="172" w:author="Santiago Angueira, Joanne" w:date="2021-07-26T12:29:00Z">
        <w:r w:rsidR="00692F94">
          <w:rPr>
            <w:rFonts w:ascii="Times New Roman" w:hAnsi="Times New Roman"/>
          </w:rPr>
          <w:t xml:space="preserve">disputed </w:t>
        </w:r>
      </w:ins>
      <w:r w:rsidRPr="000B405B">
        <w:rPr>
          <w:rFonts w:ascii="Times New Roman" w:hAnsi="Times New Roman"/>
        </w:rPr>
        <w:t>amounts in respect of which such Request for Payment was deficient.</w:t>
      </w:r>
      <w:ins w:id="173" w:author="Santiago Angueira, Joanne" w:date="2021-07-26T12:29:00Z">
        <w:r w:rsidR="00692F94">
          <w:rPr>
            <w:rFonts w:ascii="Times New Roman" w:hAnsi="Times New Roman"/>
          </w:rPr>
          <w:t xml:space="preserve"> Notwithstanding the forgoing, </w:t>
        </w:r>
      </w:ins>
      <w:ins w:id="174" w:author="Santiago Angueira, Joanne" w:date="2021-07-26T12:30:00Z">
        <w:r w:rsidR="00692F94">
          <w:rPr>
            <w:rFonts w:ascii="Times New Roman" w:hAnsi="Times New Roman"/>
          </w:rPr>
          <w:t>Company may not suspend payment of undisputed portions of a</w:t>
        </w:r>
      </w:ins>
      <w:ins w:id="175" w:author="Santiago Angueira, Joanne" w:date="2021-07-26T18:23:00Z">
        <w:r w:rsidR="00C45C2D">
          <w:rPr>
            <w:rFonts w:ascii="Times New Roman" w:hAnsi="Times New Roman"/>
          </w:rPr>
          <w:t xml:space="preserve"> Request for </w:t>
        </w:r>
      </w:ins>
      <w:ins w:id="176" w:author="Santiago Angueira, Joanne" w:date="2021-07-26T18:24:00Z">
        <w:r w:rsidR="00C45C2D">
          <w:rPr>
            <w:rFonts w:ascii="Times New Roman" w:hAnsi="Times New Roman"/>
          </w:rPr>
          <w:t>Payment. The</w:t>
        </w:r>
      </w:ins>
      <w:ins w:id="177" w:author="Santiago Angueira, Joanne" w:date="2021-07-26T12:30:00Z">
        <w:r w:rsidR="00692F94">
          <w:rPr>
            <w:rFonts w:ascii="Times New Roman" w:hAnsi="Times New Roman"/>
          </w:rPr>
          <w:t xml:space="preserve"> parties agree to work together in good faith towards the re</w:t>
        </w:r>
        <w:r w:rsidR="00C45C2D">
          <w:rPr>
            <w:rFonts w:ascii="Times New Roman" w:hAnsi="Times New Roman"/>
          </w:rPr>
          <w:t>solution of any dispute</w:t>
        </w:r>
      </w:ins>
      <w:ins w:id="178" w:author="Santiago Angueira, Joanne" w:date="2021-07-26T18:27:00Z">
        <w:r w:rsidR="00C45C2D">
          <w:rPr>
            <w:rFonts w:ascii="Times New Roman" w:hAnsi="Times New Roman"/>
          </w:rPr>
          <w:t>d</w:t>
        </w:r>
      </w:ins>
      <w:ins w:id="179" w:author="Santiago Angueira, Joanne" w:date="2021-07-26T18:26:00Z">
        <w:r w:rsidR="00C45C2D">
          <w:rPr>
            <w:rFonts w:ascii="Times New Roman" w:hAnsi="Times New Roman"/>
          </w:rPr>
          <w:t xml:space="preserve"> </w:t>
        </w:r>
      </w:ins>
      <w:ins w:id="180" w:author="Santiago Angueira, Joanne" w:date="2021-07-26T18:27:00Z">
        <w:r w:rsidR="00C45C2D">
          <w:rPr>
            <w:rFonts w:ascii="Times New Roman" w:hAnsi="Times New Roman"/>
          </w:rPr>
          <w:t xml:space="preserve">portion of </w:t>
        </w:r>
      </w:ins>
      <w:ins w:id="181" w:author="Santiago Angueira, Joanne" w:date="2021-07-26T18:26:00Z">
        <w:r w:rsidR="00C45C2D">
          <w:rPr>
            <w:rFonts w:ascii="Times New Roman" w:hAnsi="Times New Roman"/>
          </w:rPr>
          <w:t>Supplier’s</w:t>
        </w:r>
      </w:ins>
      <w:ins w:id="182" w:author="Santiago Angueira, Joanne" w:date="2021-07-26T12:31:00Z">
        <w:r w:rsidR="00692F94">
          <w:rPr>
            <w:rFonts w:ascii="Times New Roman" w:hAnsi="Times New Roman"/>
          </w:rPr>
          <w:t xml:space="preserve"> Request for Payment.</w:t>
        </w:r>
      </w:ins>
    </w:p>
    <w:p w14:paraId="614B3E22" w14:textId="77777777" w:rsidR="00DB7BD4" w:rsidRPr="000B405B" w:rsidRDefault="00DB7BD4" w:rsidP="00DB7BD4">
      <w:pPr>
        <w:pStyle w:val="ArticleL2"/>
        <w:rPr>
          <w:rFonts w:ascii="Times New Roman" w:hAnsi="Times New Roman"/>
        </w:rPr>
      </w:pPr>
      <w:bookmarkStart w:id="183" w:name="_Ref323885882"/>
      <w:bookmarkStart w:id="184" w:name="_Ref323885891"/>
      <w:bookmarkStart w:id="185" w:name="_Toc324838282"/>
      <w:bookmarkStart w:id="186" w:name="_Toc55295903"/>
      <w:r w:rsidRPr="000B405B">
        <w:rPr>
          <w:rFonts w:ascii="Times New Roman" w:hAnsi="Times New Roman"/>
        </w:rPr>
        <w:lastRenderedPageBreak/>
        <w:t>Disputed Requests for Payment</w:t>
      </w:r>
      <w:bookmarkEnd w:id="183"/>
      <w:bookmarkEnd w:id="184"/>
      <w:bookmarkEnd w:id="185"/>
      <w:bookmarkEnd w:id="186"/>
    </w:p>
    <w:p w14:paraId="1E9B7F63" w14:textId="2AB263A7" w:rsidR="00DB7BD4" w:rsidRPr="00C1490B" w:rsidRDefault="00DB7BD4" w:rsidP="00DB7BD4">
      <w:pPr>
        <w:pStyle w:val="ArticleCont2"/>
        <w:rPr>
          <w:rFonts w:ascii="Times New Roman" w:hAnsi="Times New Roman"/>
        </w:rPr>
      </w:pPr>
      <w:r w:rsidRPr="00C1490B">
        <w:rPr>
          <w:rFonts w:ascii="Times New Roman" w:hAnsi="Times New Roman"/>
        </w:rPr>
        <w:t xml:space="preserve">Upon the occurrence and continuance of any of the following events, the Company, upon Notice to the Supplier, may withhold or retain any amount from a payment otherwise due to the Supplier under </w:t>
      </w:r>
      <w:ins w:id="187" w:author="Santiago Angueira, Joanne" w:date="2021-07-26T18:29:00Z">
        <w:r w:rsidR="00C45C2D">
          <w:rPr>
            <w:rFonts w:ascii="Times New Roman" w:hAnsi="Times New Roman"/>
          </w:rPr>
          <w:t xml:space="preserve">the same Purchase Order </w:t>
        </w:r>
      </w:ins>
      <w:del w:id="188" w:author="Santiago Angueira, Joanne" w:date="2021-07-26T18:28:00Z">
        <w:r w:rsidRPr="00C1490B" w:rsidDel="00C45C2D">
          <w:rPr>
            <w:rFonts w:ascii="Times New Roman" w:hAnsi="Times New Roman"/>
          </w:rPr>
          <w:delText>this Agreement</w:delText>
        </w:r>
      </w:del>
      <w:r w:rsidRPr="00C1490B">
        <w:rPr>
          <w:rFonts w:ascii="Times New Roman" w:hAnsi="Times New Roman"/>
        </w:rPr>
        <w:t xml:space="preserve"> as reasonably necessary to protect fully the Company</w:t>
      </w:r>
      <w:r w:rsidR="00B85926">
        <w:rPr>
          <w:rFonts w:ascii="Times New Roman" w:hAnsi="Times New Roman"/>
        </w:rPr>
        <w:t>’</w:t>
      </w:r>
      <w:r w:rsidRPr="00C1490B">
        <w:rPr>
          <w:rFonts w:ascii="Times New Roman" w:hAnsi="Times New Roman"/>
        </w:rPr>
        <w:t xml:space="preserve">s rights hereunder (such retained or withheld amount being equivalent to the estimated cost of rectifying the events set forth in this Section </w:t>
      </w:r>
      <w:r w:rsidR="00E52783" w:rsidRPr="00C1490B">
        <w:rPr>
          <w:rFonts w:ascii="Times New Roman" w:hAnsi="Times New Roman"/>
        </w:rPr>
        <w:fldChar w:fldCharType="begin"/>
      </w:r>
      <w:r w:rsidRPr="00C1490B">
        <w:rPr>
          <w:rFonts w:ascii="Times New Roman" w:hAnsi="Times New Roman"/>
        </w:rPr>
        <w:instrText xml:space="preserve"> REF _Ref323885882 \r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4.4</w:t>
      </w:r>
      <w:r w:rsidR="00E52783" w:rsidRPr="00C1490B">
        <w:rPr>
          <w:rFonts w:ascii="Times New Roman" w:hAnsi="Times New Roman"/>
        </w:rPr>
        <w:fldChar w:fldCharType="end"/>
      </w:r>
      <w:r w:rsidRPr="00C1490B">
        <w:rPr>
          <w:rFonts w:ascii="Times New Roman" w:hAnsi="Times New Roman"/>
        </w:rPr>
        <w:t>):</w:t>
      </w:r>
    </w:p>
    <w:p w14:paraId="4E72B50F" w14:textId="18A5C3BB" w:rsidR="00DB7BD4" w:rsidRPr="00C1490B" w:rsidRDefault="00DB7BD4" w:rsidP="00DB7BD4">
      <w:pPr>
        <w:pStyle w:val="ArticleL3"/>
        <w:rPr>
          <w:rFonts w:ascii="Times New Roman" w:hAnsi="Times New Roman"/>
        </w:rPr>
      </w:pPr>
      <w:r w:rsidRPr="00C1490B">
        <w:rPr>
          <w:rFonts w:ascii="Times New Roman" w:hAnsi="Times New Roman"/>
        </w:rPr>
        <w:t>the Supplier is in default of any of its material obligations hereunder</w:t>
      </w:r>
      <w:ins w:id="189" w:author="Santiago Angueira, Joanne" w:date="2021-07-26T18:29:00Z">
        <w:r w:rsidR="00C45C2D">
          <w:rPr>
            <w:rFonts w:ascii="Times New Roman" w:hAnsi="Times New Roman"/>
          </w:rPr>
          <w:t xml:space="preserve"> and does not commence to and diligently pursue a cure within fifteen (15) days of having received written notice</w:t>
        </w:r>
      </w:ins>
      <w:r w:rsidRPr="00C1490B">
        <w:rPr>
          <w:rFonts w:ascii="Times New Roman" w:hAnsi="Times New Roman"/>
        </w:rPr>
        <w:t>;</w:t>
      </w:r>
    </w:p>
    <w:p w14:paraId="2198CDDA" w14:textId="37E1A55F" w:rsidR="00DB7BD4" w:rsidRPr="00C1490B" w:rsidRDefault="00DB7BD4" w:rsidP="00DB7BD4">
      <w:pPr>
        <w:pStyle w:val="ArticleL3"/>
        <w:rPr>
          <w:rFonts w:ascii="Times New Roman" w:hAnsi="Times New Roman"/>
        </w:rPr>
      </w:pPr>
      <w:r w:rsidRPr="00C1490B">
        <w:rPr>
          <w:rFonts w:ascii="Times New Roman" w:hAnsi="Times New Roman"/>
        </w:rPr>
        <w:t>any part of the Equipment is defective</w:t>
      </w:r>
      <w:r w:rsidR="00744361" w:rsidRPr="00C1490B">
        <w:rPr>
          <w:rFonts w:ascii="Times New Roman" w:hAnsi="Times New Roman"/>
        </w:rPr>
        <w:t xml:space="preserve"> and </w:t>
      </w:r>
      <w:ins w:id="190" w:author="Santiago Angueira, Joanne" w:date="2021-07-26T18:30:00Z">
        <w:r w:rsidR="00C45C2D">
          <w:rPr>
            <w:rFonts w:ascii="Times New Roman" w:hAnsi="Times New Roman"/>
          </w:rPr>
          <w:t xml:space="preserve">Supplier has not commence to and diligently pursue a cure to </w:t>
        </w:r>
      </w:ins>
      <w:r w:rsidR="00744361" w:rsidRPr="00C1490B">
        <w:rPr>
          <w:rFonts w:ascii="Times New Roman" w:hAnsi="Times New Roman"/>
        </w:rPr>
        <w:t xml:space="preserve">the </w:t>
      </w:r>
      <w:r w:rsidR="00345E2D" w:rsidRPr="00C1490B">
        <w:rPr>
          <w:rFonts w:ascii="Times New Roman" w:hAnsi="Times New Roman"/>
        </w:rPr>
        <w:t xml:space="preserve">defect </w:t>
      </w:r>
      <w:ins w:id="191" w:author="Santiago Angueira, Joanne" w:date="2021-07-26T18:30:00Z">
        <w:r w:rsidR="00D04C0E">
          <w:rPr>
            <w:rFonts w:ascii="Times New Roman" w:hAnsi="Times New Roman"/>
          </w:rPr>
          <w:t xml:space="preserve">and such </w:t>
        </w:r>
      </w:ins>
      <w:r w:rsidR="00345E2D" w:rsidRPr="00C1490B">
        <w:rPr>
          <w:rFonts w:ascii="Times New Roman" w:hAnsi="Times New Roman"/>
        </w:rPr>
        <w:t xml:space="preserve">has not been </w:t>
      </w:r>
      <w:r w:rsidR="00744361" w:rsidRPr="00C1490B">
        <w:rPr>
          <w:rFonts w:ascii="Times New Roman" w:hAnsi="Times New Roman"/>
        </w:rPr>
        <w:t>resolved</w:t>
      </w:r>
      <w:ins w:id="192" w:author="Santiago Angueira, Joanne" w:date="2021-07-26T18:31:00Z">
        <w:r w:rsidR="00D04C0E">
          <w:rPr>
            <w:rFonts w:ascii="Times New Roman" w:hAnsi="Times New Roman"/>
          </w:rPr>
          <w:t xml:space="preserve"> within thirty (30) consecutive days</w:t>
        </w:r>
      </w:ins>
      <w:r w:rsidRPr="00C1490B">
        <w:rPr>
          <w:rFonts w:ascii="Times New Roman" w:hAnsi="Times New Roman"/>
        </w:rPr>
        <w:t>; or</w:t>
      </w:r>
    </w:p>
    <w:p w14:paraId="7E1DF005" w14:textId="77777777" w:rsidR="00DB7BD4" w:rsidRPr="00C1490B" w:rsidRDefault="00DB7BD4" w:rsidP="00DB7BD4">
      <w:pPr>
        <w:pStyle w:val="ArticleL3"/>
        <w:rPr>
          <w:rFonts w:ascii="Times New Roman" w:hAnsi="Times New Roman"/>
        </w:rPr>
      </w:pPr>
      <w:r w:rsidRPr="00C1490B">
        <w:rPr>
          <w:rFonts w:ascii="Times New Roman" w:hAnsi="Times New Roman"/>
        </w:rPr>
        <w:t>the Supplier has failed to make undisputed payments to its Subcontractors when due under any applicable subcontract for materials or labour for which the Company has made payment to the Supplier.</w:t>
      </w:r>
    </w:p>
    <w:p w14:paraId="5D3DBD6E" w14:textId="77777777" w:rsidR="00DB7BD4" w:rsidRPr="00027D97" w:rsidRDefault="00DB7BD4" w:rsidP="00DB7BD4">
      <w:pPr>
        <w:pStyle w:val="ArticleL2"/>
        <w:rPr>
          <w:rFonts w:ascii="Times New Roman" w:hAnsi="Times New Roman"/>
        </w:rPr>
      </w:pPr>
      <w:bookmarkStart w:id="193" w:name="_Toc324838285"/>
      <w:bookmarkStart w:id="194" w:name="_Toc55295904"/>
      <w:bookmarkEnd w:id="163"/>
      <w:r w:rsidRPr="00027D97">
        <w:rPr>
          <w:rFonts w:ascii="Times New Roman" w:hAnsi="Times New Roman"/>
        </w:rPr>
        <w:t>Attachments, Liens and Encumbrances</w:t>
      </w:r>
      <w:bookmarkEnd w:id="193"/>
      <w:bookmarkEnd w:id="194"/>
    </w:p>
    <w:p w14:paraId="2499040C" w14:textId="73D9F789" w:rsidR="00DB7BD4" w:rsidRPr="00C1490B" w:rsidRDefault="00DB7BD4" w:rsidP="00DB7BD4">
      <w:pPr>
        <w:pStyle w:val="ArticleL3"/>
        <w:rPr>
          <w:rFonts w:ascii="Times New Roman" w:hAnsi="Times New Roman"/>
        </w:rPr>
      </w:pPr>
      <w:r w:rsidRPr="00C1490B">
        <w:rPr>
          <w:rFonts w:ascii="Times New Roman" w:hAnsi="Times New Roman"/>
        </w:rPr>
        <w:t xml:space="preserve">In the event that any attachment, lien or encumbrance has been filed, registered, ordered, served and/or claimed in connection with the actions or inactions of the Supplier, or any of its Subcontractors, with respect to which the Company or the Supplier has received written notice, save and except for an attachment, lien or encumbrance filed, registered, ordered, served and/or claimed by the Supplier, or any of its Subcontractors, pursuant to the courts of </w:t>
      </w:r>
      <w:r w:rsidR="00880B40">
        <w:rPr>
          <w:rFonts w:ascii="Times New Roman" w:hAnsi="Times New Roman"/>
        </w:rPr>
        <w:t>the Province of Ontario</w:t>
      </w:r>
      <w:r w:rsidRPr="00C1490B">
        <w:rPr>
          <w:rFonts w:ascii="Times New Roman" w:hAnsi="Times New Roman"/>
        </w:rPr>
        <w:t xml:space="preserve"> in connection with a default by the Company in making a payment at the specified time required hereunder, which shall not include any failure to pay an amount as a result of a deficient Request for Payment or a disputed Request for Payment, the Company shall not be obligated to make any payment hereunder until such time as such attachment, lien or encumbrance is vacated, discharged or released or such notice of attachment, lien or encumbrance has been withdrawn.</w:t>
      </w:r>
    </w:p>
    <w:p w14:paraId="1D3D0718" w14:textId="20E16939" w:rsidR="00DB7BD4" w:rsidRPr="00C1490B" w:rsidRDefault="00DB7BD4" w:rsidP="00DB7BD4">
      <w:pPr>
        <w:pStyle w:val="ArticleL3"/>
        <w:rPr>
          <w:rFonts w:ascii="Times New Roman" w:hAnsi="Times New Roman"/>
        </w:rPr>
      </w:pPr>
      <w:r w:rsidRPr="00C1490B">
        <w:rPr>
          <w:rFonts w:ascii="Times New Roman" w:hAnsi="Times New Roman"/>
        </w:rPr>
        <w:t>Further, the Supplier shall indemnify and hold harmless the Company from, and defend the Company against, any such attachment, lien or encumbrance, and all costs and expenses (including legal fees) incurred by the Company in connection therewith.</w:t>
      </w:r>
    </w:p>
    <w:p w14:paraId="4945E92D" w14:textId="660297AE" w:rsidR="00DB7BD4" w:rsidRPr="00C1490B" w:rsidRDefault="00DB7BD4" w:rsidP="00DB7BD4">
      <w:pPr>
        <w:pStyle w:val="ArticleL3"/>
        <w:rPr>
          <w:rFonts w:ascii="Times New Roman" w:hAnsi="Times New Roman"/>
        </w:rPr>
      </w:pPr>
      <w:r w:rsidRPr="00C1490B">
        <w:rPr>
          <w:rFonts w:ascii="Times New Roman" w:hAnsi="Times New Roman"/>
        </w:rPr>
        <w:t xml:space="preserve">Forthwith upon notice of any such attachment, lien or encumbrance being received by the Company or the Supplier, and, in any event, within fifteen (15) Business Days thereof, the Supplier shall obtain a court order discharging, vacating or releasing such attachment, lien or encumbrance in form and substance satisfactory to the Company.  If the Supplier does not obtain such court order within such fifteen (15) Business Day period, the Company shall have the right, at its option, to pay the amount of such attachment, lien or encumbrance and obtain a court order discharging such attachment, lien or encumbrance and withhold such amount from the next payment or payments due to the Supplier under </w:t>
      </w:r>
      <w:ins w:id="195" w:author="Santiago Angueira, Joanne" w:date="2021-07-26T12:33:00Z">
        <w:r w:rsidR="00692F94">
          <w:rPr>
            <w:rFonts w:ascii="Times New Roman" w:hAnsi="Times New Roman"/>
          </w:rPr>
          <w:t>the same Purchase Order</w:t>
        </w:r>
      </w:ins>
      <w:del w:id="196" w:author="Santiago Angueira, Joanne" w:date="2021-07-26T12:33:00Z">
        <w:r w:rsidRPr="00C1490B" w:rsidDel="00692F94">
          <w:rPr>
            <w:rFonts w:ascii="Times New Roman" w:hAnsi="Times New Roman"/>
          </w:rPr>
          <w:delText>this Agreement</w:delText>
        </w:r>
      </w:del>
      <w:r w:rsidRPr="00C1490B">
        <w:rPr>
          <w:rFonts w:ascii="Times New Roman" w:hAnsi="Times New Roman"/>
        </w:rPr>
        <w:t>.</w:t>
      </w:r>
    </w:p>
    <w:p w14:paraId="1A0F4BCD" w14:textId="77777777" w:rsidR="00DB7BD4" w:rsidRPr="00C1490B" w:rsidRDefault="00DB7BD4" w:rsidP="00DB7BD4">
      <w:pPr>
        <w:pStyle w:val="ArticleL3"/>
        <w:rPr>
          <w:rFonts w:ascii="Times New Roman" w:hAnsi="Times New Roman"/>
        </w:rPr>
      </w:pPr>
      <w:r w:rsidRPr="00C1490B">
        <w:rPr>
          <w:rFonts w:ascii="Times New Roman" w:hAnsi="Times New Roman"/>
        </w:rPr>
        <w:t>Each Party agrees that it shall promptly provide to the other any written notice of an attachment, lien or encumbrance received by such Party.</w:t>
      </w:r>
    </w:p>
    <w:p w14:paraId="57DBB2E4" w14:textId="77777777" w:rsidR="00DB7BD4" w:rsidRPr="00C1490B" w:rsidRDefault="00DB7BD4" w:rsidP="00DB7BD4">
      <w:pPr>
        <w:pStyle w:val="ArticleL2"/>
        <w:rPr>
          <w:rFonts w:ascii="Times New Roman" w:hAnsi="Times New Roman"/>
        </w:rPr>
      </w:pPr>
      <w:bookmarkStart w:id="197" w:name="_Toc324838286"/>
      <w:bookmarkStart w:id="198" w:name="_Toc55295905"/>
      <w:r w:rsidRPr="00C1490B">
        <w:rPr>
          <w:rFonts w:ascii="Times New Roman" w:hAnsi="Times New Roman"/>
        </w:rPr>
        <w:t>Set-off</w:t>
      </w:r>
      <w:bookmarkEnd w:id="197"/>
      <w:bookmarkEnd w:id="198"/>
    </w:p>
    <w:p w14:paraId="226AB03E" w14:textId="05E5DEEC" w:rsidR="00DB7BD4" w:rsidRPr="00C1490B" w:rsidRDefault="00DB7BD4" w:rsidP="00DB7BD4">
      <w:pPr>
        <w:pStyle w:val="ArticleCont2"/>
        <w:rPr>
          <w:rFonts w:ascii="Times New Roman" w:hAnsi="Times New Roman"/>
        </w:rPr>
      </w:pPr>
      <w:r w:rsidRPr="00C1490B">
        <w:rPr>
          <w:rFonts w:ascii="Times New Roman" w:hAnsi="Times New Roman"/>
        </w:rPr>
        <w:t xml:space="preserve">The Company may, at any time, set off any amounts due from the Supplier to the Company </w:t>
      </w:r>
      <w:ins w:id="199" w:author="Santiago Angueira, Joanne" w:date="2021-07-26T12:34:00Z">
        <w:r w:rsidR="00692F94">
          <w:rPr>
            <w:rFonts w:ascii="Times New Roman" w:hAnsi="Times New Roman"/>
          </w:rPr>
          <w:t xml:space="preserve">under a Purchase Order </w:t>
        </w:r>
      </w:ins>
      <w:r w:rsidRPr="00C1490B">
        <w:rPr>
          <w:rFonts w:ascii="Times New Roman" w:hAnsi="Times New Roman"/>
        </w:rPr>
        <w:t>against any amounts due from the Company to the Supplier</w:t>
      </w:r>
      <w:ins w:id="200" w:author="Santiago Angueira, Joanne" w:date="2021-07-26T12:35:00Z">
        <w:r w:rsidR="00692F94">
          <w:rPr>
            <w:rFonts w:ascii="Times New Roman" w:hAnsi="Times New Roman"/>
          </w:rPr>
          <w:t xml:space="preserve"> under the same Purchase Order</w:t>
        </w:r>
      </w:ins>
      <w:del w:id="201" w:author="Santiago Angueira, Joanne" w:date="2021-07-26T12:35:00Z">
        <w:r w:rsidRPr="00C1490B" w:rsidDel="00692F94">
          <w:rPr>
            <w:rFonts w:ascii="Times New Roman" w:hAnsi="Times New Roman"/>
          </w:rPr>
          <w:delText>, in either case</w:delText>
        </w:r>
      </w:del>
      <w:r w:rsidRPr="00C1490B">
        <w:rPr>
          <w:rFonts w:ascii="Times New Roman" w:hAnsi="Times New Roman"/>
        </w:rPr>
        <w:t>, pursuant to this Agreement.</w:t>
      </w:r>
    </w:p>
    <w:p w14:paraId="71F80513" w14:textId="40F3BE1B" w:rsidR="00DB7BD4" w:rsidRPr="00C1490B" w:rsidRDefault="00DB7BD4" w:rsidP="00DB7BD4">
      <w:pPr>
        <w:pStyle w:val="ArticleL2"/>
        <w:rPr>
          <w:rFonts w:ascii="Times New Roman" w:hAnsi="Times New Roman"/>
        </w:rPr>
      </w:pPr>
      <w:bookmarkStart w:id="202" w:name="_Ref312071488"/>
      <w:bookmarkStart w:id="203" w:name="_Toc324838287"/>
      <w:bookmarkStart w:id="204" w:name="_Toc55295906"/>
      <w:r w:rsidRPr="00C1490B">
        <w:rPr>
          <w:rFonts w:ascii="Times New Roman" w:hAnsi="Times New Roman"/>
        </w:rPr>
        <w:lastRenderedPageBreak/>
        <w:t>Company</w:t>
      </w:r>
      <w:r w:rsidR="00B85926">
        <w:rPr>
          <w:rFonts w:ascii="Times New Roman" w:hAnsi="Times New Roman"/>
        </w:rPr>
        <w:t>’</w:t>
      </w:r>
      <w:r w:rsidRPr="00C1490B">
        <w:rPr>
          <w:rFonts w:ascii="Times New Roman" w:hAnsi="Times New Roman"/>
        </w:rPr>
        <w:t>s Right to Audit</w:t>
      </w:r>
      <w:bookmarkEnd w:id="202"/>
      <w:bookmarkEnd w:id="203"/>
      <w:bookmarkEnd w:id="204"/>
    </w:p>
    <w:p w14:paraId="52E79FD7" w14:textId="0733542E" w:rsidR="00DB7BD4" w:rsidRPr="00C1490B" w:rsidRDefault="00DB7BD4" w:rsidP="00DB7BD4">
      <w:pPr>
        <w:pStyle w:val="ArticleL3"/>
        <w:rPr>
          <w:rFonts w:ascii="Times New Roman" w:hAnsi="Times New Roman"/>
        </w:rPr>
      </w:pPr>
      <w:r w:rsidRPr="00C1490B">
        <w:rPr>
          <w:rFonts w:ascii="Times New Roman" w:hAnsi="Times New Roman"/>
        </w:rPr>
        <w:t>The Company, the Company</w:t>
      </w:r>
      <w:r w:rsidR="00B85926">
        <w:rPr>
          <w:rFonts w:ascii="Times New Roman" w:hAnsi="Times New Roman"/>
        </w:rPr>
        <w:t>’</w:t>
      </w:r>
      <w:r w:rsidRPr="00C1490B">
        <w:rPr>
          <w:rFonts w:ascii="Times New Roman" w:hAnsi="Times New Roman"/>
        </w:rPr>
        <w:t>s Representative and designated auditor will have the right to inspect, audit and copy the Supplier Records pertaining to the Supplier</w:t>
      </w:r>
      <w:r w:rsidR="00B85926">
        <w:rPr>
          <w:rFonts w:ascii="Times New Roman" w:hAnsi="Times New Roman"/>
        </w:rPr>
        <w:t>’</w:t>
      </w:r>
      <w:r w:rsidRPr="00C1490B">
        <w:rPr>
          <w:rFonts w:ascii="Times New Roman" w:hAnsi="Times New Roman"/>
        </w:rPr>
        <w:t xml:space="preserve">s compliance with its duties and obligations under this Agreement.  </w:t>
      </w:r>
      <w:ins w:id="205" w:author="Santiago Angueira, Joanne" w:date="2021-07-26T12:36:00Z">
        <w:r w:rsidR="00692F94">
          <w:rPr>
            <w:rFonts w:ascii="Times New Roman" w:hAnsi="Times New Roman"/>
          </w:rPr>
          <w:t xml:space="preserve">Upon written request and with a Supplier authorized escort, </w:t>
        </w:r>
      </w:ins>
      <w:del w:id="206" w:author="Santiago Angueira, Joanne" w:date="2021-07-26T12:36:00Z">
        <w:r w:rsidRPr="00C1490B" w:rsidDel="00692F94">
          <w:rPr>
            <w:rFonts w:ascii="Times New Roman" w:hAnsi="Times New Roman"/>
          </w:rPr>
          <w:delText>T</w:delText>
        </w:r>
      </w:del>
      <w:ins w:id="207" w:author="Santiago Angueira, Joanne" w:date="2021-07-26T12:36:00Z">
        <w:r w:rsidR="00692F94">
          <w:rPr>
            <w:rFonts w:ascii="Times New Roman" w:hAnsi="Times New Roman"/>
          </w:rPr>
          <w:t>t</w:t>
        </w:r>
      </w:ins>
      <w:r w:rsidRPr="00C1490B">
        <w:rPr>
          <w:rFonts w:ascii="Times New Roman" w:hAnsi="Times New Roman"/>
        </w:rPr>
        <w:t>he Company, the Company</w:t>
      </w:r>
      <w:r w:rsidR="00B85926">
        <w:rPr>
          <w:rFonts w:ascii="Times New Roman" w:hAnsi="Times New Roman"/>
        </w:rPr>
        <w:t>’</w:t>
      </w:r>
      <w:r w:rsidRPr="00C1490B">
        <w:rPr>
          <w:rFonts w:ascii="Times New Roman" w:hAnsi="Times New Roman"/>
        </w:rPr>
        <w:t xml:space="preserve">s Representative and designated auditor will have access to and the right to copy </w:t>
      </w:r>
      <w:del w:id="208" w:author="Santiago Angueira, Joanne" w:date="2021-07-26T18:41:00Z">
        <w:r w:rsidRPr="00C1490B" w:rsidDel="00DD11B4">
          <w:rPr>
            <w:rFonts w:ascii="Times New Roman" w:hAnsi="Times New Roman"/>
          </w:rPr>
          <w:delText>the</w:delText>
        </w:r>
      </w:del>
      <w:ins w:id="209" w:author="Santiago Angueira, Joanne" w:date="2021-07-26T18:41:00Z">
        <w:r w:rsidR="00DD11B4">
          <w:rPr>
            <w:rFonts w:ascii="Times New Roman" w:hAnsi="Times New Roman"/>
          </w:rPr>
          <w:t>authorized</w:t>
        </w:r>
      </w:ins>
      <w:r w:rsidRPr="00C1490B">
        <w:rPr>
          <w:rFonts w:ascii="Times New Roman" w:hAnsi="Times New Roman"/>
        </w:rPr>
        <w:t xml:space="preserve"> Supplier Records at all reasonable times, during normal business hours, during the currency of this Agreement and for a minimum period of </w:t>
      </w:r>
      <w:ins w:id="210" w:author="Santiago Angueira, Joanne" w:date="2021-07-26T12:36:00Z">
        <w:r w:rsidR="00692F94">
          <w:rPr>
            <w:rFonts w:ascii="Times New Roman" w:hAnsi="Times New Roman"/>
          </w:rPr>
          <w:t>three</w:t>
        </w:r>
      </w:ins>
      <w:del w:id="211" w:author="Santiago Angueira, Joanne" w:date="2021-07-26T12:36:00Z">
        <w:r w:rsidR="00744361" w:rsidRPr="00C1490B" w:rsidDel="00692F94">
          <w:rPr>
            <w:rFonts w:ascii="Times New Roman" w:hAnsi="Times New Roman"/>
          </w:rPr>
          <w:delText>five</w:delText>
        </w:r>
      </w:del>
      <w:r w:rsidRPr="00C1490B">
        <w:rPr>
          <w:rFonts w:ascii="Times New Roman" w:hAnsi="Times New Roman"/>
        </w:rPr>
        <w:t xml:space="preserve"> (</w:t>
      </w:r>
      <w:ins w:id="212" w:author="Santiago Angueira, Joanne" w:date="2021-07-26T12:36:00Z">
        <w:r w:rsidR="00692F94">
          <w:rPr>
            <w:rFonts w:ascii="Times New Roman" w:hAnsi="Times New Roman"/>
          </w:rPr>
          <w:t>3</w:t>
        </w:r>
      </w:ins>
      <w:del w:id="213" w:author="Santiago Angueira, Joanne" w:date="2021-07-26T12:36:00Z">
        <w:r w:rsidR="00744361" w:rsidRPr="00C1490B" w:rsidDel="00692F94">
          <w:rPr>
            <w:rFonts w:ascii="Times New Roman" w:hAnsi="Times New Roman"/>
          </w:rPr>
          <w:delText>5</w:delText>
        </w:r>
      </w:del>
      <w:r w:rsidRPr="00C1490B">
        <w:rPr>
          <w:rFonts w:ascii="Times New Roman" w:hAnsi="Times New Roman"/>
        </w:rPr>
        <w:t xml:space="preserve">) years after the expiry or earlier termination of this Agreement.  </w:t>
      </w:r>
      <w:del w:id="214" w:author="Santiago Angueira, Joanne" w:date="2021-07-26T12:37:00Z">
        <w:r w:rsidRPr="00C1490B" w:rsidDel="00692F94">
          <w:rPr>
            <w:rFonts w:ascii="Times New Roman" w:hAnsi="Times New Roman"/>
          </w:rPr>
          <w:delText xml:space="preserve">If the Supplier fails to preserve and retain the Supplier Records until the end of such </w:delText>
        </w:r>
      </w:del>
      <w:del w:id="215" w:author="Santiago Angueira, Joanne" w:date="2021-07-26T12:36:00Z">
        <w:r w:rsidR="008047DF" w:rsidRPr="00C1490B" w:rsidDel="00692F94">
          <w:rPr>
            <w:rFonts w:ascii="Times New Roman" w:hAnsi="Times New Roman"/>
          </w:rPr>
          <w:delText>five</w:delText>
        </w:r>
      </w:del>
      <w:del w:id="216" w:author="Santiago Angueira, Joanne" w:date="2021-07-26T12:37:00Z">
        <w:r w:rsidRPr="00C1490B" w:rsidDel="00692F94">
          <w:rPr>
            <w:rFonts w:ascii="Times New Roman" w:hAnsi="Times New Roman"/>
          </w:rPr>
          <w:delText xml:space="preserve"> (</w:delText>
        </w:r>
      </w:del>
      <w:del w:id="217" w:author="Santiago Angueira, Joanne" w:date="2021-07-26T12:36:00Z">
        <w:r w:rsidR="008047DF" w:rsidRPr="00C1490B" w:rsidDel="00692F94">
          <w:rPr>
            <w:rFonts w:ascii="Times New Roman" w:hAnsi="Times New Roman"/>
          </w:rPr>
          <w:delText>5</w:delText>
        </w:r>
      </w:del>
      <w:del w:id="218" w:author="Santiago Angueira, Joanne" w:date="2021-07-26T12:37:00Z">
        <w:r w:rsidRPr="00C1490B" w:rsidDel="00692F94">
          <w:rPr>
            <w:rFonts w:ascii="Times New Roman" w:hAnsi="Times New Roman"/>
          </w:rPr>
          <w:delText>) year period, the Company may make any reasonable assumptions in the absence of such records.</w:delText>
        </w:r>
      </w:del>
      <w:r w:rsidRPr="00C1490B">
        <w:rPr>
          <w:rFonts w:ascii="Times New Roman" w:hAnsi="Times New Roman"/>
        </w:rPr>
        <w:t xml:space="preserve">  The Supplier also agrees to provide the Company, the Company</w:t>
      </w:r>
      <w:r w:rsidR="00B85926">
        <w:rPr>
          <w:rFonts w:ascii="Times New Roman" w:hAnsi="Times New Roman"/>
        </w:rPr>
        <w:t>’</w:t>
      </w:r>
      <w:r w:rsidRPr="00C1490B">
        <w:rPr>
          <w:rFonts w:ascii="Times New Roman" w:hAnsi="Times New Roman"/>
        </w:rPr>
        <w:t xml:space="preserve">s Representative and designated auditor with adequate and appropriate </w:t>
      </w:r>
      <w:ins w:id="219" w:author="Santiago Angueira, Joanne" w:date="2021-07-26T12:37:00Z">
        <w:r w:rsidR="00692F94">
          <w:rPr>
            <w:rFonts w:ascii="Times New Roman" w:hAnsi="Times New Roman"/>
          </w:rPr>
          <w:t xml:space="preserve">accommodations </w:t>
        </w:r>
      </w:ins>
      <w:del w:id="220" w:author="Santiago Angueira, Joanne" w:date="2021-07-26T12:37:00Z">
        <w:r w:rsidR="00FD5940" w:rsidRPr="00C1490B" w:rsidDel="00692F94">
          <w:rPr>
            <w:rFonts w:ascii="Times New Roman" w:hAnsi="Times New Roman"/>
          </w:rPr>
          <w:delText>works</w:delText>
        </w:r>
        <w:r w:rsidR="00FD5940" w:rsidRPr="00C1490B" w:rsidDel="000055A3">
          <w:rPr>
            <w:rFonts w:ascii="Times New Roman" w:hAnsi="Times New Roman"/>
          </w:rPr>
          <w:delText>pace</w:delText>
        </w:r>
        <w:r w:rsidRPr="00C1490B" w:rsidDel="000055A3">
          <w:rPr>
            <w:rFonts w:ascii="Times New Roman" w:hAnsi="Times New Roman"/>
          </w:rPr>
          <w:delText xml:space="preserve"> at the Supplier</w:delText>
        </w:r>
        <w:r w:rsidR="00B85926" w:rsidDel="000055A3">
          <w:rPr>
            <w:rFonts w:ascii="Times New Roman" w:hAnsi="Times New Roman"/>
          </w:rPr>
          <w:delText>’</w:delText>
        </w:r>
        <w:r w:rsidRPr="00C1490B" w:rsidDel="000055A3">
          <w:rPr>
            <w:rFonts w:ascii="Times New Roman" w:hAnsi="Times New Roman"/>
          </w:rPr>
          <w:delText>s facilities</w:delText>
        </w:r>
      </w:del>
      <w:r w:rsidRPr="00C1490B">
        <w:rPr>
          <w:rFonts w:ascii="Times New Roman" w:hAnsi="Times New Roman"/>
        </w:rPr>
        <w:t xml:space="preserve"> in order to conduct such inspections and audits.</w:t>
      </w:r>
    </w:p>
    <w:p w14:paraId="1AEBD15A" w14:textId="573126FA" w:rsidR="00DB7BD4" w:rsidRPr="00C1490B" w:rsidRDefault="00DB7BD4" w:rsidP="00DB7BD4">
      <w:pPr>
        <w:pStyle w:val="ArticleL3"/>
        <w:rPr>
          <w:rFonts w:ascii="Times New Roman" w:hAnsi="Times New Roman"/>
        </w:rPr>
      </w:pPr>
      <w:bookmarkStart w:id="221" w:name="_Ref312071638"/>
      <w:r w:rsidRPr="00C1490B">
        <w:rPr>
          <w:rFonts w:ascii="Times New Roman" w:hAnsi="Times New Roman"/>
        </w:rPr>
        <w:t xml:space="preserve">In the event that an inspection or audit by the Company of the Supplier Records reveals an overcharge or an undercharge by the Supplier, the Supplier will pay the Company the amount of any such overcharge to the extent previously paid by the Company or the Company will pay the Supplier the amount of any such undercharge, as applicable.  The Supplier will also repay the Company for </w:t>
      </w:r>
      <w:ins w:id="222" w:author="Santiago Angueira, Joanne" w:date="2021-07-26T18:42:00Z">
        <w:r w:rsidR="00DD11B4">
          <w:rPr>
            <w:rFonts w:ascii="Times New Roman" w:hAnsi="Times New Roman"/>
          </w:rPr>
          <w:t xml:space="preserve">direct, verifiable </w:t>
        </w:r>
      </w:ins>
      <w:r w:rsidRPr="00C1490B">
        <w:rPr>
          <w:rFonts w:ascii="Times New Roman" w:hAnsi="Times New Roman"/>
        </w:rPr>
        <w:t xml:space="preserve">costs paid by the Company that are later determined to be unsubstantiated or unsupported in audits conducted by or on behalf of the Company.  In addition to any other rights or remedies available to the Company under this Agreement, the Company may set off any amounts payable by the Supplier to the Company under this Section </w:t>
      </w:r>
      <w:r w:rsidR="00E52783" w:rsidRPr="00C1490B">
        <w:rPr>
          <w:rFonts w:ascii="Times New Roman" w:hAnsi="Times New Roman"/>
        </w:rPr>
        <w:fldChar w:fldCharType="begin"/>
      </w:r>
      <w:r w:rsidRPr="00C1490B">
        <w:rPr>
          <w:rFonts w:ascii="Times New Roman" w:hAnsi="Times New Roman"/>
        </w:rPr>
        <w:instrText xml:space="preserve"> REF _Ref312071638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4.9(b)</w:t>
      </w:r>
      <w:r w:rsidR="00E52783" w:rsidRPr="00C1490B">
        <w:rPr>
          <w:rFonts w:ascii="Times New Roman" w:hAnsi="Times New Roman"/>
        </w:rPr>
        <w:fldChar w:fldCharType="end"/>
      </w:r>
      <w:r w:rsidRPr="00C1490B">
        <w:rPr>
          <w:rFonts w:ascii="Times New Roman" w:hAnsi="Times New Roman"/>
        </w:rPr>
        <w:t xml:space="preserve"> against any amount otherwise owing by the Company to the Supplier under </w:t>
      </w:r>
      <w:ins w:id="223" w:author="Santiago Angueira, Joanne" w:date="2021-07-26T12:38:00Z">
        <w:r w:rsidR="000055A3">
          <w:rPr>
            <w:rFonts w:ascii="Times New Roman" w:hAnsi="Times New Roman"/>
          </w:rPr>
          <w:t>the same Purchase Order</w:t>
        </w:r>
      </w:ins>
      <w:del w:id="224" w:author="Santiago Angueira, Joanne" w:date="2021-07-26T12:38:00Z">
        <w:r w:rsidRPr="00C1490B" w:rsidDel="000055A3">
          <w:rPr>
            <w:rFonts w:ascii="Times New Roman" w:hAnsi="Times New Roman"/>
          </w:rPr>
          <w:delText>thi</w:delText>
        </w:r>
      </w:del>
      <w:del w:id="225" w:author="Santiago Angueira, Joanne" w:date="2021-07-26T12:39:00Z">
        <w:r w:rsidRPr="00C1490B" w:rsidDel="000055A3">
          <w:rPr>
            <w:rFonts w:ascii="Times New Roman" w:hAnsi="Times New Roman"/>
          </w:rPr>
          <w:delText>s Agreement</w:delText>
        </w:r>
      </w:del>
      <w:r w:rsidRPr="00C1490B">
        <w:rPr>
          <w:rFonts w:ascii="Times New Roman" w:hAnsi="Times New Roman"/>
        </w:rPr>
        <w:t>.</w:t>
      </w:r>
      <w:bookmarkEnd w:id="221"/>
    </w:p>
    <w:p w14:paraId="63CB1FCB" w14:textId="70BB2EDA" w:rsidR="00DB7BD4" w:rsidRPr="00C1490B" w:rsidRDefault="00DB7BD4" w:rsidP="00DB7BD4">
      <w:pPr>
        <w:pStyle w:val="ArticleL3"/>
        <w:rPr>
          <w:rFonts w:ascii="Times New Roman" w:hAnsi="Times New Roman"/>
        </w:rPr>
      </w:pPr>
      <w:r w:rsidRPr="00C1490B">
        <w:rPr>
          <w:rFonts w:ascii="Times New Roman" w:hAnsi="Times New Roman"/>
        </w:rPr>
        <w:t>The Company agrees to maintain in confidence the Supplier Records received and any information included in the Supplier Records, and to restrict the number of people having access to the information to those having a need-to-know such information, to use the information only for the purposes intended and to ensure that such persons having access to the information maintain the confidentiality of the Supplier Records.  This obligation of confidentiality will not apply to information that was or becomes generally known to the public through no fault of the Company or was specifically known by the Company before disclosure by the Supplier and was not subject to any confidentiality obligation.</w:t>
      </w:r>
      <w:ins w:id="226" w:author="Santiago Angueira, Joanne" w:date="2021-07-26T12:40:00Z">
        <w:r w:rsidR="000055A3">
          <w:rPr>
            <w:rFonts w:ascii="Times New Roman" w:hAnsi="Times New Roman"/>
          </w:rPr>
          <w:t xml:space="preserve"> Notwithstanding the forgoing, the cost makeup of lump-sum pricing shall not be subject to audit.</w:t>
        </w:r>
      </w:ins>
    </w:p>
    <w:p w14:paraId="028F8E22" w14:textId="77777777" w:rsidR="00DB7BD4" w:rsidRPr="00F170C7" w:rsidRDefault="00DB7BD4" w:rsidP="00DB7BD4">
      <w:pPr>
        <w:pStyle w:val="ArticleL1"/>
        <w:rPr>
          <w:rFonts w:ascii="Times New Roman" w:hAnsi="Times New Roman"/>
          <w:sz w:val="24"/>
          <w:szCs w:val="24"/>
        </w:rPr>
      </w:pPr>
      <w:bookmarkStart w:id="227" w:name="_Ref324490792"/>
      <w:bookmarkStart w:id="228" w:name="_Toc324838288"/>
      <w:bookmarkStart w:id="229" w:name="_Toc55295907"/>
      <w:r w:rsidRPr="00F170C7">
        <w:rPr>
          <w:rFonts w:ascii="Times New Roman" w:hAnsi="Times New Roman"/>
          <w:sz w:val="24"/>
          <w:szCs w:val="24"/>
        </w:rPr>
        <w:t>Subcontractors</w:t>
      </w:r>
      <w:bookmarkEnd w:id="227"/>
      <w:bookmarkEnd w:id="228"/>
      <w:bookmarkEnd w:id="229"/>
    </w:p>
    <w:p w14:paraId="584C6A98" w14:textId="77777777" w:rsidR="00DB7BD4" w:rsidRPr="00C1490B" w:rsidRDefault="00DB7BD4" w:rsidP="00DB7BD4">
      <w:pPr>
        <w:pStyle w:val="ArticleL2"/>
        <w:rPr>
          <w:rFonts w:ascii="Times New Roman" w:hAnsi="Times New Roman"/>
        </w:rPr>
      </w:pPr>
      <w:bookmarkStart w:id="230" w:name="_Toc324838289"/>
      <w:bookmarkStart w:id="231" w:name="_Toc55295908"/>
      <w:r w:rsidRPr="00C1490B">
        <w:rPr>
          <w:rFonts w:ascii="Times New Roman" w:hAnsi="Times New Roman"/>
        </w:rPr>
        <w:t>Selection and Engagement of Subcontractors</w:t>
      </w:r>
      <w:bookmarkEnd w:id="230"/>
      <w:bookmarkEnd w:id="231"/>
    </w:p>
    <w:p w14:paraId="06A22490" w14:textId="5046DD8D" w:rsidR="00DB7BD4" w:rsidRPr="008A3391" w:rsidRDefault="00DB7BD4" w:rsidP="00157520">
      <w:pPr>
        <w:pStyle w:val="ArticleL3"/>
        <w:rPr>
          <w:rFonts w:ascii="Times New Roman" w:hAnsi="Times New Roman"/>
        </w:rPr>
      </w:pPr>
      <w:r w:rsidRPr="008A3391">
        <w:rPr>
          <w:rFonts w:ascii="Times New Roman" w:hAnsi="Times New Roman"/>
        </w:rPr>
        <w:t xml:space="preserve">The Supplier shall not subcontract, or allow a Subcontractor to subcontract, </w:t>
      </w:r>
      <w:ins w:id="232" w:author="Santiago Angueira, Joanne" w:date="2021-07-26T12:41:00Z">
        <w:r w:rsidR="00DD11B4">
          <w:rPr>
            <w:rFonts w:ascii="Times New Roman" w:hAnsi="Times New Roman"/>
          </w:rPr>
          <w:t xml:space="preserve">any </w:t>
        </w:r>
      </w:ins>
      <w:ins w:id="233" w:author="Santiago Angueira, Joanne" w:date="2021-07-26T18:43:00Z">
        <w:r w:rsidR="00DD11B4">
          <w:rPr>
            <w:rFonts w:ascii="Times New Roman" w:hAnsi="Times New Roman"/>
          </w:rPr>
          <w:t>Work to be performed at Company’s jobsite</w:t>
        </w:r>
      </w:ins>
      <w:del w:id="234" w:author="Santiago Angueira, Joanne" w:date="2021-07-26T12:41:00Z">
        <w:r w:rsidRPr="008A3391" w:rsidDel="000055A3">
          <w:rPr>
            <w:rFonts w:ascii="Times New Roman" w:hAnsi="Times New Roman"/>
          </w:rPr>
          <w:delText>all or any part of i</w:delText>
        </w:r>
      </w:del>
      <w:del w:id="235" w:author="Santiago Angueira, Joanne" w:date="2021-07-26T12:40:00Z">
        <w:r w:rsidRPr="008A3391" w:rsidDel="000055A3">
          <w:rPr>
            <w:rFonts w:ascii="Times New Roman" w:hAnsi="Times New Roman"/>
          </w:rPr>
          <w:delText>ts the obligations under this Agreement</w:delText>
        </w:r>
      </w:del>
      <w:r w:rsidRPr="008A3391">
        <w:rPr>
          <w:rFonts w:ascii="Times New Roman" w:hAnsi="Times New Roman"/>
        </w:rPr>
        <w:t xml:space="preserve"> without the prior written consent of the Company, which consent shall not be unreasonably withheld or delayed.  The Supplier shall provide to the Company such information as the Company may reasonably require to determine whether to grant or withhold its consent.  The Supplier acknowledges and agrees that it shall be solely responsible for the selection, engagement, management and payment of all Subcontractors.</w:t>
      </w:r>
    </w:p>
    <w:p w14:paraId="2EE94C18" w14:textId="252664CF" w:rsidR="00A21054" w:rsidRPr="008A3391" w:rsidRDefault="00A21054" w:rsidP="00157520">
      <w:pPr>
        <w:pStyle w:val="ArticleL3"/>
        <w:rPr>
          <w:rFonts w:ascii="Times New Roman" w:hAnsi="Times New Roman"/>
        </w:rPr>
      </w:pPr>
      <w:r w:rsidRPr="008A3391">
        <w:rPr>
          <w:rFonts w:ascii="Times New Roman" w:hAnsi="Times New Roman"/>
        </w:rPr>
        <w:t xml:space="preserve">In order to subcontract </w:t>
      </w:r>
      <w:r w:rsidR="00C85182" w:rsidRPr="008A3391">
        <w:rPr>
          <w:rFonts w:ascii="Times New Roman" w:hAnsi="Times New Roman"/>
        </w:rPr>
        <w:t>any part or parts of the Supplier</w:t>
      </w:r>
      <w:r w:rsidR="00B85926">
        <w:rPr>
          <w:rFonts w:ascii="Times New Roman" w:hAnsi="Times New Roman"/>
        </w:rPr>
        <w:t>’</w:t>
      </w:r>
      <w:r w:rsidR="00C85182" w:rsidRPr="008A3391">
        <w:rPr>
          <w:rFonts w:ascii="Times New Roman" w:hAnsi="Times New Roman"/>
        </w:rPr>
        <w:t>s obligations under this Agreement</w:t>
      </w:r>
      <w:ins w:id="236" w:author="Santiago Angueira, Joanne" w:date="2021-07-26T18:44:00Z">
        <w:r w:rsidR="00DD11B4">
          <w:rPr>
            <w:rFonts w:ascii="Times New Roman" w:hAnsi="Times New Roman"/>
          </w:rPr>
          <w:t>,</w:t>
        </w:r>
      </w:ins>
      <w:ins w:id="237" w:author="Santiago Angueira, Joanne" w:date="2021-07-26T12:42:00Z">
        <w:r w:rsidR="000055A3">
          <w:rPr>
            <w:rFonts w:ascii="Times New Roman" w:hAnsi="Times New Roman"/>
          </w:rPr>
          <w:t xml:space="preserve"> </w:t>
        </w:r>
      </w:ins>
      <w:ins w:id="238" w:author="Santiago Angueira, Joanne" w:date="2021-07-26T18:44:00Z">
        <w:r w:rsidR="00DD11B4">
          <w:rPr>
            <w:rFonts w:ascii="Times New Roman" w:hAnsi="Times New Roman"/>
          </w:rPr>
          <w:t>as it relates to</w:t>
        </w:r>
      </w:ins>
      <w:ins w:id="239" w:author="Santiago Angueira, Joanne" w:date="2021-07-26T12:42:00Z">
        <w:r w:rsidR="000055A3">
          <w:rPr>
            <w:rFonts w:ascii="Times New Roman" w:hAnsi="Times New Roman"/>
          </w:rPr>
          <w:t xml:space="preserve"> Work that will be </w:t>
        </w:r>
        <w:r w:rsidR="00DD11B4">
          <w:rPr>
            <w:rFonts w:ascii="Times New Roman" w:hAnsi="Times New Roman"/>
          </w:rPr>
          <w:t>performed at Company’s jobsite</w:t>
        </w:r>
      </w:ins>
      <w:r w:rsidR="00C85182" w:rsidRPr="008A3391">
        <w:rPr>
          <w:rFonts w:ascii="Times New Roman" w:hAnsi="Times New Roman"/>
        </w:rPr>
        <w:t xml:space="preserve">, the Supplier shall execute with the Subcontractor a subcontracting agreement in which the Subcontractor undertakes to expressly comply with the </w:t>
      </w:r>
      <w:ins w:id="240" w:author="Santiago Angueira, Joanne" w:date="2021-07-26T18:44:00Z">
        <w:r w:rsidR="00DD11B4">
          <w:rPr>
            <w:rFonts w:ascii="Times New Roman" w:hAnsi="Times New Roman"/>
          </w:rPr>
          <w:t xml:space="preserve">material </w:t>
        </w:r>
      </w:ins>
      <w:r w:rsidR="00C85182" w:rsidRPr="008A3391">
        <w:rPr>
          <w:rFonts w:ascii="Times New Roman" w:hAnsi="Times New Roman"/>
        </w:rPr>
        <w:t xml:space="preserve">provisions </w:t>
      </w:r>
      <w:r w:rsidR="00BB614A" w:rsidRPr="008A3391">
        <w:rPr>
          <w:rFonts w:ascii="Times New Roman" w:hAnsi="Times New Roman"/>
        </w:rPr>
        <w:t xml:space="preserve">of this Agreement, including any </w:t>
      </w:r>
      <w:ins w:id="241" w:author="Santiago Angueira, Joanne" w:date="2021-07-26T18:45:00Z">
        <w:r w:rsidR="00DD11B4">
          <w:rPr>
            <w:rFonts w:ascii="Times New Roman" w:hAnsi="Times New Roman"/>
          </w:rPr>
          <w:t xml:space="preserve">the material provisions under the corresponding </w:t>
        </w:r>
      </w:ins>
      <w:r w:rsidR="00BB614A" w:rsidRPr="008A3391">
        <w:rPr>
          <w:rFonts w:ascii="Times New Roman" w:hAnsi="Times New Roman"/>
        </w:rPr>
        <w:t xml:space="preserve">Purchase Order vis-à-vis the Company. </w:t>
      </w:r>
      <w:r w:rsidR="00427C40" w:rsidRPr="008A3391">
        <w:rPr>
          <w:rFonts w:ascii="Times New Roman" w:hAnsi="Times New Roman"/>
        </w:rPr>
        <w:t xml:space="preserve"> </w:t>
      </w:r>
    </w:p>
    <w:p w14:paraId="71A75B0B" w14:textId="3B31B117" w:rsidR="00626965" w:rsidRPr="00DC054A" w:rsidRDefault="00157520" w:rsidP="00DC054A">
      <w:pPr>
        <w:pStyle w:val="ArticleL3"/>
        <w:rPr>
          <w:rFonts w:ascii="Times New Roman" w:hAnsi="Times New Roman"/>
        </w:rPr>
      </w:pPr>
      <w:r w:rsidRPr="008A3391">
        <w:rPr>
          <w:rFonts w:ascii="Times New Roman" w:hAnsi="Times New Roman"/>
        </w:rPr>
        <w:lastRenderedPageBreak/>
        <w:t xml:space="preserve">The Supplier shall provide the Company </w:t>
      </w:r>
      <w:r w:rsidR="00946B5D" w:rsidRPr="008A3391">
        <w:rPr>
          <w:rFonts w:ascii="Times New Roman" w:hAnsi="Times New Roman"/>
        </w:rPr>
        <w:t xml:space="preserve">with one (1) copy, without pricing data, of all ordering documents issued to Subcontractors and suppliers for the purchase of </w:t>
      </w:r>
      <w:r w:rsidR="008A3391" w:rsidRPr="008A3391">
        <w:rPr>
          <w:rFonts w:ascii="Times New Roman" w:hAnsi="Times New Roman"/>
        </w:rPr>
        <w:t xml:space="preserve">Supplies within the framework of the fulfillment of a Purchase Order.  </w:t>
      </w:r>
      <w:ins w:id="242" w:author="Santiago Angueira, Joanne" w:date="2021-07-26T18:50:00Z">
        <w:r w:rsidR="00DD11B4">
          <w:rPr>
            <w:rFonts w:ascii="Times New Roman" w:hAnsi="Times New Roman"/>
          </w:rPr>
          <w:t xml:space="preserve">Upon written request and with a Supplier authorized escort, </w:t>
        </w:r>
      </w:ins>
      <w:del w:id="243" w:author="Santiago Angueira, Joanne" w:date="2021-07-26T18:50:00Z">
        <w:r w:rsidR="008A3391" w:rsidRPr="008A3391" w:rsidDel="00DD11B4">
          <w:rPr>
            <w:rFonts w:ascii="Times New Roman" w:hAnsi="Times New Roman"/>
          </w:rPr>
          <w:delText>T</w:delText>
        </w:r>
      </w:del>
      <w:ins w:id="244" w:author="Santiago Angueira, Joanne" w:date="2021-07-26T18:50:00Z">
        <w:r w:rsidR="00DD11B4">
          <w:rPr>
            <w:rFonts w:ascii="Times New Roman" w:hAnsi="Times New Roman"/>
          </w:rPr>
          <w:t>t</w:t>
        </w:r>
      </w:ins>
      <w:r w:rsidR="008A3391" w:rsidRPr="008A3391">
        <w:rPr>
          <w:rFonts w:ascii="Times New Roman" w:hAnsi="Times New Roman"/>
        </w:rPr>
        <w:t>he Company reserves the right to carry out expediting and inspection activities at the Supplier</w:t>
      </w:r>
      <w:r w:rsidR="00B85926">
        <w:rPr>
          <w:rFonts w:ascii="Times New Roman" w:hAnsi="Times New Roman"/>
        </w:rPr>
        <w:t>’</w:t>
      </w:r>
      <w:r w:rsidR="008A3391" w:rsidRPr="008A3391">
        <w:rPr>
          <w:rFonts w:ascii="Times New Roman" w:hAnsi="Times New Roman"/>
        </w:rPr>
        <w:t xml:space="preserve">s </w:t>
      </w:r>
      <w:del w:id="245" w:author="Santiago Angueira, Joanne" w:date="2021-07-26T18:46:00Z">
        <w:r w:rsidR="008A3391" w:rsidRPr="008A3391" w:rsidDel="00DD11B4">
          <w:rPr>
            <w:rFonts w:ascii="Times New Roman" w:hAnsi="Times New Roman"/>
          </w:rPr>
          <w:delText>and at its Subcontractor</w:delText>
        </w:r>
        <w:r w:rsidR="00B85926" w:rsidDel="00DD11B4">
          <w:rPr>
            <w:rFonts w:ascii="Times New Roman" w:hAnsi="Times New Roman"/>
          </w:rPr>
          <w:delText>’</w:delText>
        </w:r>
        <w:r w:rsidR="008A3391" w:rsidRPr="008A3391" w:rsidDel="00DD11B4">
          <w:rPr>
            <w:rFonts w:ascii="Times New Roman" w:hAnsi="Times New Roman"/>
          </w:rPr>
          <w:delText>s</w:delText>
        </w:r>
      </w:del>
      <w:r w:rsidR="008A3391" w:rsidRPr="008A3391">
        <w:rPr>
          <w:rFonts w:ascii="Times New Roman" w:hAnsi="Times New Roman"/>
        </w:rPr>
        <w:t xml:space="preserve"> premises.</w:t>
      </w:r>
      <w:ins w:id="246" w:author="Santiago Angueira, Joanne" w:date="2021-07-26T18:48:00Z">
        <w:r w:rsidR="00DD11B4">
          <w:rPr>
            <w:rFonts w:ascii="Times New Roman" w:hAnsi="Times New Roman"/>
          </w:rPr>
          <w:t xml:space="preserve"> </w:t>
        </w:r>
      </w:ins>
      <w:r w:rsidR="008A3391" w:rsidRPr="008A3391">
        <w:rPr>
          <w:rFonts w:ascii="Times New Roman" w:hAnsi="Times New Roman"/>
        </w:rPr>
        <w:t xml:space="preserve"> </w:t>
      </w:r>
    </w:p>
    <w:p w14:paraId="15615C8A" w14:textId="77777777" w:rsidR="00DB7BD4" w:rsidRPr="00C1490B" w:rsidRDefault="00DB7BD4" w:rsidP="00DB7BD4">
      <w:pPr>
        <w:pStyle w:val="ArticleL2"/>
        <w:rPr>
          <w:rFonts w:ascii="Times New Roman" w:hAnsi="Times New Roman"/>
        </w:rPr>
      </w:pPr>
      <w:bookmarkStart w:id="247" w:name="_Toc324838290"/>
      <w:bookmarkStart w:id="248" w:name="_Toc55295909"/>
      <w:r w:rsidRPr="00C1490B">
        <w:rPr>
          <w:rFonts w:ascii="Times New Roman" w:hAnsi="Times New Roman"/>
        </w:rPr>
        <w:t>Responsibility for Subcontractors and Others</w:t>
      </w:r>
      <w:bookmarkEnd w:id="247"/>
      <w:bookmarkEnd w:id="248"/>
    </w:p>
    <w:p w14:paraId="5327E4C3" w14:textId="7997456E" w:rsidR="00DB7BD4" w:rsidRDefault="00DB7BD4" w:rsidP="00DB7BD4">
      <w:pPr>
        <w:pStyle w:val="ArticleCont2"/>
        <w:rPr>
          <w:rFonts w:ascii="Times New Roman" w:hAnsi="Times New Roman"/>
        </w:rPr>
      </w:pPr>
      <w:r w:rsidRPr="00C1490B">
        <w:rPr>
          <w:rFonts w:ascii="Times New Roman" w:hAnsi="Times New Roman"/>
        </w:rPr>
        <w:t>The Supplier accepts full responsibility for the performance of any of the Supplier</w:t>
      </w:r>
      <w:r w:rsidR="00B85926">
        <w:rPr>
          <w:rFonts w:ascii="Times New Roman" w:hAnsi="Times New Roman"/>
        </w:rPr>
        <w:t>’</w:t>
      </w:r>
      <w:r w:rsidRPr="00C1490B">
        <w:rPr>
          <w:rFonts w:ascii="Times New Roman" w:hAnsi="Times New Roman"/>
        </w:rPr>
        <w:t>s obligations hereunder by its Subcontractors, agents, employees and all others it hires or for whom it is legally responsible and shall cause all such Persons to comply with applicable laws.  In no event shall the right of the Supplier to have any portion of the Supplier</w:t>
      </w:r>
      <w:r w:rsidR="00B85926">
        <w:rPr>
          <w:rFonts w:ascii="Times New Roman" w:hAnsi="Times New Roman"/>
        </w:rPr>
        <w:t>’</w:t>
      </w:r>
      <w:r w:rsidRPr="00C1490B">
        <w:rPr>
          <w:rFonts w:ascii="Times New Roman" w:hAnsi="Times New Roman"/>
        </w:rPr>
        <w:t>s obligations hereunder performed by a Subcontractor relieve the Supplier of any of its obligations or liabilities under this Agreement.</w:t>
      </w:r>
      <w:r w:rsidR="00427C40">
        <w:rPr>
          <w:rFonts w:ascii="Times New Roman" w:hAnsi="Times New Roman"/>
        </w:rPr>
        <w:t xml:space="preserve"> </w:t>
      </w:r>
    </w:p>
    <w:p w14:paraId="5879A85F" w14:textId="18D1CBE4" w:rsidR="0077790F" w:rsidRPr="00C1490B" w:rsidRDefault="00427C40" w:rsidP="00157520">
      <w:pPr>
        <w:pStyle w:val="ArticleCont2"/>
        <w:rPr>
          <w:rFonts w:ascii="Times New Roman" w:hAnsi="Times New Roman"/>
        </w:rPr>
      </w:pPr>
      <w:r>
        <w:rPr>
          <w:rFonts w:ascii="Times New Roman" w:hAnsi="Times New Roman"/>
        </w:rPr>
        <w:t xml:space="preserve">No statement in this Agreement or otherwise shall create a contractual relationship between any Subcontractor and the Company. </w:t>
      </w:r>
    </w:p>
    <w:p w14:paraId="3C7FE362" w14:textId="77777777" w:rsidR="00DB7BD4" w:rsidRPr="00312557" w:rsidRDefault="00DB7BD4" w:rsidP="00DB7BD4">
      <w:pPr>
        <w:pStyle w:val="ArticleL1"/>
        <w:rPr>
          <w:rFonts w:ascii="Times New Roman" w:hAnsi="Times New Roman"/>
          <w:sz w:val="24"/>
          <w:szCs w:val="24"/>
        </w:rPr>
      </w:pPr>
      <w:bookmarkStart w:id="249" w:name="_Toc324838291"/>
      <w:bookmarkStart w:id="250" w:name="_Toc55295910"/>
      <w:r w:rsidRPr="00312557">
        <w:rPr>
          <w:rFonts w:ascii="Times New Roman" w:hAnsi="Times New Roman"/>
          <w:sz w:val="24"/>
          <w:szCs w:val="24"/>
        </w:rPr>
        <w:t>QUALITY ASSURANCE/QUALITY CONTROL AND INSPECTIONS</w:t>
      </w:r>
      <w:bookmarkEnd w:id="249"/>
      <w:bookmarkEnd w:id="250"/>
    </w:p>
    <w:p w14:paraId="1142F894" w14:textId="77777777" w:rsidR="00DB7BD4" w:rsidRPr="00C1490B" w:rsidRDefault="00DB7BD4" w:rsidP="00DB7BD4">
      <w:pPr>
        <w:pStyle w:val="ArticleL2"/>
        <w:rPr>
          <w:rFonts w:ascii="Times New Roman" w:hAnsi="Times New Roman"/>
        </w:rPr>
      </w:pPr>
      <w:bookmarkStart w:id="251" w:name="_Toc324838292"/>
      <w:bookmarkStart w:id="252" w:name="_Toc55295911"/>
      <w:r w:rsidRPr="00C1490B">
        <w:rPr>
          <w:rFonts w:ascii="Times New Roman" w:hAnsi="Times New Roman"/>
        </w:rPr>
        <w:t>General</w:t>
      </w:r>
      <w:bookmarkEnd w:id="251"/>
      <w:bookmarkEnd w:id="252"/>
    </w:p>
    <w:p w14:paraId="5146EE4D" w14:textId="77777777" w:rsidR="00DB7BD4" w:rsidRPr="00C1490B" w:rsidRDefault="00DB7BD4" w:rsidP="00DB7BD4">
      <w:pPr>
        <w:pStyle w:val="ArticleCont2"/>
        <w:rPr>
          <w:rFonts w:ascii="Times New Roman" w:hAnsi="Times New Roman"/>
        </w:rPr>
      </w:pPr>
      <w:r w:rsidRPr="00F1044B">
        <w:rPr>
          <w:rFonts w:ascii="Times New Roman" w:hAnsi="Times New Roman"/>
        </w:rPr>
        <w:t>The Supplier shall perform the quality assurance/quality control and inspection activities related to the Equipment in accordance with Schedule A.</w:t>
      </w:r>
    </w:p>
    <w:p w14:paraId="2930E414" w14:textId="77777777" w:rsidR="00DB7BD4" w:rsidRPr="00C1490B" w:rsidRDefault="00DB7BD4" w:rsidP="00DB7BD4">
      <w:pPr>
        <w:pStyle w:val="ArticleL2"/>
        <w:rPr>
          <w:rFonts w:ascii="Times New Roman" w:hAnsi="Times New Roman"/>
        </w:rPr>
      </w:pPr>
      <w:bookmarkStart w:id="253" w:name="_Toc324838293"/>
      <w:bookmarkStart w:id="254" w:name="_Toc55295912"/>
      <w:r w:rsidRPr="00C1490B">
        <w:rPr>
          <w:rFonts w:ascii="Times New Roman" w:hAnsi="Times New Roman"/>
        </w:rPr>
        <w:t>Third Party Inspection</w:t>
      </w:r>
      <w:bookmarkEnd w:id="253"/>
      <w:bookmarkEnd w:id="254"/>
    </w:p>
    <w:p w14:paraId="53AAA084" w14:textId="25AF042B" w:rsidR="00DB7BD4" w:rsidRPr="00C1490B" w:rsidRDefault="00DB7BD4" w:rsidP="00DB7BD4">
      <w:pPr>
        <w:pStyle w:val="ArticleCont2"/>
        <w:rPr>
          <w:rFonts w:ascii="Times New Roman" w:hAnsi="Times New Roman"/>
        </w:rPr>
      </w:pPr>
      <w:r w:rsidRPr="00C1490B">
        <w:rPr>
          <w:rFonts w:ascii="Times New Roman" w:hAnsi="Times New Roman"/>
        </w:rPr>
        <w:t>The Supplier understands that the Company and Persons acting on behalf of the Company shall have the right, from time to time, to observe and inspect the Equipment</w:t>
      </w:r>
      <w:del w:id="255" w:author="Santiago Angueira, Joanne" w:date="2021-07-26T12:45:00Z">
        <w:r w:rsidRPr="00C1490B" w:rsidDel="000055A3">
          <w:rPr>
            <w:rFonts w:ascii="Times New Roman" w:hAnsi="Times New Roman"/>
          </w:rPr>
          <w:delText xml:space="preserve">, whether at the Site or any other </w:delText>
        </w:r>
      </w:del>
      <w:ins w:id="256" w:author="Santiago Angueira, Joanne" w:date="2021-07-26T18:51:00Z">
        <w:r w:rsidR="00BF6519">
          <w:rPr>
            <w:rFonts w:ascii="Times New Roman" w:hAnsi="Times New Roman"/>
          </w:rPr>
          <w:t xml:space="preserve"> at any </w:t>
        </w:r>
      </w:ins>
      <w:ins w:id="257" w:author="Santiago Angueira, Joanne" w:date="2021-07-26T18:52:00Z">
        <w:r w:rsidR="00BF6519">
          <w:rPr>
            <w:rFonts w:ascii="Times New Roman" w:hAnsi="Times New Roman"/>
          </w:rPr>
          <w:t>Supplier</w:t>
        </w:r>
      </w:ins>
      <w:ins w:id="258" w:author="Santiago Angueira, Joanne" w:date="2021-07-26T18:51:00Z">
        <w:r w:rsidR="00BF6519">
          <w:rPr>
            <w:rFonts w:ascii="Times New Roman" w:hAnsi="Times New Roman"/>
          </w:rPr>
          <w:t xml:space="preserve"> </w:t>
        </w:r>
      </w:ins>
      <w:r w:rsidRPr="00C1490B">
        <w:rPr>
          <w:rFonts w:ascii="Times New Roman" w:hAnsi="Times New Roman"/>
        </w:rPr>
        <w:t xml:space="preserve">location at which the Equipment is being manufactured, assembled, installed, tested, commissioned or stored.  The Supplier will allow such </w:t>
      </w:r>
      <w:r w:rsidR="00165C3D" w:rsidRPr="00C1490B">
        <w:rPr>
          <w:rFonts w:ascii="Times New Roman" w:hAnsi="Times New Roman"/>
        </w:rPr>
        <w:t>third-party</w:t>
      </w:r>
      <w:r w:rsidRPr="00C1490B">
        <w:rPr>
          <w:rFonts w:ascii="Times New Roman" w:hAnsi="Times New Roman"/>
        </w:rPr>
        <w:t xml:space="preserve"> inspectors </w:t>
      </w:r>
      <w:ins w:id="259" w:author="Santiago Angueira, Joanne" w:date="2021-07-26T12:45:00Z">
        <w:r w:rsidR="000055A3">
          <w:rPr>
            <w:rFonts w:ascii="Times New Roman" w:hAnsi="Times New Roman"/>
          </w:rPr>
          <w:t xml:space="preserve">reasonable </w:t>
        </w:r>
      </w:ins>
      <w:del w:id="260" w:author="Santiago Angueira, Joanne" w:date="2021-07-26T12:45:00Z">
        <w:r w:rsidRPr="00C1490B" w:rsidDel="000055A3">
          <w:rPr>
            <w:rFonts w:ascii="Times New Roman" w:hAnsi="Times New Roman"/>
          </w:rPr>
          <w:delText xml:space="preserve">full </w:delText>
        </w:r>
      </w:del>
      <w:r w:rsidRPr="00C1490B">
        <w:rPr>
          <w:rFonts w:ascii="Times New Roman" w:hAnsi="Times New Roman"/>
        </w:rPr>
        <w:t>access to the Equipment and the Supplier</w:t>
      </w:r>
      <w:r w:rsidR="00B85926">
        <w:rPr>
          <w:rFonts w:ascii="Times New Roman" w:hAnsi="Times New Roman"/>
        </w:rPr>
        <w:t>’</w:t>
      </w:r>
      <w:r w:rsidRPr="00C1490B">
        <w:rPr>
          <w:rFonts w:ascii="Times New Roman" w:hAnsi="Times New Roman"/>
        </w:rPr>
        <w:t xml:space="preserve">s records pertaining thereto as reasonably requested (such access to be </w:t>
      </w:r>
      <w:ins w:id="261" w:author="Santiago Angueira, Joanne" w:date="2021-07-26T18:52:00Z">
        <w:r w:rsidR="00BF6519">
          <w:rPr>
            <w:rFonts w:ascii="Times New Roman" w:hAnsi="Times New Roman"/>
          </w:rPr>
          <w:t>upon prior written notice, with a Supplier au</w:t>
        </w:r>
      </w:ins>
      <w:ins w:id="262" w:author="Santiago Angueira, Joanne" w:date="2021-07-26T18:53:00Z">
        <w:r w:rsidR="00BF6519">
          <w:rPr>
            <w:rFonts w:ascii="Times New Roman" w:hAnsi="Times New Roman"/>
          </w:rPr>
          <w:t xml:space="preserve">thorized escort and </w:t>
        </w:r>
      </w:ins>
      <w:r w:rsidRPr="00C1490B">
        <w:rPr>
          <w:rFonts w:ascii="Times New Roman" w:hAnsi="Times New Roman"/>
        </w:rPr>
        <w:t>during normal working hours).</w:t>
      </w:r>
    </w:p>
    <w:p w14:paraId="53DCCC35" w14:textId="77777777" w:rsidR="00DB7BD4" w:rsidRPr="00C1490B" w:rsidRDefault="00DB7BD4" w:rsidP="00DB7BD4">
      <w:pPr>
        <w:pStyle w:val="ArticleL2"/>
        <w:rPr>
          <w:rFonts w:ascii="Times New Roman" w:hAnsi="Times New Roman"/>
        </w:rPr>
      </w:pPr>
      <w:bookmarkStart w:id="263" w:name="_Toc324838294"/>
      <w:bookmarkStart w:id="264" w:name="_Toc55295913"/>
      <w:r w:rsidRPr="00C1490B">
        <w:rPr>
          <w:rFonts w:ascii="Times New Roman" w:hAnsi="Times New Roman"/>
        </w:rPr>
        <w:t>Effect of Waiver on Inspection Rights</w:t>
      </w:r>
      <w:bookmarkEnd w:id="263"/>
      <w:bookmarkEnd w:id="264"/>
    </w:p>
    <w:p w14:paraId="5892E871" w14:textId="50742E15" w:rsidR="00DB7BD4" w:rsidRPr="009A7D07" w:rsidRDefault="00DB7BD4" w:rsidP="00DB7BD4">
      <w:pPr>
        <w:pStyle w:val="ArticleCont2"/>
        <w:rPr>
          <w:rFonts w:ascii="Times New Roman" w:hAnsi="Times New Roman"/>
        </w:rPr>
      </w:pPr>
      <w:r w:rsidRPr="00C1490B">
        <w:rPr>
          <w:rFonts w:ascii="Times New Roman" w:hAnsi="Times New Roman"/>
        </w:rPr>
        <w:t xml:space="preserve">In the event that the Company shall waive or fail to exercise its right to inspect as herein provided, such waiver or failure shall (i) in no way relieve the Supplier of full liability for the quality, character and operability of the Equipment, (ii) prejudice or affect the rights of the Company set forth in this Agreement, </w:t>
      </w:r>
      <w:r w:rsidRPr="009A7D07">
        <w:rPr>
          <w:rFonts w:ascii="Times New Roman" w:hAnsi="Times New Roman"/>
        </w:rPr>
        <w:t>or (iii) be construed as an approval or acceptance of the Equipment.</w:t>
      </w:r>
      <w:ins w:id="265" w:author="Santiago Angueira, Joanne" w:date="2021-07-26T18:53:00Z">
        <w:r w:rsidR="00BF6519">
          <w:rPr>
            <w:rFonts w:ascii="Times New Roman" w:hAnsi="Times New Roman"/>
          </w:rPr>
          <w:t xml:space="preserve"> Notwithstanding the forgoing, if Company does not provide Supplier written notice of rejection within thirty (30) days of the delivery o</w:t>
        </w:r>
      </w:ins>
      <w:ins w:id="266" w:author="Santiago Angueira, Joanne" w:date="2021-07-26T18:54:00Z">
        <w:r w:rsidR="00BF6519">
          <w:rPr>
            <w:rFonts w:ascii="Times New Roman" w:hAnsi="Times New Roman"/>
          </w:rPr>
          <w:t>f Equipment or the completion of the services, such Work shall be deemed accepted and any right of rejection by Company shall be considere</w:t>
        </w:r>
      </w:ins>
      <w:ins w:id="267" w:author="Santiago Angueira, Joanne" w:date="2021-07-26T18:55:00Z">
        <w:r w:rsidR="00BF6519">
          <w:rPr>
            <w:rFonts w:ascii="Times New Roman" w:hAnsi="Times New Roman"/>
          </w:rPr>
          <w:t>d waived.</w:t>
        </w:r>
      </w:ins>
      <w:ins w:id="268" w:author="Santiago Angueira, Joanne" w:date="2021-07-26T18:53:00Z">
        <w:r w:rsidR="00BF6519">
          <w:rPr>
            <w:rFonts w:ascii="Times New Roman" w:hAnsi="Times New Roman"/>
          </w:rPr>
          <w:t xml:space="preserve"> </w:t>
        </w:r>
      </w:ins>
    </w:p>
    <w:p w14:paraId="16EC1311" w14:textId="595411BA" w:rsidR="00DB7BD4" w:rsidRPr="009A7D07" w:rsidRDefault="00DB7BD4" w:rsidP="00DB7BD4">
      <w:pPr>
        <w:pStyle w:val="ArticleL1"/>
        <w:rPr>
          <w:rFonts w:ascii="Times New Roman" w:hAnsi="Times New Roman"/>
          <w:sz w:val="24"/>
          <w:szCs w:val="24"/>
        </w:rPr>
      </w:pPr>
      <w:bookmarkStart w:id="269" w:name="_Ref306626568"/>
      <w:bookmarkStart w:id="270" w:name="_Ref306887203"/>
      <w:bookmarkStart w:id="271" w:name="_Toc324838295"/>
      <w:bookmarkStart w:id="272" w:name="_Toc55295914"/>
      <w:r w:rsidRPr="009A7D07">
        <w:rPr>
          <w:rFonts w:ascii="Times New Roman" w:hAnsi="Times New Roman"/>
          <w:sz w:val="24"/>
          <w:szCs w:val="24"/>
        </w:rPr>
        <w:t>WARRANTY</w:t>
      </w:r>
      <w:bookmarkEnd w:id="269"/>
      <w:bookmarkEnd w:id="270"/>
      <w:bookmarkEnd w:id="271"/>
      <w:bookmarkEnd w:id="272"/>
      <w:ins w:id="273" w:author="Santiago Angueira, Joanne" w:date="2021-07-26T18:53:00Z">
        <w:r w:rsidR="00BF6519">
          <w:rPr>
            <w:rFonts w:ascii="Times New Roman" w:hAnsi="Times New Roman"/>
            <w:sz w:val="24"/>
            <w:szCs w:val="24"/>
          </w:rPr>
          <w:t xml:space="preserve"> </w:t>
        </w:r>
      </w:ins>
    </w:p>
    <w:p w14:paraId="4A51E6BF" w14:textId="77777777" w:rsidR="008B6E2A" w:rsidRPr="00C1490B" w:rsidRDefault="008B6E2A" w:rsidP="008B6E2A">
      <w:pPr>
        <w:pStyle w:val="ArticleL2"/>
        <w:rPr>
          <w:rFonts w:ascii="Times New Roman" w:hAnsi="Times New Roman"/>
        </w:rPr>
      </w:pPr>
      <w:bookmarkStart w:id="274" w:name="_Toc55295915"/>
      <w:r w:rsidRPr="00C1490B">
        <w:rPr>
          <w:rFonts w:ascii="Times New Roman" w:hAnsi="Times New Roman"/>
        </w:rPr>
        <w:t>General Warranty</w:t>
      </w:r>
      <w:bookmarkEnd w:id="274"/>
    </w:p>
    <w:p w14:paraId="430E1BAE" w14:textId="77777777" w:rsidR="008B6E2A" w:rsidRPr="00C1490B" w:rsidRDefault="008B6E2A" w:rsidP="008B6E2A">
      <w:pPr>
        <w:pStyle w:val="ArticleCont2"/>
        <w:rPr>
          <w:rFonts w:ascii="Times New Roman" w:hAnsi="Times New Roman"/>
        </w:rPr>
      </w:pPr>
      <w:r>
        <w:rPr>
          <w:rFonts w:ascii="Times New Roman" w:hAnsi="Times New Roman"/>
        </w:rPr>
        <w:t>T</w:t>
      </w:r>
      <w:r w:rsidRPr="00C1490B">
        <w:rPr>
          <w:rFonts w:ascii="Times New Roman" w:hAnsi="Times New Roman"/>
        </w:rPr>
        <w:t>he Supplier represents and warrants that:</w:t>
      </w:r>
    </w:p>
    <w:p w14:paraId="0F48CA71" w14:textId="70436B2F" w:rsidR="008B6E2A" w:rsidRPr="00C1490B" w:rsidRDefault="008B6E2A" w:rsidP="008B6E2A">
      <w:pPr>
        <w:pStyle w:val="ArticleL3"/>
        <w:rPr>
          <w:rFonts w:ascii="Times New Roman" w:hAnsi="Times New Roman"/>
        </w:rPr>
      </w:pPr>
      <w:r w:rsidRPr="00C1490B">
        <w:rPr>
          <w:rFonts w:ascii="Times New Roman" w:hAnsi="Times New Roman"/>
        </w:rPr>
        <w:t>the Equipment supplied under the Purchase Order is of the kind and quality specified therein</w:t>
      </w:r>
      <w:r>
        <w:rPr>
          <w:rFonts w:ascii="Times New Roman" w:hAnsi="Times New Roman"/>
        </w:rPr>
        <w:t xml:space="preserve"> (or, if no quality is specified, </w:t>
      </w:r>
      <w:del w:id="275" w:author="Santiago Angueira, Joanne" w:date="2021-07-26T18:56:00Z">
        <w:r w:rsidDel="00E367A7">
          <w:rPr>
            <w:rFonts w:ascii="Times New Roman" w:hAnsi="Times New Roman"/>
          </w:rPr>
          <w:delText>the best</w:delText>
        </w:r>
      </w:del>
      <w:r>
        <w:rPr>
          <w:rFonts w:ascii="Times New Roman" w:hAnsi="Times New Roman"/>
        </w:rPr>
        <w:t xml:space="preserve"> quality</w:t>
      </w:r>
      <w:ins w:id="276" w:author="Santiago Angueira, Joanne" w:date="2021-07-26T18:56:00Z">
        <w:r w:rsidR="00E367A7">
          <w:rPr>
            <w:rFonts w:ascii="Times New Roman" w:hAnsi="Times New Roman"/>
          </w:rPr>
          <w:t xml:space="preserve"> that complies with recognized industry standards</w:t>
        </w:r>
      </w:ins>
      <w:r>
        <w:rPr>
          <w:rFonts w:ascii="Times New Roman" w:hAnsi="Times New Roman"/>
        </w:rPr>
        <w:t>)</w:t>
      </w:r>
      <w:r w:rsidRPr="00C1490B">
        <w:rPr>
          <w:rFonts w:ascii="Times New Roman" w:hAnsi="Times New Roman"/>
        </w:rPr>
        <w:t xml:space="preserve">, </w:t>
      </w:r>
      <w:r>
        <w:rPr>
          <w:rFonts w:ascii="Times New Roman" w:hAnsi="Times New Roman"/>
        </w:rPr>
        <w:t>shall conform in all respects to the terms of this Agreement and applicable specifications</w:t>
      </w:r>
      <w:del w:id="277" w:author="Santiago Angueira, Joanne" w:date="2021-07-26T12:47:00Z">
        <w:r w:rsidDel="000055A3">
          <w:rPr>
            <w:rFonts w:ascii="Times New Roman" w:hAnsi="Times New Roman"/>
          </w:rPr>
          <w:delText xml:space="preserve"> and drawings </w:delText>
        </w:r>
      </w:del>
      <w:del w:id="278" w:author="Santiago Angueira, Joanne" w:date="2021-07-26T12:46:00Z">
        <w:r w:rsidDel="000055A3">
          <w:rPr>
            <w:rFonts w:ascii="Times New Roman" w:hAnsi="Times New Roman"/>
          </w:rPr>
          <w:lastRenderedPageBreak/>
          <w:delText>issued for manufacture</w:delText>
        </w:r>
      </w:del>
      <w:r>
        <w:rPr>
          <w:rFonts w:ascii="Times New Roman" w:hAnsi="Times New Roman"/>
        </w:rPr>
        <w:t xml:space="preserve">, shall be new, </w:t>
      </w:r>
      <w:r w:rsidRPr="00C1490B">
        <w:rPr>
          <w:rFonts w:ascii="Times New Roman" w:hAnsi="Times New Roman"/>
        </w:rPr>
        <w:t xml:space="preserve">that it is free from fault in design, workmanship or material and that it will </w:t>
      </w:r>
      <w:ins w:id="279" w:author="Santiago Angueira, Joanne" w:date="2021-07-26T12:47:00Z">
        <w:r w:rsidR="000055A3">
          <w:rPr>
            <w:rFonts w:ascii="Times New Roman" w:hAnsi="Times New Roman"/>
          </w:rPr>
          <w:t>be fit for the specified purpose</w:t>
        </w:r>
      </w:ins>
      <w:del w:id="280" w:author="Santiago Angueira, Joanne" w:date="2021-07-26T12:47:00Z">
        <w:r w:rsidRPr="00C1490B" w:rsidDel="000055A3">
          <w:rPr>
            <w:rFonts w:ascii="Times New Roman" w:hAnsi="Times New Roman"/>
          </w:rPr>
          <w:delText>perform the service required of it in accordance with the operating conditions and performance data specified</w:delText>
        </w:r>
      </w:del>
      <w:r w:rsidRPr="00C1490B">
        <w:rPr>
          <w:rFonts w:ascii="Times New Roman" w:hAnsi="Times New Roman"/>
        </w:rPr>
        <w:t>;</w:t>
      </w:r>
    </w:p>
    <w:p w14:paraId="768AF790" w14:textId="73AE3160" w:rsidR="008B6E2A" w:rsidRPr="00C1490B" w:rsidRDefault="00DD6E85" w:rsidP="008B6E2A">
      <w:pPr>
        <w:pStyle w:val="ArticleL3"/>
        <w:rPr>
          <w:rFonts w:ascii="Times New Roman" w:hAnsi="Times New Roman"/>
        </w:rPr>
      </w:pPr>
      <w:ins w:id="281" w:author="Santiago Angueira, Joanne" w:date="2021-07-26T12:47:00Z">
        <w:r>
          <w:rPr>
            <w:rFonts w:ascii="Times New Roman" w:hAnsi="Times New Roman"/>
          </w:rPr>
          <w:t xml:space="preserve">subject to Company’s payment obligations herein, </w:t>
        </w:r>
      </w:ins>
      <w:r w:rsidR="008B6E2A" w:rsidRPr="00C1490B">
        <w:rPr>
          <w:rFonts w:ascii="Times New Roman" w:hAnsi="Times New Roman"/>
        </w:rPr>
        <w:t>the Company will receive clear title to the Equipment supplied under the Purchase Order; and</w:t>
      </w:r>
    </w:p>
    <w:p w14:paraId="4C3AEEE6" w14:textId="1D2678D6" w:rsidR="008B6E2A" w:rsidRPr="008B6E2A" w:rsidRDefault="00DD6E85" w:rsidP="008B6E2A">
      <w:pPr>
        <w:pStyle w:val="ArticleL3"/>
        <w:rPr>
          <w:rFonts w:ascii="Times New Roman" w:hAnsi="Times New Roman"/>
        </w:rPr>
      </w:pPr>
      <w:ins w:id="282" w:author="Santiago Angueira, Joanne" w:date="2021-07-26T12:48:00Z">
        <w:r>
          <w:rPr>
            <w:rFonts w:ascii="Times New Roman" w:hAnsi="Times New Roman"/>
          </w:rPr>
          <w:t xml:space="preserve">subject to Company’s payment obligations herein, </w:t>
        </w:r>
      </w:ins>
      <w:r w:rsidR="008B6E2A" w:rsidRPr="00C1490B">
        <w:rPr>
          <w:rFonts w:ascii="Times New Roman" w:hAnsi="Times New Roman"/>
        </w:rPr>
        <w:t>the Equipment is free and clear of all claims, liens (including inchoate liens), charges, defects and encumbrances of any nature whatsoever.</w:t>
      </w:r>
    </w:p>
    <w:p w14:paraId="79A428BF" w14:textId="310C9EF5" w:rsidR="00DB7BD4" w:rsidRPr="00C6314C" w:rsidRDefault="0014152F" w:rsidP="00DB7BD4">
      <w:pPr>
        <w:pStyle w:val="ArticleL2"/>
        <w:rPr>
          <w:rFonts w:ascii="Times New Roman" w:hAnsi="Times New Roman"/>
        </w:rPr>
      </w:pPr>
      <w:bookmarkStart w:id="283" w:name="_Toc55295916"/>
      <w:r>
        <w:rPr>
          <w:rFonts w:ascii="Times New Roman" w:hAnsi="Times New Roman"/>
        </w:rPr>
        <w:t>Warranty</w:t>
      </w:r>
      <w:r w:rsidR="008D20CC">
        <w:rPr>
          <w:rFonts w:ascii="Times New Roman" w:hAnsi="Times New Roman"/>
        </w:rPr>
        <w:t xml:space="preserve"> Period</w:t>
      </w:r>
      <w:bookmarkEnd w:id="283"/>
    </w:p>
    <w:p w14:paraId="29BC22B8" w14:textId="702AB3E3" w:rsidR="00DB7BD4" w:rsidRPr="00C1490B" w:rsidRDefault="00D85701" w:rsidP="00DB7BD4">
      <w:pPr>
        <w:pStyle w:val="ArticleCont2"/>
        <w:rPr>
          <w:rFonts w:ascii="Times New Roman" w:hAnsi="Times New Roman"/>
        </w:rPr>
      </w:pPr>
      <w:r>
        <w:rPr>
          <w:rFonts w:ascii="Times New Roman" w:hAnsi="Times New Roman"/>
        </w:rPr>
        <w:t xml:space="preserve">Unless the warranty period is otherwise </w:t>
      </w:r>
      <w:ins w:id="284" w:author="Santiago Angueira, Joanne" w:date="2021-07-26T18:57:00Z">
        <w:r w:rsidR="00E367A7">
          <w:rPr>
            <w:rFonts w:ascii="Times New Roman" w:hAnsi="Times New Roman"/>
          </w:rPr>
          <w:t xml:space="preserve">expressly </w:t>
        </w:r>
      </w:ins>
      <w:r>
        <w:rPr>
          <w:rFonts w:ascii="Times New Roman" w:hAnsi="Times New Roman"/>
        </w:rPr>
        <w:t>extended</w:t>
      </w:r>
      <w:ins w:id="285" w:author="Santiago Angueira, Joanne" w:date="2021-07-26T18:58:00Z">
        <w:r w:rsidR="00E367A7">
          <w:rPr>
            <w:rFonts w:ascii="Times New Roman" w:hAnsi="Times New Roman"/>
          </w:rPr>
          <w:t xml:space="preserve"> by mutually agreeable terms</w:t>
        </w:r>
      </w:ins>
      <w:r>
        <w:rPr>
          <w:rFonts w:ascii="Times New Roman" w:hAnsi="Times New Roman"/>
        </w:rPr>
        <w:t xml:space="preserve">, </w:t>
      </w:r>
      <w:r w:rsidR="00B34F91">
        <w:rPr>
          <w:rFonts w:ascii="Times New Roman" w:hAnsi="Times New Roman"/>
        </w:rPr>
        <w:t xml:space="preserve">the following warranty shall apply: </w:t>
      </w:r>
      <w:ins w:id="286" w:author="Santiago Angueira, Joanne" w:date="2021-07-26T14:23:00Z">
        <w:r w:rsidR="00363B5B">
          <w:rPr>
            <w:rFonts w:ascii="Times New Roman" w:hAnsi="Times New Roman"/>
          </w:rPr>
          <w:t xml:space="preserve">the Equipment shall be warranted </w:t>
        </w:r>
      </w:ins>
      <w:ins w:id="287" w:author="Santiago Angueira, Joanne" w:date="2021-07-26T12:48:00Z">
        <w:r w:rsidR="00DD6E85">
          <w:rPr>
            <w:rFonts w:ascii="Times New Roman" w:hAnsi="Times New Roman"/>
          </w:rPr>
          <w:t>for the lesser of twelve (</w:t>
        </w:r>
        <w:r w:rsidR="00363B5B">
          <w:rPr>
            <w:rFonts w:ascii="Times New Roman" w:hAnsi="Times New Roman"/>
          </w:rPr>
          <w:t xml:space="preserve">12) months from the date of energization </w:t>
        </w:r>
      </w:ins>
      <w:ins w:id="288" w:author="Santiago Angueira, Joanne" w:date="2021-07-26T12:49:00Z">
        <w:r w:rsidR="00DD6E85">
          <w:rPr>
            <w:rFonts w:ascii="Times New Roman" w:hAnsi="Times New Roman"/>
          </w:rPr>
          <w:t xml:space="preserve">or eighteen (18) months from the date the </w:t>
        </w:r>
      </w:ins>
      <w:ins w:id="289" w:author="Santiago Angueira, Joanne" w:date="2021-07-26T14:24:00Z">
        <w:r w:rsidR="00363B5B">
          <w:rPr>
            <w:rFonts w:ascii="Times New Roman" w:hAnsi="Times New Roman"/>
          </w:rPr>
          <w:t xml:space="preserve">of shipment, </w:t>
        </w:r>
      </w:ins>
      <w:ins w:id="290" w:author="Santiago Angueira, Joanne" w:date="2021-07-26T12:49:00Z">
        <w:r w:rsidR="00363B5B">
          <w:rPr>
            <w:rFonts w:ascii="Times New Roman" w:hAnsi="Times New Roman"/>
          </w:rPr>
          <w:t xml:space="preserve">the warranty for </w:t>
        </w:r>
      </w:ins>
      <w:ins w:id="291" w:author="Santiago Angueira, Joanne" w:date="2021-07-26T18:58:00Z">
        <w:r w:rsidR="00E367A7">
          <w:rPr>
            <w:rFonts w:ascii="Times New Roman" w:hAnsi="Times New Roman"/>
          </w:rPr>
          <w:t>services</w:t>
        </w:r>
      </w:ins>
      <w:ins w:id="292" w:author="Santiago Angueira, Joanne" w:date="2021-07-26T12:50:00Z">
        <w:r w:rsidR="00DD6E85">
          <w:rPr>
            <w:rFonts w:ascii="Times New Roman" w:hAnsi="Times New Roman"/>
          </w:rPr>
          <w:t xml:space="preserve"> performed shall run for a period of twelve (12) months from the date of completion. </w:t>
        </w:r>
      </w:ins>
      <w:del w:id="293" w:author="Santiago Angueira, Joanne" w:date="2021-07-26T12:51:00Z">
        <w:r w:rsidR="00B34F91" w:rsidDel="00DD6E85">
          <w:rPr>
            <w:rFonts w:ascii="Times New Roman" w:hAnsi="Times New Roman"/>
          </w:rPr>
          <w:delText>i</w:delText>
        </w:r>
      </w:del>
      <w:ins w:id="294" w:author="Santiago Angueira, Joanne" w:date="2021-07-26T12:51:00Z">
        <w:r w:rsidR="00DD6E85">
          <w:rPr>
            <w:rFonts w:ascii="Times New Roman" w:hAnsi="Times New Roman"/>
          </w:rPr>
          <w:t>I</w:t>
        </w:r>
      </w:ins>
      <w:r w:rsidR="00B34F91">
        <w:rPr>
          <w:rFonts w:ascii="Times New Roman" w:hAnsi="Times New Roman"/>
        </w:rPr>
        <w:t xml:space="preserve">f, within </w:t>
      </w:r>
      <w:ins w:id="295" w:author="Santiago Angueira, Joanne" w:date="2021-07-26T12:51:00Z">
        <w:r w:rsidR="00DD6E85">
          <w:rPr>
            <w:rFonts w:ascii="Times New Roman" w:hAnsi="Times New Roman"/>
          </w:rPr>
          <w:t xml:space="preserve">such </w:t>
        </w:r>
      </w:ins>
      <w:ins w:id="296" w:author="Santiago Angueira, Joanne" w:date="2021-07-26T12:54:00Z">
        <w:r w:rsidR="00DD6E85">
          <w:rPr>
            <w:rFonts w:ascii="Times New Roman" w:hAnsi="Times New Roman"/>
          </w:rPr>
          <w:t xml:space="preserve">warranty </w:t>
        </w:r>
      </w:ins>
      <w:ins w:id="297" w:author="Santiago Angueira, Joanne" w:date="2021-07-26T12:51:00Z">
        <w:r w:rsidR="00DD6E85">
          <w:rPr>
            <w:rFonts w:ascii="Times New Roman" w:hAnsi="Times New Roman"/>
          </w:rPr>
          <w:t>period</w:t>
        </w:r>
      </w:ins>
      <w:del w:id="298" w:author="Santiago Angueira, Joanne" w:date="2021-07-26T12:50:00Z">
        <w:r w:rsidR="00CB5775" w:rsidDel="00DD6E85">
          <w:rPr>
            <w:rFonts w:ascii="Times New Roman" w:hAnsi="Times New Roman"/>
          </w:rPr>
          <w:delText>twenty</w:delText>
        </w:r>
        <w:r w:rsidR="00BF1EC6" w:rsidDel="00DD6E85">
          <w:rPr>
            <w:rFonts w:ascii="Times New Roman" w:hAnsi="Times New Roman"/>
          </w:rPr>
          <w:delText>-four months (24 months)</w:delText>
        </w:r>
        <w:r w:rsidR="00B34F91" w:rsidDel="00DD6E85">
          <w:rPr>
            <w:rFonts w:ascii="Times New Roman" w:hAnsi="Times New Roman"/>
          </w:rPr>
          <w:delText xml:space="preserve"> from the start-up date of industrial acceptance of the equipment</w:delText>
        </w:r>
        <w:r w:rsidR="002C4D93" w:rsidDel="00DD6E85">
          <w:rPr>
            <w:rFonts w:ascii="Times New Roman" w:hAnsi="Times New Roman"/>
          </w:rPr>
          <w:delText>,</w:delText>
        </w:r>
      </w:del>
      <w:r w:rsidR="00B34F91">
        <w:rPr>
          <w:rFonts w:ascii="Times New Roman" w:hAnsi="Times New Roman"/>
        </w:rPr>
        <w:t xml:space="preserve"> it appears that the Equipment or any part thereof do not conform to these warranties or to the specifications and the Company so notifies the Supplier within a reasonable time after its discovery</w:t>
      </w:r>
      <w:ins w:id="299" w:author="Santiago Angueira, Joanne" w:date="2021-07-26T12:52:00Z">
        <w:r w:rsidR="00DD6E85">
          <w:rPr>
            <w:rFonts w:ascii="Times New Roman" w:hAnsi="Times New Roman"/>
          </w:rPr>
          <w:t>,</w:t>
        </w:r>
      </w:ins>
      <w:ins w:id="300" w:author="Santiago Angueira, Joanne" w:date="2021-07-26T12:51:00Z">
        <w:r w:rsidR="00DD6E85">
          <w:rPr>
            <w:rFonts w:ascii="Times New Roman" w:hAnsi="Times New Roman"/>
          </w:rPr>
          <w:t xml:space="preserve"> but </w:t>
        </w:r>
      </w:ins>
      <w:ins w:id="301" w:author="Santiago Angueira, Joanne" w:date="2021-07-26T12:52:00Z">
        <w:r w:rsidR="00DD6E85">
          <w:rPr>
            <w:rFonts w:ascii="Times New Roman" w:hAnsi="Times New Roman"/>
          </w:rPr>
          <w:t xml:space="preserve">in any event </w:t>
        </w:r>
      </w:ins>
      <w:ins w:id="302" w:author="Santiago Angueira, Joanne" w:date="2021-07-26T12:51:00Z">
        <w:r w:rsidR="00DD6E85">
          <w:rPr>
            <w:rFonts w:ascii="Times New Roman" w:hAnsi="Times New Roman"/>
          </w:rPr>
          <w:t xml:space="preserve">prior to the expiration of </w:t>
        </w:r>
      </w:ins>
      <w:ins w:id="303" w:author="Santiago Angueira, Joanne" w:date="2021-07-26T12:52:00Z">
        <w:r w:rsidR="00363B5B">
          <w:rPr>
            <w:rFonts w:ascii="Times New Roman" w:hAnsi="Times New Roman"/>
          </w:rPr>
          <w:t>the</w:t>
        </w:r>
        <w:r w:rsidR="00DD6E85">
          <w:rPr>
            <w:rFonts w:ascii="Times New Roman" w:hAnsi="Times New Roman"/>
          </w:rPr>
          <w:t xml:space="preserve"> warranty period</w:t>
        </w:r>
      </w:ins>
      <w:r w:rsidR="00B34F91">
        <w:rPr>
          <w:rFonts w:ascii="Times New Roman" w:hAnsi="Times New Roman"/>
        </w:rPr>
        <w:t xml:space="preserve">, Supplier shall </w:t>
      </w:r>
      <w:ins w:id="304" w:author="Santiago Angueira, Joanne" w:date="2021-07-26T12:54:00Z">
        <w:r w:rsidR="00DD6E85">
          <w:rPr>
            <w:rFonts w:ascii="Times New Roman" w:hAnsi="Times New Roman"/>
          </w:rPr>
          <w:t xml:space="preserve">promptly </w:t>
        </w:r>
      </w:ins>
      <w:r w:rsidR="00B34F91">
        <w:rPr>
          <w:rFonts w:ascii="Times New Roman" w:hAnsi="Times New Roman"/>
        </w:rPr>
        <w:t xml:space="preserve">correct such non-conformity to the satisfaction of the Company </w:t>
      </w:r>
      <w:ins w:id="305" w:author="Santiago Angueira, Joanne" w:date="2021-07-26T12:53:00Z">
        <w:r w:rsidR="00DD6E85">
          <w:rPr>
            <w:rFonts w:ascii="Times New Roman" w:hAnsi="Times New Roman"/>
          </w:rPr>
          <w:t xml:space="preserve">and shall use all commercially reasonable efforts to </w:t>
        </w:r>
      </w:ins>
      <w:ins w:id="306" w:author="Santiago Angueira, Joanne" w:date="2021-07-26T12:55:00Z">
        <w:r w:rsidR="00DD6E85">
          <w:rPr>
            <w:rFonts w:ascii="Times New Roman" w:hAnsi="Times New Roman"/>
          </w:rPr>
          <w:t xml:space="preserve">comply with </w:t>
        </w:r>
      </w:ins>
      <w:del w:id="307" w:author="Santiago Angueira, Joanne" w:date="2021-07-26T12:55:00Z">
        <w:r w:rsidR="00B34F91" w:rsidDel="00DD6E85">
          <w:rPr>
            <w:rFonts w:ascii="Times New Roman" w:hAnsi="Times New Roman"/>
          </w:rPr>
          <w:delText>within</w:delText>
        </w:r>
      </w:del>
      <w:r w:rsidR="00B34F91">
        <w:rPr>
          <w:rFonts w:ascii="Times New Roman" w:hAnsi="Times New Roman"/>
        </w:rPr>
        <w:t xml:space="preserve"> the time frame fixed by the Company at </w:t>
      </w:r>
      <w:r w:rsidR="00830B95">
        <w:rPr>
          <w:rFonts w:ascii="Times New Roman" w:hAnsi="Times New Roman"/>
        </w:rPr>
        <w:t>the Supplier</w:t>
      </w:r>
      <w:r w:rsidR="00B85926">
        <w:rPr>
          <w:rFonts w:ascii="Times New Roman" w:hAnsi="Times New Roman"/>
        </w:rPr>
        <w:t>’</w:t>
      </w:r>
      <w:r w:rsidR="00830B95">
        <w:rPr>
          <w:rFonts w:ascii="Times New Roman" w:hAnsi="Times New Roman"/>
        </w:rPr>
        <w:t>s sole expense</w:t>
      </w:r>
      <w:ins w:id="308" w:author="Santiago Angueira, Joanne" w:date="2021-07-26T12:55:00Z">
        <w:r w:rsidR="00DD6E85">
          <w:rPr>
            <w:rFonts w:ascii="Times New Roman" w:hAnsi="Times New Roman"/>
          </w:rPr>
          <w:t>.</w:t>
        </w:r>
      </w:ins>
      <w:del w:id="309" w:author="Santiago Angueira, Joanne" w:date="2021-07-26T12:55:00Z">
        <w:r w:rsidR="00830B95" w:rsidDel="00DD6E85">
          <w:rPr>
            <w:rFonts w:ascii="Times New Roman" w:hAnsi="Times New Roman"/>
          </w:rPr>
          <w:delText>;</w:delText>
        </w:r>
      </w:del>
      <w:r w:rsidR="00830B95">
        <w:rPr>
          <w:rFonts w:ascii="Times New Roman" w:hAnsi="Times New Roman"/>
        </w:rPr>
        <w:t xml:space="preserve"> </w:t>
      </w:r>
      <w:ins w:id="310" w:author="Santiago Angueira, Joanne" w:date="2021-07-26T14:25:00Z">
        <w:r w:rsidR="00363B5B">
          <w:rPr>
            <w:rFonts w:ascii="Times New Roman" w:hAnsi="Times New Roman"/>
          </w:rPr>
          <w:t>If f</w:t>
        </w:r>
      </w:ins>
      <w:ins w:id="311" w:author="Santiago Angueira, Joanne" w:date="2021-07-26T12:55:00Z">
        <w:r w:rsidR="00DD6E85">
          <w:rPr>
            <w:rFonts w:ascii="Times New Roman" w:hAnsi="Times New Roman"/>
          </w:rPr>
          <w:t xml:space="preserve">ollowing fifteen (15) day written notice to Supplier </w:t>
        </w:r>
      </w:ins>
      <w:ins w:id="312" w:author="Santiago Angueira, Joanne" w:date="2021-07-26T14:25:00Z">
        <w:r w:rsidR="00363B5B">
          <w:rPr>
            <w:rFonts w:ascii="Times New Roman" w:hAnsi="Times New Roman"/>
          </w:rPr>
          <w:t xml:space="preserve">of a defect, </w:t>
        </w:r>
      </w:ins>
      <w:ins w:id="313" w:author="Santiago Angueira, Joanne" w:date="2021-07-26T12:55:00Z">
        <w:r w:rsidR="00DD6E85">
          <w:rPr>
            <w:rFonts w:ascii="Times New Roman" w:hAnsi="Times New Roman"/>
          </w:rPr>
          <w:t xml:space="preserve">Supplier </w:t>
        </w:r>
      </w:ins>
      <w:ins w:id="314" w:author="Santiago Angueira, Joanne" w:date="2021-07-26T12:56:00Z">
        <w:r w:rsidR="00363B5B">
          <w:rPr>
            <w:rFonts w:ascii="Times New Roman" w:hAnsi="Times New Roman"/>
          </w:rPr>
          <w:t>fails</w:t>
        </w:r>
        <w:r w:rsidR="00DD6E85">
          <w:rPr>
            <w:rFonts w:ascii="Times New Roman" w:hAnsi="Times New Roman"/>
          </w:rPr>
          <w:t xml:space="preserve"> to commence and diligently pursue a cure, </w:t>
        </w:r>
      </w:ins>
      <w:del w:id="315" w:author="Santiago Angueira, Joanne" w:date="2021-07-26T12:56:00Z">
        <w:r w:rsidR="00830B95" w:rsidDel="00DD6E85">
          <w:rPr>
            <w:rFonts w:ascii="Times New Roman" w:hAnsi="Times New Roman"/>
          </w:rPr>
          <w:delText>failing which the</w:delText>
        </w:r>
      </w:del>
      <w:r w:rsidR="00830B95">
        <w:rPr>
          <w:rFonts w:ascii="Times New Roman" w:hAnsi="Times New Roman"/>
        </w:rPr>
        <w:t xml:space="preserve"> Company may</w:t>
      </w:r>
      <w:ins w:id="316" w:author="Santiago Angueira, Joanne" w:date="2021-07-26T12:57:00Z">
        <w:r w:rsidR="00360255">
          <w:rPr>
            <w:rFonts w:ascii="Times New Roman" w:hAnsi="Times New Roman"/>
          </w:rPr>
          <w:t>, at Supplier</w:t>
        </w:r>
      </w:ins>
      <w:ins w:id="317" w:author="Santiago Angueira, Joanne" w:date="2021-07-26T12:58:00Z">
        <w:r w:rsidR="00360255">
          <w:rPr>
            <w:rFonts w:ascii="Times New Roman" w:hAnsi="Times New Roman"/>
          </w:rPr>
          <w:t>’s option,</w:t>
        </w:r>
      </w:ins>
      <w:r w:rsidR="00830B95">
        <w:rPr>
          <w:rFonts w:ascii="Times New Roman" w:hAnsi="Times New Roman"/>
        </w:rPr>
        <w:t xml:space="preserve"> reject </w:t>
      </w:r>
      <w:ins w:id="318" w:author="Santiago Angueira, Joanne" w:date="2021-07-26T12:57:00Z">
        <w:r w:rsidR="00DD6E85">
          <w:rPr>
            <w:rFonts w:ascii="Times New Roman" w:hAnsi="Times New Roman"/>
          </w:rPr>
          <w:t>the goods</w:t>
        </w:r>
      </w:ins>
      <w:del w:id="319" w:author="Santiago Angueira, Joanne" w:date="2021-07-26T12:57:00Z">
        <w:r w:rsidR="00830B95" w:rsidDel="00DD6E85">
          <w:rPr>
            <w:rFonts w:ascii="Times New Roman" w:hAnsi="Times New Roman"/>
          </w:rPr>
          <w:delText>or revoke acceptance</w:delText>
        </w:r>
      </w:del>
      <w:r w:rsidR="00830B95">
        <w:rPr>
          <w:rFonts w:ascii="Times New Roman" w:hAnsi="Times New Roman"/>
        </w:rPr>
        <w:t xml:space="preserve">, and cover by making any reasonable purchase of goods in substitution for those rejected and Supplier will be liable to the Company for any </w:t>
      </w:r>
      <w:ins w:id="320" w:author="Santiago Angueira, Joanne" w:date="2021-07-26T12:57:00Z">
        <w:r w:rsidR="00DD6E85">
          <w:rPr>
            <w:rFonts w:ascii="Times New Roman" w:hAnsi="Times New Roman"/>
          </w:rPr>
          <w:t xml:space="preserve">direct, verifiable </w:t>
        </w:r>
      </w:ins>
      <w:r w:rsidR="00830B95">
        <w:rPr>
          <w:rFonts w:ascii="Times New Roman" w:hAnsi="Times New Roman"/>
        </w:rPr>
        <w:t>excess costs for such similar goods or services; or Company may proceed to correct the Supplier</w:t>
      </w:r>
      <w:r w:rsidR="00B85926">
        <w:rPr>
          <w:rFonts w:ascii="Times New Roman" w:hAnsi="Times New Roman"/>
        </w:rPr>
        <w:t>’</w:t>
      </w:r>
      <w:r w:rsidR="00830B95">
        <w:rPr>
          <w:rFonts w:ascii="Times New Roman" w:hAnsi="Times New Roman"/>
        </w:rPr>
        <w:t xml:space="preserve">s non-conforming work by the most expeditious means available, the </w:t>
      </w:r>
      <w:ins w:id="321" w:author="Santiago Angueira, Joanne" w:date="2021-07-26T12:57:00Z">
        <w:r w:rsidR="00DD6E85">
          <w:rPr>
            <w:rFonts w:ascii="Times New Roman" w:hAnsi="Times New Roman"/>
          </w:rPr>
          <w:t xml:space="preserve">direct, verifiable </w:t>
        </w:r>
      </w:ins>
      <w:r w:rsidR="00830B95">
        <w:rPr>
          <w:rFonts w:ascii="Times New Roman" w:hAnsi="Times New Roman"/>
        </w:rPr>
        <w:t>costs of which shall be for the Supplier</w:t>
      </w:r>
      <w:r w:rsidR="00B85926">
        <w:rPr>
          <w:rFonts w:ascii="Times New Roman" w:hAnsi="Times New Roman"/>
        </w:rPr>
        <w:t>’</w:t>
      </w:r>
      <w:r w:rsidR="00830B95">
        <w:rPr>
          <w:rFonts w:ascii="Times New Roman" w:hAnsi="Times New Roman"/>
        </w:rPr>
        <w:t xml:space="preserve">s account; or Company may retain the non-conforming goods and an adjustment reducing the </w:t>
      </w:r>
      <w:ins w:id="322" w:author="Santiago Angueira, Joanne" w:date="2021-07-26T14:26:00Z">
        <w:r w:rsidR="00363B5B">
          <w:rPr>
            <w:rFonts w:ascii="Times New Roman" w:hAnsi="Times New Roman"/>
          </w:rPr>
          <w:t xml:space="preserve">same </w:t>
        </w:r>
      </w:ins>
      <w:r w:rsidR="00830B95">
        <w:rPr>
          <w:rFonts w:ascii="Times New Roman" w:hAnsi="Times New Roman"/>
        </w:rPr>
        <w:t xml:space="preserve">order price to reflect the diminished value of such non-conforming goods will be made by written revision. </w:t>
      </w:r>
    </w:p>
    <w:p w14:paraId="318CC616" w14:textId="53B93325" w:rsidR="00DB7BD4" w:rsidRPr="00C1490B" w:rsidDel="00360255" w:rsidRDefault="005C35D6" w:rsidP="00DB7BD4">
      <w:pPr>
        <w:pStyle w:val="ArticleL2"/>
        <w:rPr>
          <w:del w:id="323" w:author="Santiago Angueira, Joanne" w:date="2021-07-26T13:07:00Z"/>
          <w:rFonts w:ascii="Times New Roman" w:hAnsi="Times New Roman"/>
        </w:rPr>
      </w:pPr>
      <w:bookmarkStart w:id="324" w:name="_Toc55295917"/>
      <w:del w:id="325" w:author="Santiago Angueira, Joanne" w:date="2021-07-26T13:07:00Z">
        <w:r w:rsidDel="00360255">
          <w:rPr>
            <w:rFonts w:ascii="Times New Roman" w:hAnsi="Times New Roman"/>
          </w:rPr>
          <w:delText>Supplier</w:delText>
        </w:r>
        <w:r w:rsidR="00B85926" w:rsidDel="00360255">
          <w:rPr>
            <w:rFonts w:ascii="Times New Roman" w:hAnsi="Times New Roman"/>
          </w:rPr>
          <w:delText>’</w:delText>
        </w:r>
        <w:r w:rsidR="008B6E2A" w:rsidDel="00360255">
          <w:rPr>
            <w:rFonts w:ascii="Times New Roman" w:hAnsi="Times New Roman"/>
          </w:rPr>
          <w:delText>s Liability</w:delText>
        </w:r>
        <w:bookmarkEnd w:id="324"/>
      </w:del>
    </w:p>
    <w:p w14:paraId="61697026" w14:textId="17C05394" w:rsidR="00DB7BD4" w:rsidRPr="00C1490B" w:rsidDel="00360255" w:rsidRDefault="005C35D6" w:rsidP="00DB7BD4">
      <w:pPr>
        <w:pStyle w:val="ArticleL3"/>
        <w:rPr>
          <w:del w:id="326" w:author="Santiago Angueira, Joanne" w:date="2021-07-26T13:07:00Z"/>
          <w:rFonts w:ascii="Times New Roman" w:hAnsi="Times New Roman"/>
        </w:rPr>
      </w:pPr>
      <w:del w:id="327" w:author="Santiago Angueira, Joanne" w:date="2021-07-26T13:07:00Z">
        <w:r w:rsidDel="00360255">
          <w:rPr>
            <w:rFonts w:ascii="Times New Roman" w:hAnsi="Times New Roman"/>
          </w:rPr>
          <w:delText>Supplier</w:delText>
        </w:r>
        <w:r w:rsidR="00B85926" w:rsidDel="00360255">
          <w:rPr>
            <w:rFonts w:ascii="Times New Roman" w:hAnsi="Times New Roman"/>
          </w:rPr>
          <w:delText>’</w:delText>
        </w:r>
        <w:r w:rsidDel="00360255">
          <w:rPr>
            <w:rFonts w:ascii="Times New Roman" w:hAnsi="Times New Roman"/>
          </w:rPr>
          <w:delText xml:space="preserve">s liability hereunder shall extend to costs of all damages resulting from the foregoing breaches, including </w:delText>
        </w:r>
        <w:r w:rsidR="002A6070" w:rsidDel="00360255">
          <w:rPr>
            <w:rFonts w:ascii="Times New Roman" w:hAnsi="Times New Roman"/>
          </w:rPr>
          <w:delText xml:space="preserve">incidental damages such as: removal, inspection and costs of return or warehousing.  </w:delText>
        </w:r>
      </w:del>
    </w:p>
    <w:p w14:paraId="188C3D15" w14:textId="5011A622" w:rsidR="00DB7BD4" w:rsidRPr="0024313C" w:rsidDel="00360255" w:rsidRDefault="002A6070" w:rsidP="0024313C">
      <w:pPr>
        <w:pStyle w:val="ArticleL3"/>
        <w:rPr>
          <w:del w:id="328" w:author="Santiago Angueira, Joanne" w:date="2021-07-26T13:07:00Z"/>
          <w:rFonts w:ascii="Times New Roman" w:hAnsi="Times New Roman"/>
        </w:rPr>
      </w:pPr>
      <w:del w:id="329" w:author="Santiago Angueira, Joanne" w:date="2021-07-26T13:07:00Z">
        <w:r w:rsidDel="00360255">
          <w:rPr>
            <w:rFonts w:ascii="Times New Roman" w:hAnsi="Times New Roman"/>
          </w:rPr>
          <w:delText xml:space="preserve">It is agreed that, should the Company provide the Supplier with a certain quantity of materials to be installed and adapted to the purchased equipment, the Supplier shall not be discharged thereby from its responsibility to guarantee the performance of the purchased equipment. </w:delText>
        </w:r>
      </w:del>
    </w:p>
    <w:p w14:paraId="57101DFA" w14:textId="77777777" w:rsidR="00DB7BD4" w:rsidRPr="00C1490B" w:rsidRDefault="00DB7BD4" w:rsidP="00DB7BD4">
      <w:pPr>
        <w:pStyle w:val="ArticleL2"/>
        <w:rPr>
          <w:rFonts w:ascii="Times New Roman" w:hAnsi="Times New Roman"/>
        </w:rPr>
      </w:pPr>
      <w:bookmarkStart w:id="330" w:name="_Toc324838298"/>
      <w:bookmarkStart w:id="331" w:name="_Toc55295918"/>
      <w:r w:rsidRPr="00C1490B">
        <w:rPr>
          <w:rFonts w:ascii="Times New Roman" w:hAnsi="Times New Roman"/>
        </w:rPr>
        <w:t>Repair, Replacement and Rework</w:t>
      </w:r>
      <w:bookmarkEnd w:id="330"/>
      <w:bookmarkEnd w:id="331"/>
    </w:p>
    <w:p w14:paraId="205AE760" w14:textId="68189634" w:rsidR="00DB7BD4" w:rsidRPr="00997B4C" w:rsidRDefault="00DB7BD4" w:rsidP="00DB7BD4">
      <w:pPr>
        <w:pStyle w:val="ArticleL3"/>
        <w:rPr>
          <w:rFonts w:ascii="Times New Roman" w:hAnsi="Times New Roman"/>
        </w:rPr>
      </w:pPr>
      <w:r w:rsidRPr="00997B4C">
        <w:rPr>
          <w:rFonts w:ascii="Times New Roman" w:hAnsi="Times New Roman"/>
        </w:rPr>
        <w:t xml:space="preserve">The Supplier shall repair, replace or rework at its own expense, any Equipment </w:t>
      </w:r>
      <w:ins w:id="332" w:author="Santiago Angueira, Joanne" w:date="2021-07-26T14:26:00Z">
        <w:r w:rsidR="00363B5B">
          <w:rPr>
            <w:rFonts w:ascii="Times New Roman" w:hAnsi="Times New Roman"/>
          </w:rPr>
          <w:t xml:space="preserve">and/or </w:t>
        </w:r>
      </w:ins>
      <w:ins w:id="333" w:author="Santiago Angueira, Joanne" w:date="2021-07-26T18:59:00Z">
        <w:r w:rsidR="00E367A7">
          <w:rPr>
            <w:rFonts w:ascii="Times New Roman" w:hAnsi="Times New Roman"/>
          </w:rPr>
          <w:t>services</w:t>
        </w:r>
      </w:ins>
      <w:ins w:id="334" w:author="Santiago Angueira, Joanne" w:date="2021-07-26T19:00:00Z">
        <w:r w:rsidR="00E367A7">
          <w:rPr>
            <w:rFonts w:ascii="Times New Roman" w:hAnsi="Times New Roman"/>
          </w:rPr>
          <w:t xml:space="preserve"> </w:t>
        </w:r>
      </w:ins>
      <w:r w:rsidRPr="00997B4C">
        <w:rPr>
          <w:rFonts w:ascii="Times New Roman" w:hAnsi="Times New Roman"/>
        </w:rPr>
        <w:t>that proves to be defective under normal and proper use during the warranty period.</w:t>
      </w:r>
    </w:p>
    <w:p w14:paraId="5A6B0266" w14:textId="2CADD604" w:rsidR="00DB7BD4" w:rsidRPr="00C1490B" w:rsidRDefault="00DB7BD4" w:rsidP="00DB7BD4">
      <w:pPr>
        <w:pStyle w:val="ArticleL3"/>
        <w:rPr>
          <w:rFonts w:ascii="Times New Roman" w:hAnsi="Times New Roman"/>
        </w:rPr>
      </w:pPr>
      <w:r w:rsidRPr="00C1490B">
        <w:rPr>
          <w:rFonts w:ascii="Times New Roman" w:hAnsi="Times New Roman"/>
        </w:rPr>
        <w:t xml:space="preserve">The Supplier shall pay all </w:t>
      </w:r>
      <w:ins w:id="335" w:author="Santiago Angueira, Joanne" w:date="2021-07-26T13:01:00Z">
        <w:r w:rsidR="00360255">
          <w:rPr>
            <w:rFonts w:ascii="Times New Roman" w:hAnsi="Times New Roman"/>
          </w:rPr>
          <w:t xml:space="preserve">direct, verifiable </w:t>
        </w:r>
      </w:ins>
      <w:del w:id="336" w:author="Santiago Angueira, Joanne" w:date="2021-07-26T13:01:00Z">
        <w:r w:rsidRPr="00C1490B" w:rsidDel="00360255">
          <w:rPr>
            <w:rFonts w:ascii="Times New Roman" w:hAnsi="Times New Roman"/>
          </w:rPr>
          <w:delText>transportation</w:delText>
        </w:r>
      </w:del>
      <w:r w:rsidRPr="00C1490B">
        <w:rPr>
          <w:rFonts w:ascii="Times New Roman" w:hAnsi="Times New Roman"/>
        </w:rPr>
        <w:t xml:space="preserve"> charges </w:t>
      </w:r>
      <w:del w:id="337" w:author="Santiago Angueira, Joanne" w:date="2021-07-26T13:02:00Z">
        <w:r w:rsidRPr="00C1490B" w:rsidDel="00360255">
          <w:rPr>
            <w:rFonts w:ascii="Times New Roman" w:hAnsi="Times New Roman"/>
          </w:rPr>
          <w:delText>(including insurance and duties)</w:delText>
        </w:r>
      </w:del>
      <w:r w:rsidRPr="00C1490B">
        <w:rPr>
          <w:rFonts w:ascii="Times New Roman" w:hAnsi="Times New Roman"/>
        </w:rPr>
        <w:t xml:space="preserve"> associated with repair, replacement or rework of defective Equipment</w:t>
      </w:r>
      <w:ins w:id="338" w:author="Santiago Angueira, Joanne" w:date="2021-07-26T14:26:00Z">
        <w:r w:rsidR="00363B5B">
          <w:rPr>
            <w:rFonts w:ascii="Times New Roman" w:hAnsi="Times New Roman"/>
          </w:rPr>
          <w:t xml:space="preserve"> and/or </w:t>
        </w:r>
      </w:ins>
      <w:ins w:id="339" w:author="Santiago Angueira, Joanne" w:date="2021-07-26T14:27:00Z">
        <w:r w:rsidR="00363B5B">
          <w:rPr>
            <w:rFonts w:ascii="Times New Roman" w:hAnsi="Times New Roman"/>
          </w:rPr>
          <w:t>services</w:t>
        </w:r>
      </w:ins>
      <w:r w:rsidRPr="00C1490B">
        <w:rPr>
          <w:rFonts w:ascii="Times New Roman" w:hAnsi="Times New Roman"/>
        </w:rPr>
        <w:t xml:space="preserve">.  </w:t>
      </w:r>
      <w:del w:id="340" w:author="Santiago Angueira, Joanne" w:date="2021-07-26T13:02:00Z">
        <w:r w:rsidRPr="00C1490B" w:rsidDel="00360255">
          <w:rPr>
            <w:rFonts w:ascii="Times New Roman" w:hAnsi="Times New Roman"/>
          </w:rPr>
          <w:delText>The Supplier shall also be responsible for and pay all costs of removal (including disassembly, if required), re-installation, re-erection or re-construction, and re-certification of any of any Equipment that requires repair, replacement or rework as a result of defects in design, material or workmanship, installation or erection or other failure to meet the requirements of this Agreement, at no cost to the Company</w:delText>
        </w:r>
      </w:del>
      <w:r w:rsidRPr="00C1490B">
        <w:rPr>
          <w:rFonts w:ascii="Times New Roman" w:hAnsi="Times New Roman"/>
        </w:rPr>
        <w:t>.</w:t>
      </w:r>
      <w:ins w:id="341" w:author="Santiago Angueira, Joanne" w:date="2021-07-26T13:02:00Z">
        <w:r w:rsidR="00360255">
          <w:rPr>
            <w:rFonts w:ascii="Times New Roman" w:hAnsi="Times New Roman"/>
          </w:rPr>
          <w:t xml:space="preserve"> </w:t>
        </w:r>
        <w:r w:rsidR="00360255">
          <w:rPr>
            <w:rFonts w:ascii="Times New Roman" w:hAnsi="Times New Roman"/>
          </w:rPr>
          <w:lastRenderedPageBreak/>
          <w:t>Notwithstanding the forgoing, Company shall be responsibl</w:t>
        </w:r>
      </w:ins>
      <w:ins w:id="342" w:author="Santiago Angueira, Joanne" w:date="2021-07-26T13:03:00Z">
        <w:r w:rsidR="00360255">
          <w:rPr>
            <w:rFonts w:ascii="Times New Roman" w:hAnsi="Times New Roman"/>
          </w:rPr>
          <w:t xml:space="preserve">e </w:t>
        </w:r>
      </w:ins>
      <w:ins w:id="343" w:author="Santiago Angueira, Joanne" w:date="2021-07-26T13:02:00Z">
        <w:r w:rsidR="00360255">
          <w:rPr>
            <w:rFonts w:ascii="Times New Roman" w:hAnsi="Times New Roman"/>
          </w:rPr>
          <w:t xml:space="preserve">for providing </w:t>
        </w:r>
      </w:ins>
      <w:ins w:id="344" w:author="Santiago Angueira, Joanne" w:date="2021-07-26T13:03:00Z">
        <w:r w:rsidR="00360255">
          <w:rPr>
            <w:rFonts w:ascii="Times New Roman" w:hAnsi="Times New Roman"/>
          </w:rPr>
          <w:t xml:space="preserve">Supplier “free and clear” access to the affected portion of the Equipment and/or </w:t>
        </w:r>
      </w:ins>
      <w:ins w:id="345" w:author="Santiago Angueira, Joanne" w:date="2021-07-26T19:00:00Z">
        <w:r w:rsidR="00E367A7">
          <w:rPr>
            <w:rFonts w:ascii="Times New Roman" w:hAnsi="Times New Roman"/>
          </w:rPr>
          <w:t>services</w:t>
        </w:r>
      </w:ins>
      <w:ins w:id="346" w:author="Santiago Angueira, Joanne" w:date="2021-07-26T13:03:00Z">
        <w:r w:rsidR="00360255">
          <w:rPr>
            <w:rFonts w:ascii="Times New Roman" w:hAnsi="Times New Roman"/>
          </w:rPr>
          <w:t xml:space="preserve"> for all of Supplier’s corrective work.</w:t>
        </w:r>
      </w:ins>
    </w:p>
    <w:p w14:paraId="5647E98E" w14:textId="14C0A4AA" w:rsidR="00DB7BD4" w:rsidRPr="00C1490B" w:rsidRDefault="00DB7BD4" w:rsidP="00360255">
      <w:pPr>
        <w:pStyle w:val="ArticleL3"/>
        <w:rPr>
          <w:rFonts w:ascii="Times New Roman" w:hAnsi="Times New Roman"/>
        </w:rPr>
      </w:pPr>
      <w:r w:rsidRPr="00C1490B">
        <w:rPr>
          <w:rFonts w:ascii="Times New Roman" w:hAnsi="Times New Roman"/>
        </w:rPr>
        <w:t>Any Equipment that is repaired</w:t>
      </w:r>
      <w:del w:id="347" w:author="Santiago Angueira, Joanne" w:date="2021-07-26T19:00:00Z">
        <w:r w:rsidRPr="00C1490B" w:rsidDel="00E367A7">
          <w:rPr>
            <w:rFonts w:ascii="Times New Roman" w:hAnsi="Times New Roman"/>
          </w:rPr>
          <w:delText>,</w:delText>
        </w:r>
      </w:del>
      <w:r w:rsidRPr="00C1490B">
        <w:rPr>
          <w:rFonts w:ascii="Times New Roman" w:hAnsi="Times New Roman"/>
        </w:rPr>
        <w:t xml:space="preserve"> </w:t>
      </w:r>
      <w:ins w:id="348" w:author="Santiago Angueira, Joanne" w:date="2021-07-26T19:00:00Z">
        <w:r w:rsidR="00E367A7">
          <w:rPr>
            <w:rFonts w:ascii="Times New Roman" w:hAnsi="Times New Roman"/>
          </w:rPr>
          <w:t xml:space="preserve">or </w:t>
        </w:r>
      </w:ins>
      <w:r w:rsidRPr="00C1490B">
        <w:rPr>
          <w:rFonts w:ascii="Times New Roman" w:hAnsi="Times New Roman"/>
        </w:rPr>
        <w:t xml:space="preserve">replaced or </w:t>
      </w:r>
      <w:ins w:id="349" w:author="Santiago Angueira, Joanne" w:date="2021-07-26T19:00:00Z">
        <w:r w:rsidR="00E367A7">
          <w:rPr>
            <w:rFonts w:ascii="Times New Roman" w:hAnsi="Times New Roman"/>
          </w:rPr>
          <w:t xml:space="preserve">services </w:t>
        </w:r>
      </w:ins>
      <w:r w:rsidRPr="00C1490B">
        <w:rPr>
          <w:rFonts w:ascii="Times New Roman" w:hAnsi="Times New Roman"/>
        </w:rPr>
        <w:t xml:space="preserve">reworked under this Agreement shall also be protected by this warranty </w:t>
      </w:r>
      <w:ins w:id="350" w:author="Santiago Angueira, Joanne" w:date="2021-07-26T13:04:00Z">
        <w:r w:rsidR="00360255">
          <w:rPr>
            <w:rFonts w:ascii="Times New Roman" w:hAnsi="Times New Roman"/>
          </w:rPr>
          <w:t xml:space="preserve">for a period of twelve (12) months from the date the </w:t>
        </w:r>
      </w:ins>
      <w:ins w:id="351" w:author="Santiago Angueira, Joanne" w:date="2021-07-26T19:01:00Z">
        <w:r w:rsidR="00E367A7">
          <w:rPr>
            <w:rFonts w:ascii="Times New Roman" w:hAnsi="Times New Roman"/>
          </w:rPr>
          <w:t xml:space="preserve">repaired or replaced </w:t>
        </w:r>
      </w:ins>
      <w:ins w:id="352" w:author="Santiago Angueira, Joanne" w:date="2021-07-26T13:04:00Z">
        <w:r w:rsidR="00360255">
          <w:rPr>
            <w:rFonts w:ascii="Times New Roman" w:hAnsi="Times New Roman"/>
          </w:rPr>
          <w:t xml:space="preserve">Equipment is delivered or for the original warranty period, whichever is the longest but in no event to exceed </w:t>
        </w:r>
      </w:ins>
      <w:ins w:id="353" w:author="Santiago Angueira, Joanne" w:date="2021-07-26T13:05:00Z">
        <w:r w:rsidR="00360255">
          <w:rPr>
            <w:rFonts w:ascii="Times New Roman" w:hAnsi="Times New Roman"/>
          </w:rPr>
          <w:t>eighteen</w:t>
        </w:r>
      </w:ins>
      <w:ins w:id="354" w:author="Santiago Angueira, Joanne" w:date="2021-07-26T13:04:00Z">
        <w:r w:rsidR="00360255">
          <w:rPr>
            <w:rFonts w:ascii="Times New Roman" w:hAnsi="Times New Roman"/>
          </w:rPr>
          <w:t xml:space="preserve"> </w:t>
        </w:r>
      </w:ins>
      <w:ins w:id="355" w:author="Santiago Angueira, Joanne" w:date="2021-07-26T13:05:00Z">
        <w:r w:rsidR="00360255">
          <w:rPr>
            <w:rFonts w:ascii="Times New Roman" w:hAnsi="Times New Roman"/>
          </w:rPr>
          <w:t xml:space="preserve">(18) consecutive months from the date of shipment, </w:t>
        </w:r>
        <w:r w:rsidR="00E367A7">
          <w:rPr>
            <w:rFonts w:ascii="Times New Roman" w:hAnsi="Times New Roman"/>
          </w:rPr>
          <w:t>the warranty for se</w:t>
        </w:r>
      </w:ins>
      <w:ins w:id="356" w:author="Santiago Angueira, Joanne" w:date="2021-07-26T19:01:00Z">
        <w:r w:rsidR="00E367A7">
          <w:rPr>
            <w:rFonts w:ascii="Times New Roman" w:hAnsi="Times New Roman"/>
          </w:rPr>
          <w:t>rvices</w:t>
        </w:r>
      </w:ins>
      <w:ins w:id="357" w:author="Santiago Angueira, Joanne" w:date="2021-07-26T13:05:00Z">
        <w:r w:rsidR="00360255">
          <w:rPr>
            <w:rFonts w:ascii="Times New Roman" w:hAnsi="Times New Roman"/>
          </w:rPr>
          <w:t xml:space="preserve"> </w:t>
        </w:r>
      </w:ins>
      <w:ins w:id="358" w:author="Santiago Angueira, Joanne" w:date="2021-07-26T14:28:00Z">
        <w:r w:rsidR="00363B5B">
          <w:rPr>
            <w:rFonts w:ascii="Times New Roman" w:hAnsi="Times New Roman"/>
          </w:rPr>
          <w:t>re-</w:t>
        </w:r>
      </w:ins>
      <w:ins w:id="359" w:author="Santiago Angueira, Joanne" w:date="2021-07-26T13:05:00Z">
        <w:r w:rsidR="00363B5B">
          <w:rPr>
            <w:rFonts w:ascii="Times New Roman" w:hAnsi="Times New Roman"/>
          </w:rPr>
          <w:t>worked</w:t>
        </w:r>
        <w:r w:rsidR="00360255">
          <w:rPr>
            <w:rFonts w:ascii="Times New Roman" w:hAnsi="Times New Roman"/>
          </w:rPr>
          <w:t xml:space="preserve"> shall run for a period of twelve (12) months from the date of completion</w:t>
        </w:r>
      </w:ins>
      <w:ins w:id="360" w:author="Santiago Angueira, Joanne" w:date="2021-07-26T14:28:00Z">
        <w:r w:rsidR="00363B5B">
          <w:rPr>
            <w:rFonts w:ascii="Times New Roman" w:hAnsi="Times New Roman"/>
          </w:rPr>
          <w:t>.</w:t>
        </w:r>
      </w:ins>
      <w:del w:id="361" w:author="Santiago Angueira, Joanne" w:date="2021-07-26T13:06:00Z">
        <w:r w:rsidRPr="00C1490B" w:rsidDel="00360255">
          <w:rPr>
            <w:rFonts w:ascii="Times New Roman" w:hAnsi="Times New Roman"/>
          </w:rPr>
          <w:delText>from the date of repair, replacement or rework and the original warranty for the Equipment will be extended by the time period the Equipment cannot be used due to such repair, replacement or rework.</w:delText>
        </w:r>
      </w:del>
    </w:p>
    <w:p w14:paraId="1FD7D902" w14:textId="70D62A31" w:rsidR="00DB7BD4" w:rsidRPr="00C1490B" w:rsidRDefault="00DB7BD4" w:rsidP="00DB7BD4">
      <w:pPr>
        <w:pStyle w:val="ArticleL3"/>
        <w:rPr>
          <w:rFonts w:ascii="Times New Roman" w:hAnsi="Times New Roman"/>
        </w:rPr>
      </w:pPr>
      <w:r w:rsidRPr="00C1490B">
        <w:rPr>
          <w:rFonts w:ascii="Times New Roman" w:hAnsi="Times New Roman"/>
        </w:rPr>
        <w:t>The Company shall promptly give written notice of any defects in the Equipment to the Supplier.  The Supplier shall promptly proceed to correct the defects or advise the Company of a date satisfactory to the Company when the corrections will be completed.  If the Supplier fails to respond to the Company</w:t>
      </w:r>
      <w:r w:rsidR="00B85926">
        <w:rPr>
          <w:rFonts w:ascii="Times New Roman" w:hAnsi="Times New Roman"/>
        </w:rPr>
        <w:t>’</w:t>
      </w:r>
      <w:r w:rsidRPr="00C1490B">
        <w:rPr>
          <w:rFonts w:ascii="Times New Roman" w:hAnsi="Times New Roman"/>
        </w:rPr>
        <w:t xml:space="preserve">s </w:t>
      </w:r>
      <w:ins w:id="362" w:author="Santiago Angueira, Joanne" w:date="2021-07-26T13:10:00Z">
        <w:r w:rsidR="007B504B">
          <w:rPr>
            <w:rFonts w:ascii="Times New Roman" w:hAnsi="Times New Roman"/>
          </w:rPr>
          <w:t xml:space="preserve">written </w:t>
        </w:r>
      </w:ins>
      <w:r w:rsidRPr="00C1490B">
        <w:rPr>
          <w:rFonts w:ascii="Times New Roman" w:hAnsi="Times New Roman"/>
        </w:rPr>
        <w:t xml:space="preserve">notice of defect </w:t>
      </w:r>
      <w:ins w:id="363" w:author="Santiago Angueira, Joanne" w:date="2021-07-26T19:02:00Z">
        <w:r w:rsidR="00027599">
          <w:rPr>
            <w:rFonts w:ascii="Times New Roman" w:hAnsi="Times New Roman"/>
          </w:rPr>
          <w:t xml:space="preserve">and commence to and diligently pursue a cure </w:t>
        </w:r>
      </w:ins>
      <w:r w:rsidRPr="00C1490B">
        <w:rPr>
          <w:rFonts w:ascii="Times New Roman" w:hAnsi="Times New Roman"/>
        </w:rPr>
        <w:t xml:space="preserve">within </w:t>
      </w:r>
      <w:ins w:id="364" w:author="Santiago Angueira, Joanne" w:date="2021-07-26T13:10:00Z">
        <w:r w:rsidR="007B504B">
          <w:rPr>
            <w:rFonts w:ascii="Times New Roman" w:hAnsi="Times New Roman"/>
          </w:rPr>
          <w:t xml:space="preserve">fifteen </w:t>
        </w:r>
      </w:ins>
      <w:del w:id="365" w:author="Santiago Angueira, Joanne" w:date="2021-07-26T13:10:00Z">
        <w:r w:rsidRPr="00C1490B" w:rsidDel="007B504B">
          <w:rPr>
            <w:rFonts w:ascii="Times New Roman" w:hAnsi="Times New Roman"/>
          </w:rPr>
          <w:delText>seven</w:delText>
        </w:r>
      </w:del>
      <w:r w:rsidR="005B7E50">
        <w:rPr>
          <w:rFonts w:ascii="Times New Roman" w:hAnsi="Times New Roman"/>
        </w:rPr>
        <w:t xml:space="preserve"> (</w:t>
      </w:r>
      <w:ins w:id="366" w:author="Santiago Angueira, Joanne" w:date="2021-07-26T13:10:00Z">
        <w:r w:rsidR="007B504B">
          <w:rPr>
            <w:rFonts w:ascii="Times New Roman" w:hAnsi="Times New Roman"/>
          </w:rPr>
          <w:t>15</w:t>
        </w:r>
      </w:ins>
      <w:del w:id="367" w:author="Santiago Angueira, Joanne" w:date="2021-07-26T13:10:00Z">
        <w:r w:rsidR="005B7E50" w:rsidDel="007B504B">
          <w:rPr>
            <w:rFonts w:ascii="Times New Roman" w:hAnsi="Times New Roman"/>
          </w:rPr>
          <w:delText>7</w:delText>
        </w:r>
      </w:del>
      <w:r w:rsidR="005B7E50">
        <w:rPr>
          <w:rFonts w:ascii="Times New Roman" w:hAnsi="Times New Roman"/>
        </w:rPr>
        <w:t>)</w:t>
      </w:r>
      <w:r w:rsidRPr="00C1490B">
        <w:rPr>
          <w:rFonts w:ascii="Times New Roman" w:hAnsi="Times New Roman"/>
        </w:rPr>
        <w:t xml:space="preserve"> days of such notice, then the Company shall have the right, on written notice to the Supplier, to have the defective Equipment corrected by other means at the Company</w:t>
      </w:r>
      <w:r w:rsidR="00B85926">
        <w:rPr>
          <w:rFonts w:ascii="Times New Roman" w:hAnsi="Times New Roman"/>
        </w:rPr>
        <w:t>’</w:t>
      </w:r>
      <w:r w:rsidRPr="00C1490B">
        <w:rPr>
          <w:rFonts w:ascii="Times New Roman" w:hAnsi="Times New Roman"/>
        </w:rPr>
        <w:t xml:space="preserve">s discretion and to charge the </w:t>
      </w:r>
      <w:ins w:id="368" w:author="Santiago Angueira, Joanne" w:date="2021-07-26T13:12:00Z">
        <w:r w:rsidR="007B504B">
          <w:rPr>
            <w:rFonts w:ascii="Times New Roman" w:hAnsi="Times New Roman"/>
          </w:rPr>
          <w:t xml:space="preserve">direct, verifiable </w:t>
        </w:r>
      </w:ins>
      <w:r w:rsidRPr="00C1490B">
        <w:rPr>
          <w:rFonts w:ascii="Times New Roman" w:hAnsi="Times New Roman"/>
        </w:rPr>
        <w:t>costs of such correction to the Supplier.  The Company</w:t>
      </w:r>
      <w:r w:rsidR="00B85926">
        <w:rPr>
          <w:rFonts w:ascii="Times New Roman" w:hAnsi="Times New Roman"/>
        </w:rPr>
        <w:t>’</w:t>
      </w:r>
      <w:r w:rsidRPr="00C1490B">
        <w:rPr>
          <w:rFonts w:ascii="Times New Roman" w:hAnsi="Times New Roman"/>
        </w:rPr>
        <w:t xml:space="preserve">s correction of defects shall not relieve the Supplier of its responsibilities under this Agreement or for the </w:t>
      </w:r>
      <w:ins w:id="369" w:author="Santiago Angueira, Joanne" w:date="2021-07-26T19:02:00Z">
        <w:r w:rsidR="00027599">
          <w:rPr>
            <w:rFonts w:ascii="Times New Roman" w:hAnsi="Times New Roman"/>
          </w:rPr>
          <w:t xml:space="preserve">direct, verifiable </w:t>
        </w:r>
      </w:ins>
      <w:r w:rsidRPr="00C1490B">
        <w:rPr>
          <w:rFonts w:ascii="Times New Roman" w:hAnsi="Times New Roman"/>
        </w:rPr>
        <w:t>costs of correcting defects in the Equipment.</w:t>
      </w:r>
    </w:p>
    <w:p w14:paraId="36ACF533" w14:textId="613A257D" w:rsidR="00DB7BD4" w:rsidRPr="00C1490B" w:rsidRDefault="00DB7BD4" w:rsidP="00DB7BD4">
      <w:pPr>
        <w:pStyle w:val="ArticleL3"/>
        <w:rPr>
          <w:rFonts w:ascii="Times New Roman" w:hAnsi="Times New Roman"/>
        </w:rPr>
      </w:pPr>
      <w:r w:rsidRPr="00C1490B">
        <w:rPr>
          <w:rFonts w:ascii="Times New Roman" w:hAnsi="Times New Roman"/>
        </w:rPr>
        <w:t>In the event repair work is performed on the Site, the Supplier shall comply with the labo</w:t>
      </w:r>
      <w:r w:rsidR="00D13234">
        <w:rPr>
          <w:rFonts w:ascii="Times New Roman" w:hAnsi="Times New Roman"/>
        </w:rPr>
        <w:t>u</w:t>
      </w:r>
      <w:r w:rsidRPr="00C1490B">
        <w:rPr>
          <w:rFonts w:ascii="Times New Roman" w:hAnsi="Times New Roman"/>
        </w:rPr>
        <w:t>r and working conditions prevailing on the Site</w:t>
      </w:r>
      <w:del w:id="370" w:author="Santiago Angueira, Joanne" w:date="2021-07-26T13:13:00Z">
        <w:r w:rsidRPr="00C1490B" w:rsidDel="007B504B">
          <w:rPr>
            <w:rFonts w:ascii="Times New Roman" w:hAnsi="Times New Roman"/>
          </w:rPr>
          <w:delText xml:space="preserve"> </w:delText>
        </w:r>
      </w:del>
      <w:del w:id="371" w:author="Santiago Angueira, Joanne" w:date="2021-07-26T13:12:00Z">
        <w:r w:rsidRPr="00C1490B" w:rsidDel="007B504B">
          <w:rPr>
            <w:rFonts w:ascii="Times New Roman" w:hAnsi="Times New Roman"/>
          </w:rPr>
          <w:delText>and, if applicable, shall compensate the Company for the value of labo</w:delText>
        </w:r>
        <w:r w:rsidR="00D13234" w:rsidDel="007B504B">
          <w:rPr>
            <w:rFonts w:ascii="Times New Roman" w:hAnsi="Times New Roman"/>
          </w:rPr>
          <w:delText>u</w:delText>
        </w:r>
        <w:r w:rsidRPr="00C1490B" w:rsidDel="007B504B">
          <w:rPr>
            <w:rFonts w:ascii="Times New Roman" w:hAnsi="Times New Roman"/>
          </w:rPr>
          <w:delText>r and materials furnished by the Company</w:delText>
        </w:r>
      </w:del>
      <w:r w:rsidRPr="00C1490B">
        <w:rPr>
          <w:rFonts w:ascii="Times New Roman" w:hAnsi="Times New Roman"/>
        </w:rPr>
        <w:t>.</w:t>
      </w:r>
    </w:p>
    <w:p w14:paraId="24476658" w14:textId="3A9D06D1" w:rsidR="00DB7BD4" w:rsidRDefault="00DB7BD4" w:rsidP="00DB7BD4">
      <w:pPr>
        <w:pStyle w:val="ArticleL3"/>
        <w:rPr>
          <w:rFonts w:ascii="Times New Roman" w:hAnsi="Times New Roman"/>
        </w:rPr>
      </w:pPr>
      <w:r w:rsidRPr="00C1490B">
        <w:rPr>
          <w:rFonts w:ascii="Times New Roman" w:hAnsi="Times New Roman"/>
        </w:rPr>
        <w:t>Acceptance of, or payment for, any Equipment shall not release the Supplier of its any warranties obligations.</w:t>
      </w:r>
    </w:p>
    <w:p w14:paraId="1D54A6A7" w14:textId="221B81A4" w:rsidR="009A6D13" w:rsidRDefault="009A6D13" w:rsidP="0024313C">
      <w:pPr>
        <w:pStyle w:val="ArticleL2"/>
        <w:rPr>
          <w:rFonts w:ascii="Times New Roman" w:hAnsi="Times New Roman"/>
        </w:rPr>
      </w:pPr>
      <w:bookmarkStart w:id="372" w:name="_Toc55295919"/>
      <w:r>
        <w:rPr>
          <w:rFonts w:ascii="Times New Roman" w:hAnsi="Times New Roman"/>
        </w:rPr>
        <w:t xml:space="preserve">Backcharges and </w:t>
      </w:r>
      <w:r w:rsidR="004C4BEC">
        <w:rPr>
          <w:rFonts w:ascii="Times New Roman" w:hAnsi="Times New Roman"/>
        </w:rPr>
        <w:t>Claims by Company</w:t>
      </w:r>
      <w:bookmarkEnd w:id="372"/>
      <w:r w:rsidR="004C4BEC">
        <w:rPr>
          <w:rFonts w:ascii="Times New Roman" w:hAnsi="Times New Roman"/>
        </w:rPr>
        <w:t xml:space="preserve"> </w:t>
      </w:r>
    </w:p>
    <w:p w14:paraId="14493F41" w14:textId="47ECF1B7" w:rsidR="004C4BEC" w:rsidRPr="00451870" w:rsidRDefault="004C4BEC" w:rsidP="004C4BEC">
      <w:pPr>
        <w:pStyle w:val="ArticleL3"/>
        <w:rPr>
          <w:rFonts w:ascii="Times New Roman" w:hAnsi="Times New Roman"/>
        </w:rPr>
      </w:pPr>
      <w:r w:rsidRPr="00451870">
        <w:rPr>
          <w:rFonts w:ascii="Times New Roman" w:hAnsi="Times New Roman"/>
        </w:rPr>
        <w:t xml:space="preserve">If the Supplier is </w:t>
      </w:r>
      <w:r w:rsidR="00381EC7" w:rsidRPr="00451870">
        <w:rPr>
          <w:rFonts w:ascii="Times New Roman" w:hAnsi="Times New Roman"/>
          <w:spacing w:val="-1"/>
        </w:rPr>
        <w:t>notified</w:t>
      </w:r>
      <w:r w:rsidR="00381EC7" w:rsidRPr="00451870">
        <w:rPr>
          <w:rFonts w:ascii="Times New Roman" w:hAnsi="Times New Roman"/>
        </w:rPr>
        <w:t xml:space="preserve"> by </w:t>
      </w:r>
      <w:r w:rsidR="005906C6" w:rsidRPr="00451870">
        <w:rPr>
          <w:rFonts w:ascii="Times New Roman" w:hAnsi="Times New Roman"/>
        </w:rPr>
        <w:t xml:space="preserve">the Company </w:t>
      </w:r>
      <w:r w:rsidR="00381EC7" w:rsidRPr="00451870">
        <w:rPr>
          <w:rFonts w:ascii="Times New Roman" w:hAnsi="Times New Roman"/>
          <w:spacing w:val="1"/>
        </w:rPr>
        <w:t>to</w:t>
      </w:r>
      <w:r w:rsidR="00381EC7" w:rsidRPr="00451870">
        <w:rPr>
          <w:rFonts w:ascii="Times New Roman" w:hAnsi="Times New Roman"/>
          <w:spacing w:val="-5"/>
        </w:rPr>
        <w:t xml:space="preserve"> </w:t>
      </w:r>
      <w:r w:rsidR="00381EC7" w:rsidRPr="00451870">
        <w:rPr>
          <w:rFonts w:ascii="Times New Roman" w:hAnsi="Times New Roman"/>
          <w:spacing w:val="-1"/>
        </w:rPr>
        <w:t>correct</w:t>
      </w:r>
      <w:r w:rsidR="00381EC7" w:rsidRPr="00451870">
        <w:rPr>
          <w:rFonts w:ascii="Times New Roman" w:hAnsi="Times New Roman"/>
          <w:spacing w:val="-3"/>
        </w:rPr>
        <w:t xml:space="preserve"> </w:t>
      </w:r>
      <w:r w:rsidR="00381EC7" w:rsidRPr="00451870">
        <w:rPr>
          <w:rFonts w:ascii="Times New Roman" w:hAnsi="Times New Roman"/>
        </w:rPr>
        <w:t>defective</w:t>
      </w:r>
      <w:r w:rsidR="00381EC7" w:rsidRPr="00451870">
        <w:rPr>
          <w:rFonts w:ascii="Times New Roman" w:hAnsi="Times New Roman"/>
          <w:spacing w:val="-4"/>
        </w:rPr>
        <w:t xml:space="preserve"> </w:t>
      </w:r>
      <w:r w:rsidR="00381EC7" w:rsidRPr="00451870">
        <w:rPr>
          <w:rFonts w:ascii="Times New Roman" w:hAnsi="Times New Roman"/>
        </w:rPr>
        <w:t>or</w:t>
      </w:r>
      <w:r w:rsidR="00381EC7" w:rsidRPr="00451870">
        <w:rPr>
          <w:rFonts w:ascii="Times New Roman" w:hAnsi="Times New Roman"/>
          <w:spacing w:val="-5"/>
        </w:rPr>
        <w:t xml:space="preserve"> </w:t>
      </w:r>
      <w:r w:rsidR="00381EC7" w:rsidRPr="00451870">
        <w:rPr>
          <w:rFonts w:ascii="Times New Roman" w:hAnsi="Times New Roman"/>
          <w:spacing w:val="-1"/>
        </w:rPr>
        <w:t>non-conforming</w:t>
      </w:r>
      <w:r w:rsidR="00381EC7" w:rsidRPr="00451870">
        <w:rPr>
          <w:rFonts w:ascii="Times New Roman" w:hAnsi="Times New Roman"/>
        </w:rPr>
        <w:t xml:space="preserve"> Work</w:t>
      </w:r>
      <w:r w:rsidR="00381EC7" w:rsidRPr="00451870">
        <w:rPr>
          <w:rFonts w:ascii="Times New Roman" w:hAnsi="Times New Roman"/>
          <w:spacing w:val="-5"/>
        </w:rPr>
        <w:t xml:space="preserve"> </w:t>
      </w:r>
      <w:r w:rsidR="00381EC7" w:rsidRPr="00451870">
        <w:rPr>
          <w:rFonts w:ascii="Times New Roman" w:hAnsi="Times New Roman"/>
        </w:rPr>
        <w:t xml:space="preserve">or </w:t>
      </w:r>
      <w:r w:rsidR="00381EC7" w:rsidRPr="00451870">
        <w:rPr>
          <w:rFonts w:ascii="Times New Roman" w:hAnsi="Times New Roman"/>
          <w:spacing w:val="1"/>
        </w:rPr>
        <w:t>to</w:t>
      </w:r>
      <w:r w:rsidR="00381EC7" w:rsidRPr="00451870">
        <w:rPr>
          <w:rFonts w:ascii="Times New Roman" w:hAnsi="Times New Roman"/>
          <w:spacing w:val="-7"/>
        </w:rPr>
        <w:t xml:space="preserve"> </w:t>
      </w:r>
      <w:r w:rsidR="00381EC7" w:rsidRPr="00451870">
        <w:rPr>
          <w:rFonts w:ascii="Times New Roman" w:hAnsi="Times New Roman"/>
        </w:rPr>
        <w:t xml:space="preserve">perform </w:t>
      </w:r>
      <w:r w:rsidR="00381EC7" w:rsidRPr="00451870">
        <w:rPr>
          <w:rFonts w:ascii="Times New Roman" w:hAnsi="Times New Roman"/>
          <w:spacing w:val="-2"/>
        </w:rPr>
        <w:t>other</w:t>
      </w:r>
      <w:r w:rsidR="00381EC7" w:rsidRPr="00451870">
        <w:rPr>
          <w:rFonts w:ascii="Times New Roman" w:hAnsi="Times New Roman"/>
          <w:spacing w:val="35"/>
        </w:rPr>
        <w:t xml:space="preserve"> </w:t>
      </w:r>
      <w:r w:rsidR="00381EC7" w:rsidRPr="00451870">
        <w:rPr>
          <w:rFonts w:ascii="Times New Roman" w:hAnsi="Times New Roman"/>
          <w:spacing w:val="-2"/>
        </w:rPr>
        <w:t>obligations</w:t>
      </w:r>
      <w:r w:rsidR="00381EC7" w:rsidRPr="00451870">
        <w:rPr>
          <w:rFonts w:ascii="Times New Roman" w:hAnsi="Times New Roman"/>
        </w:rPr>
        <w:t xml:space="preserve"> in </w:t>
      </w:r>
      <w:r w:rsidR="00381EC7" w:rsidRPr="00451870">
        <w:rPr>
          <w:rFonts w:ascii="Times New Roman" w:hAnsi="Times New Roman"/>
          <w:spacing w:val="-1"/>
        </w:rPr>
        <w:t>accordance</w:t>
      </w:r>
      <w:r w:rsidR="00381EC7" w:rsidRPr="00451870">
        <w:rPr>
          <w:rFonts w:ascii="Times New Roman" w:hAnsi="Times New Roman"/>
          <w:spacing w:val="-3"/>
        </w:rPr>
        <w:t xml:space="preserve"> </w:t>
      </w:r>
      <w:r w:rsidR="00381EC7" w:rsidRPr="00451870">
        <w:rPr>
          <w:rFonts w:ascii="Times New Roman" w:hAnsi="Times New Roman"/>
        </w:rPr>
        <w:t xml:space="preserve">with the </w:t>
      </w:r>
      <w:ins w:id="373" w:author="Santiago Angueira, Joanne" w:date="2021-07-26T19:13:00Z">
        <w:r w:rsidR="00C55EA3">
          <w:rPr>
            <w:rFonts w:ascii="Times New Roman" w:hAnsi="Times New Roman"/>
          </w:rPr>
          <w:t xml:space="preserve">obligations mutually agreed upon and issued </w:t>
        </w:r>
      </w:ins>
      <w:ins w:id="374" w:author="Santiago Angueira, Joanne" w:date="2021-07-26T19:22:00Z">
        <w:r w:rsidR="00A802EA">
          <w:rPr>
            <w:rFonts w:ascii="Times New Roman" w:hAnsi="Times New Roman"/>
          </w:rPr>
          <w:t>within</w:t>
        </w:r>
      </w:ins>
      <w:ins w:id="375" w:author="Santiago Angueira, Joanne" w:date="2021-07-26T19:13:00Z">
        <w:r w:rsidR="00C55EA3">
          <w:rPr>
            <w:rFonts w:ascii="Times New Roman" w:hAnsi="Times New Roman"/>
          </w:rPr>
          <w:t xml:space="preserve"> the </w:t>
        </w:r>
      </w:ins>
      <w:r w:rsidR="00381EC7" w:rsidRPr="00451870">
        <w:rPr>
          <w:rFonts w:ascii="Times New Roman" w:hAnsi="Times New Roman"/>
          <w:spacing w:val="-1"/>
        </w:rPr>
        <w:t>Contract</w:t>
      </w:r>
      <w:r w:rsidR="00381EC7" w:rsidRPr="00451870">
        <w:rPr>
          <w:rFonts w:ascii="Times New Roman" w:hAnsi="Times New Roman"/>
        </w:rPr>
        <w:t xml:space="preserve"> </w:t>
      </w:r>
      <w:r w:rsidR="00381EC7" w:rsidRPr="00451870">
        <w:rPr>
          <w:rFonts w:ascii="Times New Roman" w:hAnsi="Times New Roman"/>
          <w:spacing w:val="-2"/>
        </w:rPr>
        <w:t>Documents,</w:t>
      </w:r>
      <w:r w:rsidR="00381EC7" w:rsidRPr="00451870">
        <w:rPr>
          <w:rFonts w:ascii="Times New Roman" w:hAnsi="Times New Roman"/>
          <w:spacing w:val="3"/>
        </w:rPr>
        <w:t xml:space="preserve"> </w:t>
      </w:r>
      <w:r w:rsidR="00381EC7" w:rsidRPr="00451870">
        <w:rPr>
          <w:rFonts w:ascii="Times New Roman" w:hAnsi="Times New Roman"/>
          <w:spacing w:val="-2"/>
        </w:rPr>
        <w:t>and</w:t>
      </w:r>
      <w:r w:rsidR="00381EC7" w:rsidRPr="00451870">
        <w:rPr>
          <w:rFonts w:ascii="Times New Roman" w:hAnsi="Times New Roman"/>
        </w:rPr>
        <w:t xml:space="preserve"> </w:t>
      </w:r>
      <w:r w:rsidR="005906C6" w:rsidRPr="00451870">
        <w:rPr>
          <w:rFonts w:ascii="Times New Roman" w:hAnsi="Times New Roman"/>
        </w:rPr>
        <w:t xml:space="preserve">the Supplier </w:t>
      </w:r>
      <w:ins w:id="376" w:author="Santiago Angueira, Joanne" w:date="2021-07-26T14:34:00Z">
        <w:r w:rsidR="002854E6">
          <w:rPr>
            <w:rFonts w:ascii="Times New Roman" w:hAnsi="Times New Roman"/>
          </w:rPr>
          <w:t xml:space="preserve">expressly </w:t>
        </w:r>
      </w:ins>
      <w:r w:rsidR="00381EC7" w:rsidRPr="00451870">
        <w:rPr>
          <w:rFonts w:ascii="Times New Roman" w:hAnsi="Times New Roman"/>
          <w:spacing w:val="-1"/>
        </w:rPr>
        <w:t>states</w:t>
      </w:r>
      <w:r w:rsidR="00381EC7" w:rsidRPr="00451870">
        <w:rPr>
          <w:rFonts w:ascii="Times New Roman" w:hAnsi="Times New Roman"/>
        </w:rPr>
        <w:t xml:space="preserve"> </w:t>
      </w:r>
      <w:ins w:id="377" w:author="Santiago Angueira, Joanne" w:date="2021-07-26T14:34:00Z">
        <w:r w:rsidR="002854E6">
          <w:rPr>
            <w:rFonts w:ascii="Times New Roman" w:hAnsi="Times New Roman"/>
          </w:rPr>
          <w:t>and/</w:t>
        </w:r>
      </w:ins>
      <w:r w:rsidR="00381EC7" w:rsidRPr="00451870">
        <w:rPr>
          <w:rFonts w:ascii="Times New Roman" w:hAnsi="Times New Roman"/>
        </w:rPr>
        <w:t>or</w:t>
      </w:r>
      <w:r w:rsidR="00381EC7" w:rsidRPr="00451870">
        <w:rPr>
          <w:rFonts w:ascii="Times New Roman" w:hAnsi="Times New Roman"/>
          <w:spacing w:val="-5"/>
        </w:rPr>
        <w:t xml:space="preserve"> </w:t>
      </w:r>
      <w:r w:rsidR="00381EC7" w:rsidRPr="00451870">
        <w:rPr>
          <w:rFonts w:ascii="Times New Roman" w:hAnsi="Times New Roman"/>
          <w:spacing w:val="-1"/>
        </w:rPr>
        <w:t>indicates</w:t>
      </w:r>
      <w:r w:rsidR="00381EC7" w:rsidRPr="00451870">
        <w:rPr>
          <w:rFonts w:ascii="Times New Roman" w:hAnsi="Times New Roman"/>
        </w:rPr>
        <w:t xml:space="preserve"> </w:t>
      </w:r>
      <w:del w:id="378" w:author="Santiago Angueira, Joanne" w:date="2021-07-26T14:35:00Z">
        <w:r w:rsidR="00381EC7" w:rsidRPr="00451870" w:rsidDel="002854E6">
          <w:rPr>
            <w:rFonts w:ascii="Times New Roman" w:hAnsi="Times New Roman"/>
          </w:rPr>
          <w:delText>by its</w:delText>
        </w:r>
        <w:r w:rsidR="00381EC7" w:rsidRPr="00451870" w:rsidDel="002854E6">
          <w:rPr>
            <w:rFonts w:ascii="Times New Roman" w:hAnsi="Times New Roman"/>
            <w:spacing w:val="59"/>
          </w:rPr>
          <w:delText xml:space="preserve"> </w:delText>
        </w:r>
        <w:r w:rsidR="00381EC7" w:rsidRPr="00451870" w:rsidDel="002854E6">
          <w:rPr>
            <w:rFonts w:ascii="Times New Roman" w:hAnsi="Times New Roman"/>
            <w:spacing w:val="-1"/>
          </w:rPr>
          <w:delText>actions</w:delText>
        </w:r>
        <w:r w:rsidR="00381EC7" w:rsidRPr="00451870" w:rsidDel="002854E6">
          <w:rPr>
            <w:rFonts w:ascii="Times New Roman" w:hAnsi="Times New Roman"/>
          </w:rPr>
          <w:delText xml:space="preserve"> </w:delText>
        </w:r>
      </w:del>
      <w:del w:id="379" w:author="Santiago Angueira, Joanne" w:date="2021-07-26T14:34:00Z">
        <w:r w:rsidR="00381EC7" w:rsidRPr="00451870" w:rsidDel="002854E6">
          <w:rPr>
            <w:rFonts w:ascii="Times New Roman" w:hAnsi="Times New Roman"/>
          </w:rPr>
          <w:delText xml:space="preserve">or </w:delText>
        </w:r>
        <w:r w:rsidR="00381EC7" w:rsidRPr="00451870" w:rsidDel="002854E6">
          <w:rPr>
            <w:rFonts w:ascii="Times New Roman" w:hAnsi="Times New Roman"/>
            <w:spacing w:val="-1"/>
          </w:rPr>
          <w:delText>omissions</w:delText>
        </w:r>
      </w:del>
      <w:r w:rsidR="00381EC7" w:rsidRPr="00451870">
        <w:rPr>
          <w:rFonts w:ascii="Times New Roman" w:hAnsi="Times New Roman"/>
        </w:rPr>
        <w:t xml:space="preserve"> </w:t>
      </w:r>
      <w:r w:rsidR="00381EC7" w:rsidRPr="00451870">
        <w:rPr>
          <w:rFonts w:ascii="Times New Roman" w:hAnsi="Times New Roman"/>
          <w:spacing w:val="-2"/>
        </w:rPr>
        <w:t>that</w:t>
      </w:r>
      <w:r w:rsidR="00381EC7" w:rsidRPr="00451870">
        <w:rPr>
          <w:rFonts w:ascii="Times New Roman" w:hAnsi="Times New Roman"/>
          <w:spacing w:val="3"/>
        </w:rPr>
        <w:t xml:space="preserve"> </w:t>
      </w:r>
      <w:r w:rsidR="00381EC7" w:rsidRPr="00451870">
        <w:rPr>
          <w:rFonts w:ascii="Times New Roman" w:hAnsi="Times New Roman"/>
        </w:rPr>
        <w:t>it</w:t>
      </w:r>
      <w:r w:rsidR="00381EC7" w:rsidRPr="00451870">
        <w:rPr>
          <w:rFonts w:ascii="Times New Roman" w:hAnsi="Times New Roman"/>
          <w:spacing w:val="-5"/>
        </w:rPr>
        <w:t xml:space="preserve"> </w:t>
      </w:r>
      <w:r w:rsidR="00381EC7" w:rsidRPr="00451870">
        <w:rPr>
          <w:rFonts w:ascii="Times New Roman" w:hAnsi="Times New Roman"/>
        </w:rPr>
        <w:t xml:space="preserve">is </w:t>
      </w:r>
      <w:r w:rsidR="00381EC7" w:rsidRPr="00451870">
        <w:rPr>
          <w:rFonts w:ascii="Times New Roman" w:hAnsi="Times New Roman"/>
          <w:spacing w:val="-2"/>
        </w:rPr>
        <w:t>unable</w:t>
      </w:r>
      <w:r w:rsidR="00381EC7" w:rsidRPr="00451870">
        <w:rPr>
          <w:rFonts w:ascii="Times New Roman" w:hAnsi="Times New Roman"/>
        </w:rPr>
        <w:t xml:space="preserve"> or </w:t>
      </w:r>
      <w:r w:rsidR="00381EC7" w:rsidRPr="00451870">
        <w:rPr>
          <w:rFonts w:ascii="Times New Roman" w:hAnsi="Times New Roman"/>
          <w:spacing w:val="-2"/>
        </w:rPr>
        <w:t>unwilling</w:t>
      </w:r>
      <w:r w:rsidR="00381EC7" w:rsidRPr="00451870">
        <w:rPr>
          <w:rFonts w:ascii="Times New Roman" w:hAnsi="Times New Roman"/>
        </w:rPr>
        <w:t xml:space="preserve"> to </w:t>
      </w:r>
      <w:ins w:id="380" w:author="Santiago Angueira, Joanne" w:date="2021-07-26T19:23:00Z">
        <w:r w:rsidR="00A802EA">
          <w:rPr>
            <w:rFonts w:ascii="Times New Roman" w:hAnsi="Times New Roman"/>
          </w:rPr>
          <w:t xml:space="preserve">commence </w:t>
        </w:r>
      </w:ins>
      <w:del w:id="381" w:author="Santiago Angueira, Joanne" w:date="2021-07-26T19:23:00Z">
        <w:r w:rsidR="00381EC7" w:rsidRPr="00451870" w:rsidDel="00A802EA">
          <w:rPr>
            <w:rFonts w:ascii="Times New Roman" w:hAnsi="Times New Roman"/>
            <w:spacing w:val="-1"/>
          </w:rPr>
          <w:delText>proceed</w:delText>
        </w:r>
        <w:r w:rsidR="00381EC7" w:rsidRPr="00451870" w:rsidDel="00A802EA">
          <w:rPr>
            <w:rFonts w:ascii="Times New Roman" w:hAnsi="Times New Roman"/>
            <w:spacing w:val="-3"/>
          </w:rPr>
          <w:delText xml:space="preserve"> </w:delText>
        </w:r>
        <w:r w:rsidR="00381EC7" w:rsidRPr="00451870" w:rsidDel="00A802EA">
          <w:rPr>
            <w:rFonts w:ascii="Times New Roman" w:hAnsi="Times New Roman"/>
          </w:rPr>
          <w:delText>with</w:delText>
        </w:r>
      </w:del>
      <w:r w:rsidR="00381EC7" w:rsidRPr="00451870">
        <w:rPr>
          <w:rFonts w:ascii="Times New Roman" w:hAnsi="Times New Roman"/>
        </w:rPr>
        <w:t xml:space="preserve"> </w:t>
      </w:r>
      <w:r w:rsidR="00381EC7" w:rsidRPr="00451870">
        <w:rPr>
          <w:rFonts w:ascii="Times New Roman" w:hAnsi="Times New Roman"/>
          <w:spacing w:val="-1"/>
        </w:rPr>
        <w:t>corrective</w:t>
      </w:r>
      <w:r w:rsidR="00381EC7" w:rsidRPr="00451870">
        <w:rPr>
          <w:rFonts w:ascii="Times New Roman" w:hAnsi="Times New Roman"/>
        </w:rPr>
        <w:t xml:space="preserve"> </w:t>
      </w:r>
      <w:r w:rsidR="00381EC7" w:rsidRPr="00451870">
        <w:rPr>
          <w:rFonts w:ascii="Times New Roman" w:hAnsi="Times New Roman"/>
          <w:spacing w:val="-2"/>
        </w:rPr>
        <w:t>action</w:t>
      </w:r>
      <w:r w:rsidR="00381EC7" w:rsidRPr="00451870">
        <w:rPr>
          <w:rFonts w:ascii="Times New Roman" w:hAnsi="Times New Roman"/>
          <w:spacing w:val="-3"/>
        </w:rPr>
        <w:t xml:space="preserve"> </w:t>
      </w:r>
      <w:r w:rsidR="00381EC7" w:rsidRPr="00451870">
        <w:rPr>
          <w:rFonts w:ascii="Times New Roman" w:hAnsi="Times New Roman"/>
        </w:rPr>
        <w:t>in a</w:t>
      </w:r>
      <w:r w:rsidR="00381EC7" w:rsidRPr="00451870">
        <w:rPr>
          <w:rFonts w:ascii="Times New Roman" w:hAnsi="Times New Roman"/>
          <w:spacing w:val="51"/>
        </w:rPr>
        <w:t xml:space="preserve"> </w:t>
      </w:r>
      <w:r w:rsidR="00381EC7" w:rsidRPr="00451870">
        <w:rPr>
          <w:rFonts w:ascii="Times New Roman" w:hAnsi="Times New Roman"/>
          <w:spacing w:val="-2"/>
        </w:rPr>
        <w:t>reasonable</w:t>
      </w:r>
      <w:r w:rsidR="00381EC7" w:rsidRPr="00451870">
        <w:rPr>
          <w:rFonts w:ascii="Times New Roman" w:hAnsi="Times New Roman"/>
          <w:spacing w:val="-3"/>
        </w:rPr>
        <w:t xml:space="preserve"> </w:t>
      </w:r>
      <w:r w:rsidR="00381EC7" w:rsidRPr="00451870">
        <w:rPr>
          <w:rFonts w:ascii="Times New Roman" w:hAnsi="Times New Roman"/>
          <w:spacing w:val="-1"/>
        </w:rPr>
        <w:t>time,</w:t>
      </w:r>
      <w:r w:rsidR="00381EC7" w:rsidRPr="00451870">
        <w:rPr>
          <w:rFonts w:ascii="Times New Roman" w:hAnsi="Times New Roman"/>
          <w:spacing w:val="3"/>
        </w:rPr>
        <w:t xml:space="preserve"> </w:t>
      </w:r>
      <w:ins w:id="382" w:author="Santiago Angueira, Joanne" w:date="2021-07-26T19:08:00Z">
        <w:r w:rsidR="00027599">
          <w:rPr>
            <w:rFonts w:ascii="Times New Roman" w:hAnsi="Times New Roman"/>
            <w:spacing w:val="3"/>
          </w:rPr>
          <w:t>not less than fifteen (15) Business Days</w:t>
        </w:r>
      </w:ins>
      <w:ins w:id="383" w:author="Santiago Angueira, Joanne" w:date="2021-07-26T19:23:00Z">
        <w:r w:rsidR="00A802EA">
          <w:rPr>
            <w:rFonts w:ascii="Times New Roman" w:hAnsi="Times New Roman"/>
            <w:spacing w:val="3"/>
          </w:rPr>
          <w:t xml:space="preserve"> after Supplier’s receipt of written notice</w:t>
        </w:r>
      </w:ins>
      <w:ins w:id="384" w:author="Santiago Angueira, Joanne" w:date="2021-07-26T19:08:00Z">
        <w:r w:rsidR="00027599">
          <w:rPr>
            <w:rFonts w:ascii="Times New Roman" w:hAnsi="Times New Roman"/>
            <w:spacing w:val="3"/>
          </w:rPr>
          <w:t xml:space="preserve">, </w:t>
        </w:r>
      </w:ins>
      <w:r w:rsidR="005906C6" w:rsidRPr="00451870">
        <w:rPr>
          <w:rFonts w:ascii="Times New Roman" w:hAnsi="Times New Roman"/>
          <w:spacing w:val="3"/>
        </w:rPr>
        <w:t xml:space="preserve">the Company </w:t>
      </w:r>
      <w:r w:rsidR="00381EC7" w:rsidRPr="00451870">
        <w:rPr>
          <w:rFonts w:ascii="Times New Roman" w:hAnsi="Times New Roman"/>
          <w:spacing w:val="-2"/>
        </w:rPr>
        <w:t>may,</w:t>
      </w:r>
      <w:r w:rsidR="00381EC7" w:rsidRPr="00451870">
        <w:rPr>
          <w:rFonts w:ascii="Times New Roman" w:hAnsi="Times New Roman"/>
          <w:spacing w:val="3"/>
        </w:rPr>
        <w:t xml:space="preserve"> </w:t>
      </w:r>
      <w:r w:rsidR="00381EC7" w:rsidRPr="00451870">
        <w:rPr>
          <w:rFonts w:ascii="Times New Roman" w:hAnsi="Times New Roman"/>
          <w:spacing w:val="-1"/>
        </w:rPr>
        <w:t>upon</w:t>
      </w:r>
      <w:r w:rsidR="00381EC7" w:rsidRPr="00451870">
        <w:rPr>
          <w:rFonts w:ascii="Times New Roman" w:hAnsi="Times New Roman"/>
          <w:spacing w:val="-3"/>
        </w:rPr>
        <w:t xml:space="preserve"> </w:t>
      </w:r>
      <w:r w:rsidR="00381EC7" w:rsidRPr="00451870">
        <w:rPr>
          <w:rFonts w:ascii="Times New Roman" w:hAnsi="Times New Roman"/>
          <w:spacing w:val="-1"/>
        </w:rPr>
        <w:t>written</w:t>
      </w:r>
      <w:r w:rsidR="00381EC7" w:rsidRPr="00451870">
        <w:rPr>
          <w:rFonts w:ascii="Times New Roman" w:hAnsi="Times New Roman"/>
        </w:rPr>
        <w:t xml:space="preserve"> </w:t>
      </w:r>
      <w:r w:rsidR="00381EC7" w:rsidRPr="00451870">
        <w:rPr>
          <w:rFonts w:ascii="Times New Roman" w:hAnsi="Times New Roman"/>
          <w:spacing w:val="-1"/>
        </w:rPr>
        <w:t>notice</w:t>
      </w:r>
      <w:r w:rsidR="00381EC7" w:rsidRPr="00451870">
        <w:rPr>
          <w:rFonts w:ascii="Times New Roman" w:hAnsi="Times New Roman"/>
        </w:rPr>
        <w:t xml:space="preserve"> to</w:t>
      </w:r>
      <w:r w:rsidR="00381EC7" w:rsidRPr="00451870">
        <w:rPr>
          <w:rFonts w:ascii="Times New Roman" w:hAnsi="Times New Roman"/>
          <w:spacing w:val="-5"/>
        </w:rPr>
        <w:t xml:space="preserve"> </w:t>
      </w:r>
      <w:r w:rsidR="005906C6" w:rsidRPr="00451870">
        <w:rPr>
          <w:rFonts w:ascii="Times New Roman" w:hAnsi="Times New Roman"/>
          <w:spacing w:val="-5"/>
        </w:rPr>
        <w:t>the Supplier</w:t>
      </w:r>
      <w:r w:rsidR="00381EC7" w:rsidRPr="00451870">
        <w:rPr>
          <w:rFonts w:ascii="Times New Roman" w:hAnsi="Times New Roman"/>
          <w:spacing w:val="-2"/>
        </w:rPr>
        <w:t>,</w:t>
      </w:r>
      <w:r w:rsidR="00381EC7" w:rsidRPr="00451870">
        <w:rPr>
          <w:rFonts w:ascii="Times New Roman" w:hAnsi="Times New Roman"/>
        </w:rPr>
        <w:t xml:space="preserve"> </w:t>
      </w:r>
      <w:r w:rsidR="00381EC7" w:rsidRPr="00451870">
        <w:rPr>
          <w:rFonts w:ascii="Times New Roman" w:hAnsi="Times New Roman"/>
          <w:spacing w:val="-1"/>
        </w:rPr>
        <w:t>accomplish</w:t>
      </w:r>
      <w:r w:rsidR="00381EC7" w:rsidRPr="00451870">
        <w:rPr>
          <w:rFonts w:ascii="Times New Roman" w:hAnsi="Times New Roman"/>
        </w:rPr>
        <w:t xml:space="preserve"> the </w:t>
      </w:r>
      <w:del w:id="385" w:author="Santiago Angueira, Joanne" w:date="2021-07-26T19:08:00Z">
        <w:r w:rsidR="00381EC7" w:rsidRPr="00451870" w:rsidDel="00027599">
          <w:rPr>
            <w:rFonts w:ascii="Times New Roman" w:hAnsi="Times New Roman"/>
            <w:spacing w:val="-1"/>
          </w:rPr>
          <w:delText>re-design</w:delText>
        </w:r>
        <w:r w:rsidR="00381EC7" w:rsidRPr="00451870" w:rsidDel="00027599">
          <w:rPr>
            <w:rFonts w:ascii="Times New Roman" w:hAnsi="Times New Roman"/>
            <w:spacing w:val="-3"/>
          </w:rPr>
          <w:delText xml:space="preserve"> </w:delText>
        </w:r>
        <w:r w:rsidR="00381EC7" w:rsidRPr="00451870" w:rsidDel="00027599">
          <w:rPr>
            <w:rFonts w:ascii="Times New Roman" w:hAnsi="Times New Roman"/>
          </w:rPr>
          <w:delText>(as</w:delText>
        </w:r>
        <w:r w:rsidR="00381EC7" w:rsidRPr="00451870" w:rsidDel="00027599">
          <w:rPr>
            <w:rFonts w:ascii="Times New Roman" w:hAnsi="Times New Roman"/>
            <w:spacing w:val="55"/>
          </w:rPr>
          <w:delText xml:space="preserve"> </w:delText>
        </w:r>
        <w:r w:rsidR="00381EC7" w:rsidRPr="00451870" w:rsidDel="00027599">
          <w:rPr>
            <w:rFonts w:ascii="Times New Roman" w:hAnsi="Times New Roman"/>
            <w:spacing w:val="-1"/>
          </w:rPr>
          <w:delText>applicable),</w:delText>
        </w:r>
      </w:del>
      <w:r w:rsidR="00381EC7" w:rsidRPr="00451870">
        <w:rPr>
          <w:rFonts w:ascii="Times New Roman" w:hAnsi="Times New Roman"/>
          <w:spacing w:val="3"/>
        </w:rPr>
        <w:t xml:space="preserve"> </w:t>
      </w:r>
      <w:r w:rsidR="00381EC7" w:rsidRPr="00451870">
        <w:rPr>
          <w:rFonts w:ascii="Times New Roman" w:hAnsi="Times New Roman"/>
          <w:spacing w:val="-2"/>
        </w:rPr>
        <w:t>repair,</w:t>
      </w:r>
      <w:r w:rsidR="00381EC7" w:rsidRPr="00451870">
        <w:rPr>
          <w:rFonts w:ascii="Times New Roman" w:hAnsi="Times New Roman"/>
          <w:spacing w:val="3"/>
        </w:rPr>
        <w:t xml:space="preserve"> </w:t>
      </w:r>
      <w:r w:rsidR="00381EC7" w:rsidRPr="00451870">
        <w:rPr>
          <w:rFonts w:ascii="Times New Roman" w:hAnsi="Times New Roman"/>
          <w:spacing w:val="-1"/>
        </w:rPr>
        <w:t>re-work</w:t>
      </w:r>
      <w:r w:rsidR="00381EC7" w:rsidRPr="00451870">
        <w:rPr>
          <w:rFonts w:ascii="Times New Roman" w:hAnsi="Times New Roman"/>
        </w:rPr>
        <w:t xml:space="preserve"> or</w:t>
      </w:r>
      <w:r w:rsidR="00381EC7" w:rsidRPr="00451870">
        <w:rPr>
          <w:rFonts w:ascii="Times New Roman" w:hAnsi="Times New Roman"/>
          <w:spacing w:val="-6"/>
        </w:rPr>
        <w:t xml:space="preserve"> </w:t>
      </w:r>
      <w:r w:rsidR="00381EC7" w:rsidRPr="00451870">
        <w:rPr>
          <w:rFonts w:ascii="Times New Roman" w:hAnsi="Times New Roman"/>
          <w:spacing w:val="-2"/>
        </w:rPr>
        <w:t>replacement</w:t>
      </w:r>
      <w:r w:rsidR="00381EC7" w:rsidRPr="00451870">
        <w:rPr>
          <w:rFonts w:ascii="Times New Roman" w:hAnsi="Times New Roman"/>
          <w:spacing w:val="3"/>
        </w:rPr>
        <w:t xml:space="preserve"> </w:t>
      </w:r>
      <w:r w:rsidR="00381EC7" w:rsidRPr="00451870">
        <w:rPr>
          <w:rFonts w:ascii="Times New Roman" w:hAnsi="Times New Roman"/>
        </w:rPr>
        <w:t xml:space="preserve">of </w:t>
      </w:r>
      <w:r w:rsidR="00381EC7" w:rsidRPr="00451870">
        <w:rPr>
          <w:rFonts w:ascii="Times New Roman" w:hAnsi="Times New Roman"/>
          <w:spacing w:val="-2"/>
        </w:rPr>
        <w:t>nonconforming</w:t>
      </w:r>
      <w:r w:rsidR="00381EC7" w:rsidRPr="00451870">
        <w:rPr>
          <w:rFonts w:ascii="Times New Roman" w:hAnsi="Times New Roman"/>
        </w:rPr>
        <w:t xml:space="preserve"> Work or</w:t>
      </w:r>
      <w:r w:rsidR="00381EC7" w:rsidRPr="00451870">
        <w:rPr>
          <w:rFonts w:ascii="Times New Roman" w:hAnsi="Times New Roman"/>
          <w:spacing w:val="-5"/>
        </w:rPr>
        <w:t xml:space="preserve"> </w:t>
      </w:r>
      <w:r w:rsidR="00381EC7" w:rsidRPr="00451870">
        <w:rPr>
          <w:rFonts w:ascii="Times New Roman" w:hAnsi="Times New Roman"/>
          <w:spacing w:val="-1"/>
        </w:rPr>
        <w:t>fulfill</w:t>
      </w:r>
      <w:r w:rsidR="00381EC7" w:rsidRPr="00451870">
        <w:rPr>
          <w:rFonts w:ascii="Times New Roman" w:hAnsi="Times New Roman"/>
          <w:spacing w:val="-3"/>
        </w:rPr>
        <w:t xml:space="preserve"> </w:t>
      </w:r>
      <w:r w:rsidR="00381EC7" w:rsidRPr="00451870">
        <w:rPr>
          <w:rFonts w:ascii="Times New Roman" w:hAnsi="Times New Roman"/>
        </w:rPr>
        <w:t xml:space="preserve">such </w:t>
      </w:r>
      <w:r w:rsidR="00381EC7" w:rsidRPr="00451870">
        <w:rPr>
          <w:rFonts w:ascii="Times New Roman" w:hAnsi="Times New Roman"/>
          <w:spacing w:val="-2"/>
        </w:rPr>
        <w:t>obligations</w:t>
      </w:r>
      <w:r w:rsidR="00381EC7" w:rsidRPr="00451870">
        <w:rPr>
          <w:rFonts w:ascii="Times New Roman" w:hAnsi="Times New Roman"/>
          <w:spacing w:val="81"/>
        </w:rPr>
        <w:t xml:space="preserve"> </w:t>
      </w:r>
      <w:r w:rsidR="00381EC7" w:rsidRPr="00451870">
        <w:rPr>
          <w:rFonts w:ascii="Times New Roman" w:hAnsi="Times New Roman"/>
        </w:rPr>
        <w:t xml:space="preserve">by the </w:t>
      </w:r>
      <w:r w:rsidR="00381EC7" w:rsidRPr="00451870">
        <w:rPr>
          <w:rFonts w:ascii="Times New Roman" w:hAnsi="Times New Roman"/>
          <w:spacing w:val="-2"/>
        </w:rPr>
        <w:t>most</w:t>
      </w:r>
      <w:r w:rsidR="00381EC7" w:rsidRPr="00451870">
        <w:rPr>
          <w:rFonts w:ascii="Times New Roman" w:hAnsi="Times New Roman"/>
          <w:spacing w:val="3"/>
        </w:rPr>
        <w:t xml:space="preserve"> </w:t>
      </w:r>
      <w:r w:rsidR="00381EC7" w:rsidRPr="00451870">
        <w:rPr>
          <w:rFonts w:ascii="Times New Roman" w:hAnsi="Times New Roman"/>
          <w:spacing w:val="-2"/>
        </w:rPr>
        <w:t>expeditious</w:t>
      </w:r>
      <w:r w:rsidR="00381EC7" w:rsidRPr="00451870">
        <w:rPr>
          <w:rFonts w:ascii="Times New Roman" w:hAnsi="Times New Roman"/>
        </w:rPr>
        <w:t xml:space="preserve"> </w:t>
      </w:r>
      <w:r w:rsidR="00381EC7" w:rsidRPr="00451870">
        <w:rPr>
          <w:rFonts w:ascii="Times New Roman" w:hAnsi="Times New Roman"/>
          <w:spacing w:val="-1"/>
        </w:rPr>
        <w:t>means</w:t>
      </w:r>
      <w:r w:rsidR="00381EC7" w:rsidRPr="00451870">
        <w:rPr>
          <w:rFonts w:ascii="Times New Roman" w:hAnsi="Times New Roman"/>
        </w:rPr>
        <w:t xml:space="preserve"> </w:t>
      </w:r>
      <w:r w:rsidR="00381EC7" w:rsidRPr="00451870">
        <w:rPr>
          <w:rFonts w:ascii="Times New Roman" w:hAnsi="Times New Roman"/>
          <w:spacing w:val="-2"/>
        </w:rPr>
        <w:t>available.</w:t>
      </w:r>
      <w:r w:rsidR="00381EC7" w:rsidRPr="00451870">
        <w:rPr>
          <w:rFonts w:ascii="Times New Roman" w:hAnsi="Times New Roman"/>
          <w:spacing w:val="3"/>
        </w:rPr>
        <w:t xml:space="preserve"> </w:t>
      </w:r>
      <w:r w:rsidR="00381EC7" w:rsidRPr="00451870">
        <w:rPr>
          <w:rFonts w:ascii="Times New Roman" w:hAnsi="Times New Roman"/>
        </w:rPr>
        <w:t>In such</w:t>
      </w:r>
      <w:r w:rsidR="00381EC7" w:rsidRPr="00451870">
        <w:rPr>
          <w:rFonts w:ascii="Times New Roman" w:hAnsi="Times New Roman"/>
          <w:spacing w:val="-7"/>
        </w:rPr>
        <w:t xml:space="preserve"> </w:t>
      </w:r>
      <w:r w:rsidR="00381EC7" w:rsidRPr="00451870">
        <w:rPr>
          <w:rFonts w:ascii="Times New Roman" w:hAnsi="Times New Roman"/>
          <w:spacing w:val="-2"/>
        </w:rPr>
        <w:t>cases,</w:t>
      </w:r>
      <w:r w:rsidR="00381EC7" w:rsidRPr="00451870">
        <w:rPr>
          <w:rFonts w:ascii="Times New Roman" w:hAnsi="Times New Roman"/>
          <w:spacing w:val="3"/>
        </w:rPr>
        <w:t xml:space="preserve"> </w:t>
      </w:r>
      <w:r w:rsidR="00381EC7" w:rsidRPr="00451870">
        <w:rPr>
          <w:rFonts w:ascii="Times New Roman" w:hAnsi="Times New Roman"/>
          <w:spacing w:val="-2"/>
        </w:rPr>
        <w:t>all</w:t>
      </w:r>
      <w:r w:rsidR="00381EC7" w:rsidRPr="00451870">
        <w:rPr>
          <w:rFonts w:ascii="Times New Roman" w:hAnsi="Times New Roman"/>
        </w:rPr>
        <w:t xml:space="preserve"> </w:t>
      </w:r>
      <w:ins w:id="386" w:author="Santiago Angueira, Joanne" w:date="2021-07-26T14:30:00Z">
        <w:r w:rsidR="00363B5B">
          <w:rPr>
            <w:rFonts w:ascii="Times New Roman" w:hAnsi="Times New Roman"/>
            <w:spacing w:val="-1"/>
          </w:rPr>
          <w:t xml:space="preserve">direct, verifiable </w:t>
        </w:r>
      </w:ins>
      <w:del w:id="387" w:author="Santiago Angueira, Joanne" w:date="2021-07-26T14:30:00Z">
        <w:r w:rsidR="00381EC7" w:rsidRPr="00451870" w:rsidDel="00363B5B">
          <w:rPr>
            <w:rFonts w:ascii="Times New Roman" w:hAnsi="Times New Roman"/>
            <w:spacing w:val="-1"/>
          </w:rPr>
          <w:delText>related</w:delText>
        </w:r>
      </w:del>
      <w:r w:rsidR="00381EC7" w:rsidRPr="00451870">
        <w:rPr>
          <w:rFonts w:ascii="Times New Roman" w:hAnsi="Times New Roman"/>
          <w:spacing w:val="-3"/>
        </w:rPr>
        <w:t xml:space="preserve"> </w:t>
      </w:r>
      <w:r w:rsidR="00381EC7" w:rsidRPr="00451870">
        <w:rPr>
          <w:rFonts w:ascii="Times New Roman" w:hAnsi="Times New Roman"/>
          <w:spacing w:val="-1"/>
        </w:rPr>
        <w:t>costs</w:t>
      </w:r>
      <w:r w:rsidR="00381EC7" w:rsidRPr="00451870">
        <w:rPr>
          <w:rFonts w:ascii="Times New Roman" w:hAnsi="Times New Roman"/>
        </w:rPr>
        <w:t xml:space="preserve"> </w:t>
      </w:r>
      <w:r w:rsidR="00381EC7" w:rsidRPr="00451870">
        <w:rPr>
          <w:rFonts w:ascii="Times New Roman" w:hAnsi="Times New Roman"/>
          <w:spacing w:val="-1"/>
        </w:rPr>
        <w:t>will</w:t>
      </w:r>
      <w:r w:rsidR="00381EC7" w:rsidRPr="00451870">
        <w:rPr>
          <w:rFonts w:ascii="Times New Roman" w:hAnsi="Times New Roman"/>
        </w:rPr>
        <w:t xml:space="preserve"> be</w:t>
      </w:r>
      <w:r w:rsidR="00381EC7" w:rsidRPr="00451870">
        <w:rPr>
          <w:rFonts w:ascii="Times New Roman" w:hAnsi="Times New Roman"/>
          <w:spacing w:val="-3"/>
        </w:rPr>
        <w:t xml:space="preserve"> </w:t>
      </w:r>
      <w:r w:rsidR="00381EC7" w:rsidRPr="00451870">
        <w:rPr>
          <w:rFonts w:ascii="Times New Roman" w:hAnsi="Times New Roman"/>
          <w:spacing w:val="-1"/>
        </w:rPr>
        <w:t>charged</w:t>
      </w:r>
      <w:r w:rsidR="00381EC7" w:rsidRPr="00451870">
        <w:rPr>
          <w:rFonts w:ascii="Times New Roman" w:hAnsi="Times New Roman"/>
          <w:spacing w:val="61"/>
        </w:rPr>
        <w:t xml:space="preserve"> </w:t>
      </w:r>
      <w:r w:rsidR="00381EC7" w:rsidRPr="00451870">
        <w:rPr>
          <w:rFonts w:ascii="Times New Roman" w:hAnsi="Times New Roman"/>
          <w:spacing w:val="-1"/>
        </w:rPr>
        <w:t>back</w:t>
      </w:r>
      <w:r w:rsidR="00381EC7" w:rsidRPr="00451870">
        <w:rPr>
          <w:rFonts w:ascii="Times New Roman" w:hAnsi="Times New Roman"/>
        </w:rPr>
        <w:t xml:space="preserve"> </w:t>
      </w:r>
      <w:r w:rsidR="00381EC7" w:rsidRPr="00451870">
        <w:rPr>
          <w:rFonts w:ascii="Times New Roman" w:hAnsi="Times New Roman"/>
          <w:spacing w:val="1"/>
        </w:rPr>
        <w:t>to</w:t>
      </w:r>
      <w:r w:rsidR="00381EC7" w:rsidRPr="00451870">
        <w:rPr>
          <w:rFonts w:ascii="Times New Roman" w:hAnsi="Times New Roman"/>
        </w:rPr>
        <w:t xml:space="preserve"> </w:t>
      </w:r>
      <w:r w:rsidR="00451870" w:rsidRPr="00451870">
        <w:rPr>
          <w:rFonts w:ascii="Times New Roman" w:hAnsi="Times New Roman"/>
        </w:rPr>
        <w:t>the Supplier</w:t>
      </w:r>
      <w:del w:id="388" w:author="Santiago Angueira, Joanne" w:date="2021-07-26T14:35:00Z">
        <w:r w:rsidR="00381EC7" w:rsidRPr="00451870" w:rsidDel="002854E6">
          <w:rPr>
            <w:rFonts w:ascii="Times New Roman" w:hAnsi="Times New Roman"/>
          </w:rPr>
          <w:delText xml:space="preserve"> </w:delText>
        </w:r>
        <w:r w:rsidR="00381EC7" w:rsidRPr="00451870" w:rsidDel="002854E6">
          <w:rPr>
            <w:rFonts w:ascii="Times New Roman" w:hAnsi="Times New Roman"/>
            <w:spacing w:val="-2"/>
          </w:rPr>
          <w:delText>including</w:delText>
        </w:r>
        <w:r w:rsidR="00381EC7" w:rsidRPr="00451870" w:rsidDel="002854E6">
          <w:rPr>
            <w:rFonts w:ascii="Times New Roman" w:hAnsi="Times New Roman"/>
          </w:rPr>
          <w:delText xml:space="preserve"> </w:delText>
        </w:r>
        <w:r w:rsidR="00381EC7" w:rsidRPr="00451870" w:rsidDel="002854E6">
          <w:rPr>
            <w:rFonts w:ascii="Times New Roman" w:hAnsi="Times New Roman"/>
            <w:spacing w:val="-2"/>
          </w:rPr>
          <w:delText>any</w:delText>
        </w:r>
        <w:r w:rsidR="00381EC7" w:rsidRPr="00451870" w:rsidDel="002854E6">
          <w:rPr>
            <w:rFonts w:ascii="Times New Roman" w:hAnsi="Times New Roman"/>
          </w:rPr>
          <w:delText xml:space="preserve"> </w:delText>
        </w:r>
        <w:r w:rsidR="00381EC7" w:rsidRPr="00451870" w:rsidDel="002854E6">
          <w:rPr>
            <w:rFonts w:ascii="Times New Roman" w:hAnsi="Times New Roman"/>
            <w:spacing w:val="-1"/>
          </w:rPr>
          <w:delText>amounts</w:delText>
        </w:r>
        <w:r w:rsidR="00381EC7" w:rsidRPr="00451870" w:rsidDel="002854E6">
          <w:rPr>
            <w:rFonts w:ascii="Times New Roman" w:hAnsi="Times New Roman"/>
          </w:rPr>
          <w:delText xml:space="preserve"> </w:delText>
        </w:r>
        <w:r w:rsidR="00381EC7" w:rsidRPr="00451870" w:rsidDel="002854E6">
          <w:rPr>
            <w:rFonts w:ascii="Times New Roman" w:hAnsi="Times New Roman"/>
            <w:spacing w:val="-1"/>
          </w:rPr>
          <w:delText>necessary</w:delText>
        </w:r>
        <w:r w:rsidR="00381EC7" w:rsidRPr="00451870" w:rsidDel="002854E6">
          <w:rPr>
            <w:rFonts w:ascii="Times New Roman" w:hAnsi="Times New Roman"/>
            <w:spacing w:val="-6"/>
          </w:rPr>
          <w:delText xml:space="preserve"> </w:delText>
        </w:r>
        <w:r w:rsidR="00381EC7" w:rsidRPr="00451870" w:rsidDel="002854E6">
          <w:rPr>
            <w:rFonts w:ascii="Times New Roman" w:hAnsi="Times New Roman"/>
            <w:spacing w:val="1"/>
          </w:rPr>
          <w:delText>to</w:delText>
        </w:r>
        <w:r w:rsidR="00381EC7" w:rsidRPr="00451870" w:rsidDel="002854E6">
          <w:rPr>
            <w:rFonts w:ascii="Times New Roman" w:hAnsi="Times New Roman"/>
          </w:rPr>
          <w:delText xml:space="preserve"> </w:delText>
        </w:r>
        <w:r w:rsidR="00381EC7" w:rsidRPr="00451870" w:rsidDel="002854E6">
          <w:rPr>
            <w:rFonts w:ascii="Times New Roman" w:hAnsi="Times New Roman"/>
            <w:spacing w:val="-2"/>
          </w:rPr>
          <w:delText>cover</w:delText>
        </w:r>
        <w:r w:rsidR="00381EC7" w:rsidRPr="00451870" w:rsidDel="002854E6">
          <w:rPr>
            <w:rFonts w:ascii="Times New Roman" w:hAnsi="Times New Roman"/>
          </w:rPr>
          <w:delText xml:space="preserve"> </w:delText>
        </w:r>
        <w:r w:rsidR="00451870" w:rsidRPr="00451870" w:rsidDel="002854E6">
          <w:rPr>
            <w:rFonts w:ascii="Times New Roman" w:hAnsi="Times New Roman"/>
          </w:rPr>
          <w:delText>the Company</w:delText>
        </w:r>
        <w:r w:rsidR="00B85926" w:rsidDel="002854E6">
          <w:rPr>
            <w:rFonts w:ascii="Times New Roman" w:hAnsi="Times New Roman"/>
            <w:spacing w:val="-1"/>
          </w:rPr>
          <w:delText>’</w:delText>
        </w:r>
        <w:r w:rsidR="00381EC7" w:rsidRPr="00451870" w:rsidDel="002854E6">
          <w:rPr>
            <w:rFonts w:ascii="Times New Roman" w:hAnsi="Times New Roman"/>
            <w:spacing w:val="-1"/>
          </w:rPr>
          <w:delText>s</w:delText>
        </w:r>
        <w:r w:rsidR="00381EC7" w:rsidRPr="00451870" w:rsidDel="002854E6">
          <w:rPr>
            <w:rFonts w:ascii="Times New Roman" w:hAnsi="Times New Roman"/>
            <w:spacing w:val="-3"/>
          </w:rPr>
          <w:delText xml:space="preserve"> </w:delText>
        </w:r>
        <w:r w:rsidR="00381EC7" w:rsidRPr="00451870" w:rsidDel="002854E6">
          <w:rPr>
            <w:rFonts w:ascii="Times New Roman" w:hAnsi="Times New Roman"/>
          </w:rPr>
          <w:delText>costs</w:delText>
        </w:r>
        <w:r w:rsidR="00381EC7" w:rsidRPr="00451870" w:rsidDel="002854E6">
          <w:rPr>
            <w:rFonts w:ascii="Times New Roman" w:hAnsi="Times New Roman"/>
            <w:spacing w:val="-5"/>
          </w:rPr>
          <w:delText xml:space="preserve"> </w:delText>
        </w:r>
        <w:r w:rsidR="00381EC7" w:rsidRPr="00451870" w:rsidDel="002854E6">
          <w:rPr>
            <w:rFonts w:ascii="Times New Roman" w:hAnsi="Times New Roman"/>
          </w:rPr>
          <w:delText>and</w:delText>
        </w:r>
        <w:r w:rsidR="00381EC7" w:rsidRPr="00451870" w:rsidDel="002854E6">
          <w:rPr>
            <w:rFonts w:ascii="Times New Roman" w:hAnsi="Times New Roman"/>
            <w:spacing w:val="-3"/>
          </w:rPr>
          <w:delText xml:space="preserve"> </w:delText>
        </w:r>
        <w:r w:rsidR="00381EC7" w:rsidRPr="00451870" w:rsidDel="002854E6">
          <w:rPr>
            <w:rFonts w:ascii="Times New Roman" w:hAnsi="Times New Roman"/>
            <w:spacing w:val="-1"/>
          </w:rPr>
          <w:delText>losses</w:delText>
        </w:r>
        <w:r w:rsidR="00381EC7" w:rsidRPr="00451870" w:rsidDel="002854E6">
          <w:rPr>
            <w:rFonts w:ascii="Times New Roman" w:hAnsi="Times New Roman"/>
          </w:rPr>
          <w:delText xml:space="preserve"> due</w:delText>
        </w:r>
        <w:r w:rsidR="00381EC7" w:rsidRPr="00451870" w:rsidDel="002854E6">
          <w:rPr>
            <w:rFonts w:ascii="Times New Roman" w:hAnsi="Times New Roman"/>
            <w:spacing w:val="-4"/>
          </w:rPr>
          <w:delText xml:space="preserve"> </w:delText>
        </w:r>
        <w:r w:rsidR="00381EC7" w:rsidRPr="00451870" w:rsidDel="002854E6">
          <w:rPr>
            <w:rFonts w:ascii="Times New Roman" w:hAnsi="Times New Roman"/>
            <w:spacing w:val="1"/>
          </w:rPr>
          <w:delText>to</w:delText>
        </w:r>
        <w:r w:rsidR="00451870" w:rsidRPr="00451870" w:rsidDel="002854E6">
          <w:rPr>
            <w:rFonts w:ascii="Times New Roman" w:hAnsi="Times New Roman"/>
            <w:spacing w:val="1"/>
          </w:rPr>
          <w:delText xml:space="preserve"> the Supplier</w:delText>
        </w:r>
        <w:r w:rsidR="00B85926" w:rsidDel="002854E6">
          <w:rPr>
            <w:rFonts w:ascii="Times New Roman" w:hAnsi="Times New Roman"/>
            <w:spacing w:val="1"/>
          </w:rPr>
          <w:delText>’</w:delText>
        </w:r>
        <w:r w:rsidR="00451870" w:rsidRPr="00451870" w:rsidDel="002854E6">
          <w:rPr>
            <w:rFonts w:ascii="Times New Roman" w:hAnsi="Times New Roman"/>
            <w:spacing w:val="1"/>
          </w:rPr>
          <w:delText>s</w:delText>
        </w:r>
        <w:r w:rsidR="00381EC7" w:rsidRPr="00451870" w:rsidDel="002854E6">
          <w:rPr>
            <w:rFonts w:ascii="Times New Roman" w:hAnsi="Times New Roman"/>
            <w:spacing w:val="63"/>
          </w:rPr>
          <w:delText xml:space="preserve"> </w:delText>
        </w:r>
        <w:r w:rsidR="00381EC7" w:rsidRPr="00451870" w:rsidDel="002854E6">
          <w:rPr>
            <w:rFonts w:ascii="Times New Roman" w:hAnsi="Times New Roman"/>
            <w:spacing w:val="-1"/>
          </w:rPr>
          <w:delText>non-conformance</w:delText>
        </w:r>
        <w:r w:rsidR="00381EC7" w:rsidRPr="00451870" w:rsidDel="002854E6">
          <w:rPr>
            <w:rFonts w:ascii="Times New Roman" w:hAnsi="Times New Roman"/>
          </w:rPr>
          <w:delText xml:space="preserve"> or </w:delText>
        </w:r>
        <w:r w:rsidR="00381EC7" w:rsidRPr="00451870" w:rsidDel="002854E6">
          <w:rPr>
            <w:rFonts w:ascii="Times New Roman" w:hAnsi="Times New Roman"/>
            <w:spacing w:val="-1"/>
          </w:rPr>
          <w:delText>failure</w:delText>
        </w:r>
        <w:r w:rsidR="00381EC7" w:rsidRPr="00451870" w:rsidDel="002854E6">
          <w:rPr>
            <w:rFonts w:ascii="Times New Roman" w:hAnsi="Times New Roman"/>
            <w:spacing w:val="-3"/>
          </w:rPr>
          <w:delText xml:space="preserve"> </w:delText>
        </w:r>
        <w:r w:rsidR="00381EC7" w:rsidRPr="00451870" w:rsidDel="002854E6">
          <w:rPr>
            <w:rFonts w:ascii="Times New Roman" w:hAnsi="Times New Roman"/>
            <w:spacing w:val="1"/>
          </w:rPr>
          <w:delText>to</w:delText>
        </w:r>
        <w:r w:rsidR="00381EC7" w:rsidRPr="00451870" w:rsidDel="002854E6">
          <w:rPr>
            <w:rFonts w:ascii="Times New Roman" w:hAnsi="Times New Roman"/>
            <w:spacing w:val="-6"/>
          </w:rPr>
          <w:delText xml:space="preserve"> </w:delText>
        </w:r>
        <w:r w:rsidR="00381EC7" w:rsidRPr="00451870" w:rsidDel="002854E6">
          <w:rPr>
            <w:rFonts w:ascii="Times New Roman" w:hAnsi="Times New Roman"/>
          </w:rPr>
          <w:delText xml:space="preserve">meet </w:delText>
        </w:r>
        <w:r w:rsidR="00381EC7" w:rsidRPr="00451870" w:rsidDel="002854E6">
          <w:rPr>
            <w:rFonts w:ascii="Times New Roman" w:hAnsi="Times New Roman"/>
            <w:spacing w:val="-2"/>
          </w:rPr>
          <w:delText>its</w:delText>
        </w:r>
        <w:r w:rsidR="00381EC7" w:rsidRPr="00451870" w:rsidDel="002854E6">
          <w:rPr>
            <w:rFonts w:ascii="Times New Roman" w:hAnsi="Times New Roman"/>
            <w:spacing w:val="3"/>
          </w:rPr>
          <w:delText xml:space="preserve"> </w:delText>
        </w:r>
        <w:r w:rsidR="00381EC7" w:rsidRPr="00451870" w:rsidDel="002854E6">
          <w:rPr>
            <w:rFonts w:ascii="Times New Roman" w:hAnsi="Times New Roman"/>
            <w:spacing w:val="-2"/>
          </w:rPr>
          <w:delText>Contract</w:delText>
        </w:r>
        <w:r w:rsidR="00381EC7" w:rsidRPr="00451870" w:rsidDel="002854E6">
          <w:rPr>
            <w:rFonts w:ascii="Times New Roman" w:hAnsi="Times New Roman"/>
            <w:spacing w:val="3"/>
          </w:rPr>
          <w:delText xml:space="preserve"> </w:delText>
        </w:r>
        <w:r w:rsidR="00381EC7" w:rsidRPr="00451870" w:rsidDel="002854E6">
          <w:rPr>
            <w:rFonts w:ascii="Times New Roman" w:hAnsi="Times New Roman"/>
            <w:spacing w:val="-1"/>
          </w:rPr>
          <w:delText>Documents</w:delText>
        </w:r>
        <w:r w:rsidR="00381EC7" w:rsidRPr="00451870" w:rsidDel="002854E6">
          <w:rPr>
            <w:rFonts w:ascii="Times New Roman" w:hAnsi="Times New Roman"/>
            <w:spacing w:val="-5"/>
          </w:rPr>
          <w:delText xml:space="preserve"> </w:delText>
        </w:r>
        <w:r w:rsidR="00381EC7" w:rsidRPr="00451870" w:rsidDel="002854E6">
          <w:rPr>
            <w:rFonts w:ascii="Times New Roman" w:hAnsi="Times New Roman"/>
            <w:spacing w:val="-1"/>
          </w:rPr>
          <w:delText>obligations</w:delText>
        </w:r>
      </w:del>
      <w:r w:rsidR="00381EC7" w:rsidRPr="00451870">
        <w:rPr>
          <w:rFonts w:ascii="Times New Roman" w:hAnsi="Times New Roman"/>
          <w:spacing w:val="-1"/>
        </w:rPr>
        <w:t>.</w:t>
      </w:r>
    </w:p>
    <w:p w14:paraId="6E2C657B" w14:textId="3CF02069" w:rsidR="00381EC7" w:rsidRPr="00451870" w:rsidRDefault="005970FC" w:rsidP="004C4BEC">
      <w:pPr>
        <w:pStyle w:val="ArticleL3"/>
        <w:rPr>
          <w:rFonts w:ascii="Times New Roman" w:hAnsi="Times New Roman"/>
        </w:rPr>
      </w:pPr>
      <w:r w:rsidRPr="00451870">
        <w:rPr>
          <w:rFonts w:ascii="Times New Roman" w:hAnsi="Times New Roman"/>
        </w:rPr>
        <w:t>The cost of such Work charged back to the Supplier and other claims against the Supplier shall include</w:t>
      </w:r>
      <w:del w:id="389" w:author="Santiago Angueira, Joanne" w:date="2021-07-26T19:24:00Z">
        <w:r w:rsidRPr="00451870" w:rsidDel="00A802EA">
          <w:rPr>
            <w:rFonts w:ascii="Times New Roman" w:hAnsi="Times New Roman"/>
          </w:rPr>
          <w:delText>,</w:delText>
        </w:r>
      </w:del>
      <w:r w:rsidRPr="00451870">
        <w:rPr>
          <w:rFonts w:ascii="Times New Roman" w:hAnsi="Times New Roman"/>
        </w:rPr>
        <w:t xml:space="preserve"> </w:t>
      </w:r>
      <w:ins w:id="390" w:author="Santiago Angueira, Joanne" w:date="2021-07-26T19:24:00Z">
        <w:r w:rsidR="00A802EA">
          <w:rPr>
            <w:rFonts w:ascii="Times New Roman" w:hAnsi="Times New Roman"/>
          </w:rPr>
          <w:t xml:space="preserve">the </w:t>
        </w:r>
      </w:ins>
      <w:ins w:id="391" w:author="Santiago Angueira, Joanne" w:date="2021-07-26T19:11:00Z">
        <w:r w:rsidR="00A802EA">
          <w:rPr>
            <w:rFonts w:ascii="Times New Roman" w:hAnsi="Times New Roman"/>
          </w:rPr>
          <w:t xml:space="preserve">direct, verifiable </w:t>
        </w:r>
        <w:r w:rsidR="00027599">
          <w:rPr>
            <w:rFonts w:ascii="Times New Roman" w:hAnsi="Times New Roman"/>
          </w:rPr>
          <w:t>costs directly related to performing the corrective action(s)</w:t>
        </w:r>
      </w:ins>
      <w:ins w:id="392" w:author="Santiago Angueira, Joanne" w:date="2021-07-26T19:24:00Z">
        <w:r w:rsidR="00A802EA">
          <w:rPr>
            <w:rFonts w:ascii="Times New Roman" w:hAnsi="Times New Roman"/>
          </w:rPr>
          <w:t>.</w:t>
        </w:r>
      </w:ins>
      <w:del w:id="393" w:author="Santiago Angueira, Joanne" w:date="2021-07-26T19:24:00Z">
        <w:r w:rsidRPr="00451870" w:rsidDel="00A802EA">
          <w:rPr>
            <w:rFonts w:ascii="Times New Roman" w:hAnsi="Times New Roman"/>
          </w:rPr>
          <w:delText>but not be limited to, the following components:</w:delText>
        </w:r>
      </w:del>
      <w:r w:rsidRPr="00451870">
        <w:rPr>
          <w:rFonts w:ascii="Times New Roman" w:hAnsi="Times New Roman"/>
        </w:rPr>
        <w:t xml:space="preserve"> </w:t>
      </w:r>
    </w:p>
    <w:p w14:paraId="34BA1BE5" w14:textId="54A3FD12" w:rsidR="005970FC" w:rsidRPr="00451870" w:rsidDel="00C55EA3" w:rsidRDefault="005970FC" w:rsidP="00451870">
      <w:pPr>
        <w:pStyle w:val="ArticleL3"/>
        <w:numPr>
          <w:ilvl w:val="3"/>
          <w:numId w:val="8"/>
        </w:numPr>
        <w:spacing w:after="120"/>
        <w:rPr>
          <w:del w:id="394" w:author="Santiago Angueira, Joanne" w:date="2021-07-26T19:12:00Z"/>
          <w:rFonts w:ascii="Times New Roman" w:hAnsi="Times New Roman"/>
        </w:rPr>
      </w:pPr>
      <w:del w:id="395" w:author="Santiago Angueira, Joanne" w:date="2021-07-26T19:09:00Z">
        <w:r w:rsidRPr="00451870" w:rsidDel="00027599">
          <w:rPr>
            <w:rFonts w:ascii="Times New Roman" w:hAnsi="Times New Roman"/>
          </w:rPr>
          <w:delText>Incurred labour cost including all payroll additives in accordance with the labour agreements then in effect.</w:delText>
        </w:r>
      </w:del>
      <w:del w:id="396" w:author="Santiago Angueira, Joanne" w:date="2021-07-26T19:12:00Z">
        <w:r w:rsidRPr="00451870" w:rsidDel="00C55EA3">
          <w:rPr>
            <w:rFonts w:ascii="Times New Roman" w:hAnsi="Times New Roman"/>
          </w:rPr>
          <w:delText xml:space="preserve"> </w:delText>
        </w:r>
      </w:del>
    </w:p>
    <w:p w14:paraId="12F6FAD2" w14:textId="07EE7D98" w:rsidR="005970FC" w:rsidRPr="00451870" w:rsidDel="00C55EA3" w:rsidRDefault="005970FC">
      <w:pPr>
        <w:pStyle w:val="ArticleL3"/>
        <w:numPr>
          <w:ilvl w:val="0"/>
          <w:numId w:val="0"/>
        </w:numPr>
        <w:spacing w:after="120"/>
        <w:ind w:left="2160"/>
        <w:rPr>
          <w:del w:id="397" w:author="Santiago Angueira, Joanne" w:date="2021-07-26T19:12:00Z"/>
          <w:rFonts w:ascii="Times New Roman" w:hAnsi="Times New Roman"/>
        </w:rPr>
        <w:pPrChange w:id="398" w:author="Santiago Angueira, Joanne" w:date="2021-07-26T19:09:00Z">
          <w:pPr>
            <w:pStyle w:val="ArticleL3"/>
            <w:numPr>
              <w:ilvl w:val="3"/>
            </w:numPr>
            <w:tabs>
              <w:tab w:val="clear" w:pos="1440"/>
              <w:tab w:val="num" w:pos="2160"/>
            </w:tabs>
            <w:spacing w:after="120"/>
            <w:ind w:left="2160"/>
          </w:pPr>
        </w:pPrChange>
      </w:pPr>
      <w:del w:id="399" w:author="Santiago Angueira, Joanne" w:date="2021-07-26T19:12:00Z">
        <w:r w:rsidRPr="00451870" w:rsidDel="00C55EA3">
          <w:rPr>
            <w:rFonts w:ascii="Times New Roman" w:hAnsi="Times New Roman"/>
          </w:rPr>
          <w:delText xml:space="preserve">Incurred net costs for delivered materials. </w:delText>
        </w:r>
      </w:del>
    </w:p>
    <w:p w14:paraId="3ADF1EB7" w14:textId="328FC322" w:rsidR="005970FC" w:rsidRPr="00451870" w:rsidDel="00C55EA3" w:rsidRDefault="005970FC" w:rsidP="00451870">
      <w:pPr>
        <w:pStyle w:val="ArticleL3"/>
        <w:numPr>
          <w:ilvl w:val="3"/>
          <w:numId w:val="8"/>
        </w:numPr>
        <w:spacing w:after="120"/>
        <w:rPr>
          <w:del w:id="400" w:author="Santiago Angueira, Joanne" w:date="2021-07-26T19:12:00Z"/>
          <w:rFonts w:ascii="Times New Roman" w:hAnsi="Times New Roman"/>
        </w:rPr>
      </w:pPr>
      <w:del w:id="401" w:author="Santiago Angueira, Joanne" w:date="2021-07-26T19:12:00Z">
        <w:r w:rsidRPr="00451870" w:rsidDel="00C55EA3">
          <w:rPr>
            <w:rFonts w:ascii="Times New Roman" w:hAnsi="Times New Roman"/>
          </w:rPr>
          <w:delText>Incu</w:delText>
        </w:r>
        <w:r w:rsidR="001915C7" w:rsidRPr="00451870" w:rsidDel="00C55EA3">
          <w:rPr>
            <w:rFonts w:ascii="Times New Roman" w:hAnsi="Times New Roman"/>
          </w:rPr>
          <w:delText>r</w:delText>
        </w:r>
        <w:r w:rsidRPr="00451870" w:rsidDel="00C55EA3">
          <w:rPr>
            <w:rFonts w:ascii="Times New Roman" w:hAnsi="Times New Roman"/>
          </w:rPr>
          <w:delText xml:space="preserve">red costs directly related to performing the corrective action. </w:delText>
        </w:r>
      </w:del>
    </w:p>
    <w:p w14:paraId="27A460FD" w14:textId="503DBABB" w:rsidR="005970FC" w:rsidRPr="00451870" w:rsidDel="00C55EA3" w:rsidRDefault="005970FC">
      <w:pPr>
        <w:pStyle w:val="ArticleL3"/>
        <w:numPr>
          <w:ilvl w:val="0"/>
          <w:numId w:val="0"/>
        </w:numPr>
        <w:spacing w:after="120"/>
        <w:ind w:left="2160"/>
        <w:rPr>
          <w:del w:id="402" w:author="Santiago Angueira, Joanne" w:date="2021-07-26T19:12:00Z"/>
          <w:rFonts w:ascii="Times New Roman" w:hAnsi="Times New Roman"/>
        </w:rPr>
        <w:pPrChange w:id="403" w:author="Santiago Angueira, Joanne" w:date="2021-07-26T19:10:00Z">
          <w:pPr>
            <w:pStyle w:val="ArticleL3"/>
            <w:numPr>
              <w:ilvl w:val="3"/>
            </w:numPr>
            <w:tabs>
              <w:tab w:val="clear" w:pos="1440"/>
              <w:tab w:val="num" w:pos="2160"/>
            </w:tabs>
            <w:spacing w:after="120"/>
            <w:ind w:left="2160"/>
          </w:pPr>
        </w:pPrChange>
      </w:pPr>
      <w:del w:id="404" w:author="Santiago Angueira, Joanne" w:date="2021-07-26T19:10:00Z">
        <w:r w:rsidRPr="00451870" w:rsidDel="00027599">
          <w:rPr>
            <w:rFonts w:ascii="Times New Roman" w:hAnsi="Times New Roman"/>
          </w:rPr>
          <w:delText>E</w:delText>
        </w:r>
        <w:r w:rsidR="001915C7" w:rsidRPr="00451870" w:rsidDel="00027599">
          <w:rPr>
            <w:rFonts w:ascii="Times New Roman" w:hAnsi="Times New Roman"/>
          </w:rPr>
          <w:delText>q</w:delText>
        </w:r>
        <w:r w:rsidRPr="00451870" w:rsidDel="00027599">
          <w:rPr>
            <w:rFonts w:ascii="Times New Roman" w:hAnsi="Times New Roman"/>
          </w:rPr>
          <w:delText xml:space="preserve">uipment and tool rentals at prevailing rates. </w:delText>
        </w:r>
      </w:del>
    </w:p>
    <w:p w14:paraId="27A2DB9C" w14:textId="53F3CD10" w:rsidR="005970FC" w:rsidRPr="00451870" w:rsidRDefault="001915C7">
      <w:pPr>
        <w:pStyle w:val="ArticleL3"/>
        <w:numPr>
          <w:ilvl w:val="0"/>
          <w:numId w:val="0"/>
        </w:numPr>
        <w:spacing w:after="120"/>
        <w:ind w:left="2160"/>
        <w:rPr>
          <w:rFonts w:ascii="Times New Roman" w:hAnsi="Times New Roman"/>
        </w:rPr>
        <w:pPrChange w:id="405" w:author="Santiago Angueira, Joanne" w:date="2021-07-26T19:10:00Z">
          <w:pPr>
            <w:pStyle w:val="ArticleL3"/>
            <w:numPr>
              <w:ilvl w:val="3"/>
            </w:numPr>
            <w:tabs>
              <w:tab w:val="clear" w:pos="1440"/>
              <w:tab w:val="num" w:pos="2160"/>
            </w:tabs>
            <w:spacing w:after="120"/>
            <w:ind w:left="2160"/>
          </w:pPr>
        </w:pPrChange>
      </w:pPr>
      <w:del w:id="406" w:author="Santiago Angueira, Joanne" w:date="2021-07-26T19:10:00Z">
        <w:r w:rsidRPr="00451870" w:rsidDel="00027599">
          <w:rPr>
            <w:rFonts w:ascii="Times New Roman" w:hAnsi="Times New Roman"/>
          </w:rPr>
          <w:lastRenderedPageBreak/>
          <w:delText>Miscellaneous expenses associated with special expediting efforts, rescheduling and the like to regain progress as required.</w:delText>
        </w:r>
      </w:del>
      <w:r w:rsidRPr="00451870">
        <w:rPr>
          <w:rFonts w:ascii="Times New Roman" w:hAnsi="Times New Roman"/>
        </w:rPr>
        <w:t xml:space="preserve"> </w:t>
      </w:r>
    </w:p>
    <w:p w14:paraId="5933A8B0" w14:textId="5A66AEB6" w:rsidR="005B7136" w:rsidRPr="00451870" w:rsidRDefault="005B7136">
      <w:pPr>
        <w:pStyle w:val="ArticleL3"/>
        <w:numPr>
          <w:ilvl w:val="0"/>
          <w:numId w:val="0"/>
        </w:numPr>
        <w:spacing w:after="120"/>
        <w:ind w:left="2160"/>
        <w:rPr>
          <w:rFonts w:ascii="Times New Roman" w:hAnsi="Times New Roman"/>
        </w:rPr>
        <w:pPrChange w:id="407" w:author="Santiago Angueira, Joanne" w:date="2021-07-26T19:10:00Z">
          <w:pPr>
            <w:pStyle w:val="ArticleL3"/>
            <w:numPr>
              <w:ilvl w:val="3"/>
            </w:numPr>
            <w:tabs>
              <w:tab w:val="clear" w:pos="1440"/>
              <w:tab w:val="num" w:pos="2160"/>
            </w:tabs>
            <w:spacing w:after="120"/>
            <w:ind w:left="2160"/>
          </w:pPr>
        </w:pPrChange>
      </w:pPr>
      <w:del w:id="408" w:author="Santiago Angueira, Joanne" w:date="2021-07-26T19:10:00Z">
        <w:r w:rsidRPr="00451870" w:rsidDel="00027599">
          <w:rPr>
            <w:rFonts w:ascii="Times New Roman" w:hAnsi="Times New Roman"/>
          </w:rPr>
          <w:delText>A factor of twenty-five percent (25%) applied to the total of items (</w:delText>
        </w:r>
        <w:r w:rsidR="00451870" w:rsidDel="00027599">
          <w:rPr>
            <w:rFonts w:ascii="Times New Roman" w:hAnsi="Times New Roman"/>
          </w:rPr>
          <w:delText>i</w:delText>
        </w:r>
        <w:r w:rsidRPr="00451870" w:rsidDel="00027599">
          <w:rPr>
            <w:rFonts w:ascii="Times New Roman" w:hAnsi="Times New Roman"/>
          </w:rPr>
          <w:delText>) through (</w:delText>
        </w:r>
        <w:r w:rsidR="00451870" w:rsidDel="00027599">
          <w:rPr>
            <w:rFonts w:ascii="Times New Roman" w:hAnsi="Times New Roman"/>
          </w:rPr>
          <w:delText>iii)</w:delText>
        </w:r>
        <w:r w:rsidRPr="00451870" w:rsidDel="00027599">
          <w:rPr>
            <w:rFonts w:ascii="Times New Roman" w:hAnsi="Times New Roman"/>
          </w:rPr>
          <w:delText xml:space="preserve"> for Company overhead, supervision and administrative costs. </w:delText>
        </w:r>
      </w:del>
    </w:p>
    <w:p w14:paraId="63094B89" w14:textId="2E454154" w:rsidR="005B7136" w:rsidRPr="00451870" w:rsidRDefault="005B7136">
      <w:pPr>
        <w:pStyle w:val="ArticleL3"/>
        <w:numPr>
          <w:ilvl w:val="0"/>
          <w:numId w:val="0"/>
        </w:numPr>
        <w:ind w:left="2160"/>
        <w:rPr>
          <w:rFonts w:ascii="Times New Roman" w:hAnsi="Times New Roman"/>
        </w:rPr>
        <w:pPrChange w:id="409" w:author="Santiago Angueira, Joanne" w:date="2021-07-26T19:10:00Z">
          <w:pPr>
            <w:pStyle w:val="ArticleL3"/>
            <w:numPr>
              <w:ilvl w:val="3"/>
            </w:numPr>
            <w:tabs>
              <w:tab w:val="clear" w:pos="1440"/>
              <w:tab w:val="num" w:pos="2160"/>
            </w:tabs>
            <w:ind w:left="2160"/>
          </w:pPr>
        </w:pPrChange>
      </w:pPr>
      <w:del w:id="410" w:author="Santiago Angueira, Joanne" w:date="2021-07-26T19:10:00Z">
        <w:r w:rsidRPr="00451870" w:rsidDel="00027599">
          <w:rPr>
            <w:rFonts w:ascii="Times New Roman" w:hAnsi="Times New Roman"/>
          </w:rPr>
          <w:delText>Claims received from governmental authorities and third part</w:delText>
        </w:r>
        <w:r w:rsidR="005906C6" w:rsidRPr="00451870" w:rsidDel="00027599">
          <w:rPr>
            <w:rFonts w:ascii="Times New Roman" w:hAnsi="Times New Roman"/>
          </w:rPr>
          <w:delText>ies under contract with the Company as evaluated by the Company to have a valid basis of merit and cost impact.</w:delText>
        </w:r>
      </w:del>
      <w:r w:rsidR="005906C6" w:rsidRPr="00451870">
        <w:rPr>
          <w:rFonts w:ascii="Times New Roman" w:hAnsi="Times New Roman"/>
        </w:rPr>
        <w:t xml:space="preserve"> </w:t>
      </w:r>
    </w:p>
    <w:p w14:paraId="5B81EADA" w14:textId="41950C7B" w:rsidR="004C4BEC" w:rsidRPr="00034D52" w:rsidRDefault="003D723C" w:rsidP="00451870">
      <w:pPr>
        <w:pStyle w:val="ArticleL3"/>
        <w:rPr>
          <w:rFonts w:ascii="Times New Roman" w:hAnsi="Times New Roman"/>
        </w:rPr>
      </w:pPr>
      <w:r w:rsidRPr="00034D52">
        <w:rPr>
          <w:rFonts w:ascii="Times New Roman" w:hAnsi="Times New Roman"/>
        </w:rPr>
        <w:t xml:space="preserve">The backcharge notice will request </w:t>
      </w:r>
      <w:r w:rsidR="00C6093F" w:rsidRPr="00034D52">
        <w:rPr>
          <w:rFonts w:ascii="Times New Roman" w:hAnsi="Times New Roman"/>
        </w:rPr>
        <w:t>the Supplier</w:t>
      </w:r>
      <w:r w:rsidR="00B85926">
        <w:rPr>
          <w:rFonts w:ascii="Times New Roman" w:hAnsi="Times New Roman"/>
          <w:spacing w:val="-1"/>
        </w:rPr>
        <w:t>’</w:t>
      </w:r>
      <w:r w:rsidR="002C22C3" w:rsidRPr="00034D52">
        <w:rPr>
          <w:rFonts w:ascii="Times New Roman" w:hAnsi="Times New Roman"/>
          <w:spacing w:val="-1"/>
        </w:rPr>
        <w:t>s</w:t>
      </w:r>
      <w:r w:rsidR="002C22C3" w:rsidRPr="00034D52">
        <w:rPr>
          <w:rFonts w:ascii="Times New Roman" w:hAnsi="Times New Roman"/>
        </w:rPr>
        <w:t xml:space="preserve"> </w:t>
      </w:r>
      <w:r w:rsidR="002C22C3" w:rsidRPr="00034D52">
        <w:rPr>
          <w:rFonts w:ascii="Times New Roman" w:hAnsi="Times New Roman"/>
          <w:spacing w:val="-1"/>
        </w:rPr>
        <w:t>approval</w:t>
      </w:r>
      <w:r w:rsidR="002C22C3" w:rsidRPr="00034D52">
        <w:rPr>
          <w:rFonts w:ascii="Times New Roman" w:hAnsi="Times New Roman"/>
        </w:rPr>
        <w:t xml:space="preserve"> </w:t>
      </w:r>
      <w:r w:rsidR="002C22C3" w:rsidRPr="00034D52">
        <w:rPr>
          <w:rFonts w:ascii="Times New Roman" w:hAnsi="Times New Roman"/>
          <w:spacing w:val="-2"/>
        </w:rPr>
        <w:t>for</w:t>
      </w:r>
      <w:r w:rsidR="002C22C3" w:rsidRPr="00034D52">
        <w:rPr>
          <w:rFonts w:ascii="Times New Roman" w:hAnsi="Times New Roman"/>
        </w:rPr>
        <w:t xml:space="preserve"> </w:t>
      </w:r>
      <w:r w:rsidR="00C6093F" w:rsidRPr="00034D52">
        <w:rPr>
          <w:rFonts w:ascii="Times New Roman" w:hAnsi="Times New Roman"/>
        </w:rPr>
        <w:t>the Company</w:t>
      </w:r>
      <w:r w:rsidR="002C22C3" w:rsidRPr="00034D52">
        <w:rPr>
          <w:rFonts w:ascii="Times New Roman" w:hAnsi="Times New Roman"/>
        </w:rPr>
        <w:t xml:space="preserve"> </w:t>
      </w:r>
      <w:r w:rsidR="002C22C3" w:rsidRPr="00034D52">
        <w:rPr>
          <w:rFonts w:ascii="Times New Roman" w:hAnsi="Times New Roman"/>
          <w:spacing w:val="1"/>
        </w:rPr>
        <w:t>to</w:t>
      </w:r>
      <w:r w:rsidR="002C22C3" w:rsidRPr="00034D52">
        <w:rPr>
          <w:rFonts w:ascii="Times New Roman" w:hAnsi="Times New Roman"/>
          <w:spacing w:val="-6"/>
        </w:rPr>
        <w:t xml:space="preserve"> </w:t>
      </w:r>
      <w:r w:rsidR="002C22C3" w:rsidRPr="00034D52">
        <w:rPr>
          <w:rFonts w:ascii="Times New Roman" w:hAnsi="Times New Roman"/>
          <w:spacing w:val="-1"/>
        </w:rPr>
        <w:t>proceed</w:t>
      </w:r>
      <w:r w:rsidR="002C22C3" w:rsidRPr="00034D52">
        <w:rPr>
          <w:rFonts w:ascii="Times New Roman" w:hAnsi="Times New Roman"/>
          <w:spacing w:val="-3"/>
        </w:rPr>
        <w:t xml:space="preserve"> </w:t>
      </w:r>
      <w:r w:rsidR="002C22C3" w:rsidRPr="00034D52">
        <w:rPr>
          <w:rFonts w:ascii="Times New Roman" w:hAnsi="Times New Roman"/>
        </w:rPr>
        <w:t>with the</w:t>
      </w:r>
      <w:r w:rsidR="002C22C3" w:rsidRPr="00034D52">
        <w:rPr>
          <w:rFonts w:ascii="Times New Roman" w:hAnsi="Times New Roman"/>
          <w:spacing w:val="-5"/>
        </w:rPr>
        <w:t xml:space="preserve"> </w:t>
      </w:r>
      <w:r w:rsidR="002C22C3" w:rsidRPr="00034D52">
        <w:rPr>
          <w:rFonts w:ascii="Times New Roman" w:hAnsi="Times New Roman"/>
          <w:spacing w:val="-1"/>
        </w:rPr>
        <w:t>required</w:t>
      </w:r>
      <w:r w:rsidR="002C22C3" w:rsidRPr="00034D52">
        <w:rPr>
          <w:rFonts w:ascii="Times New Roman" w:hAnsi="Times New Roman"/>
          <w:spacing w:val="31"/>
        </w:rPr>
        <w:t xml:space="preserve"> </w:t>
      </w:r>
      <w:r w:rsidR="002C22C3" w:rsidRPr="00034D52">
        <w:rPr>
          <w:rFonts w:ascii="Times New Roman" w:hAnsi="Times New Roman"/>
        </w:rPr>
        <w:t>Work.</w:t>
      </w:r>
      <w:r w:rsidR="002C22C3" w:rsidRPr="00034D52">
        <w:rPr>
          <w:rFonts w:ascii="Times New Roman" w:hAnsi="Times New Roman"/>
          <w:spacing w:val="-3"/>
        </w:rPr>
        <w:t xml:space="preserve"> </w:t>
      </w:r>
      <w:del w:id="411" w:author="Santiago Angueira, Joanne" w:date="2021-07-26T19:26:00Z">
        <w:r w:rsidR="002C22C3" w:rsidRPr="00034D52" w:rsidDel="00A802EA">
          <w:rPr>
            <w:rFonts w:ascii="Times New Roman" w:hAnsi="Times New Roman"/>
            <w:spacing w:val="-1"/>
          </w:rPr>
          <w:delText>However,</w:delText>
        </w:r>
        <w:r w:rsidR="002C22C3" w:rsidRPr="00034D52" w:rsidDel="00A802EA">
          <w:rPr>
            <w:rFonts w:ascii="Times New Roman" w:hAnsi="Times New Roman"/>
          </w:rPr>
          <w:delText xml:space="preserve"> </w:delText>
        </w:r>
        <w:r w:rsidR="002C22C3" w:rsidRPr="00034D52" w:rsidDel="00A802EA">
          <w:rPr>
            <w:rFonts w:ascii="Times New Roman" w:hAnsi="Times New Roman"/>
            <w:spacing w:val="-2"/>
          </w:rPr>
          <w:delText>f</w:delText>
        </w:r>
      </w:del>
      <w:ins w:id="412" w:author="Santiago Angueira, Joanne" w:date="2021-07-26T19:26:00Z">
        <w:r w:rsidR="00A802EA">
          <w:rPr>
            <w:rFonts w:ascii="Times New Roman" w:hAnsi="Times New Roman"/>
            <w:spacing w:val="-2"/>
          </w:rPr>
          <w:t>F</w:t>
        </w:r>
      </w:ins>
      <w:r w:rsidR="002C22C3" w:rsidRPr="00034D52">
        <w:rPr>
          <w:rFonts w:ascii="Times New Roman" w:hAnsi="Times New Roman"/>
          <w:spacing w:val="-2"/>
        </w:rPr>
        <w:t>ailure</w:t>
      </w:r>
      <w:r w:rsidR="002C22C3" w:rsidRPr="00034D52">
        <w:rPr>
          <w:rFonts w:ascii="Times New Roman" w:hAnsi="Times New Roman"/>
        </w:rPr>
        <w:t xml:space="preserve"> by </w:t>
      </w:r>
      <w:r w:rsidR="00C6093F" w:rsidRPr="00034D52">
        <w:rPr>
          <w:rFonts w:ascii="Times New Roman" w:hAnsi="Times New Roman"/>
        </w:rPr>
        <w:t>the Supplier</w:t>
      </w:r>
      <w:r w:rsidR="002C22C3" w:rsidRPr="00034D52">
        <w:rPr>
          <w:rFonts w:ascii="Times New Roman" w:hAnsi="Times New Roman"/>
        </w:rPr>
        <w:t xml:space="preserve"> </w:t>
      </w:r>
      <w:r w:rsidR="002C22C3" w:rsidRPr="00034D52">
        <w:rPr>
          <w:rFonts w:ascii="Times New Roman" w:hAnsi="Times New Roman"/>
          <w:spacing w:val="1"/>
        </w:rPr>
        <w:t>to</w:t>
      </w:r>
      <w:r w:rsidR="002C22C3" w:rsidRPr="00034D52">
        <w:rPr>
          <w:rFonts w:ascii="Times New Roman" w:hAnsi="Times New Roman"/>
        </w:rPr>
        <w:t xml:space="preserve"> </w:t>
      </w:r>
      <w:r w:rsidR="002C22C3" w:rsidRPr="00034D52">
        <w:rPr>
          <w:rFonts w:ascii="Times New Roman" w:hAnsi="Times New Roman"/>
          <w:spacing w:val="-1"/>
        </w:rPr>
        <w:t>grant</w:t>
      </w:r>
      <w:r w:rsidR="002C22C3" w:rsidRPr="00034D52">
        <w:rPr>
          <w:rFonts w:ascii="Times New Roman" w:hAnsi="Times New Roman"/>
          <w:spacing w:val="-5"/>
        </w:rPr>
        <w:t xml:space="preserve"> </w:t>
      </w:r>
      <w:r w:rsidR="002C22C3" w:rsidRPr="00034D52">
        <w:rPr>
          <w:rFonts w:ascii="Times New Roman" w:hAnsi="Times New Roman"/>
        </w:rPr>
        <w:t xml:space="preserve">such </w:t>
      </w:r>
      <w:r w:rsidR="002C22C3" w:rsidRPr="00034D52">
        <w:rPr>
          <w:rFonts w:ascii="Times New Roman" w:hAnsi="Times New Roman"/>
          <w:spacing w:val="-2"/>
        </w:rPr>
        <w:t>approval</w:t>
      </w:r>
      <w:r w:rsidR="002C22C3" w:rsidRPr="00034D52">
        <w:rPr>
          <w:rFonts w:ascii="Times New Roman" w:hAnsi="Times New Roman"/>
          <w:spacing w:val="-3"/>
        </w:rPr>
        <w:t xml:space="preserve"> </w:t>
      </w:r>
      <w:ins w:id="413" w:author="Santiago Angueira, Joanne" w:date="2021-07-26T19:25:00Z">
        <w:r w:rsidR="00A802EA">
          <w:rPr>
            <w:rFonts w:ascii="Times New Roman" w:hAnsi="Times New Roman"/>
            <w:spacing w:val="-3"/>
          </w:rPr>
          <w:t xml:space="preserve">within fifteen (15) days from the receipt of written notice, </w:t>
        </w:r>
      </w:ins>
      <w:r w:rsidR="002C22C3" w:rsidRPr="00034D52">
        <w:rPr>
          <w:rFonts w:ascii="Times New Roman" w:hAnsi="Times New Roman"/>
          <w:spacing w:val="-1"/>
        </w:rPr>
        <w:t>shall</w:t>
      </w:r>
      <w:r w:rsidR="002C22C3" w:rsidRPr="00034D52">
        <w:rPr>
          <w:rFonts w:ascii="Times New Roman" w:hAnsi="Times New Roman"/>
        </w:rPr>
        <w:t xml:space="preserve"> </w:t>
      </w:r>
      <w:r w:rsidR="002C22C3" w:rsidRPr="00034D52">
        <w:rPr>
          <w:rFonts w:ascii="Times New Roman" w:hAnsi="Times New Roman"/>
          <w:spacing w:val="-2"/>
        </w:rPr>
        <w:t>not</w:t>
      </w:r>
      <w:r w:rsidR="002C22C3" w:rsidRPr="00034D52">
        <w:rPr>
          <w:rFonts w:ascii="Times New Roman" w:hAnsi="Times New Roman"/>
          <w:spacing w:val="3"/>
        </w:rPr>
        <w:t xml:space="preserve"> </w:t>
      </w:r>
      <w:r w:rsidR="002C22C3" w:rsidRPr="00034D52">
        <w:rPr>
          <w:rFonts w:ascii="Times New Roman" w:hAnsi="Times New Roman"/>
          <w:spacing w:val="-2"/>
        </w:rPr>
        <w:t>impair</w:t>
      </w:r>
      <w:r w:rsidR="002C22C3" w:rsidRPr="00034D52">
        <w:rPr>
          <w:rFonts w:ascii="Times New Roman" w:hAnsi="Times New Roman"/>
        </w:rPr>
        <w:t xml:space="preserve"> </w:t>
      </w:r>
      <w:r w:rsidR="00C6093F" w:rsidRPr="00034D52">
        <w:rPr>
          <w:rFonts w:ascii="Times New Roman" w:hAnsi="Times New Roman"/>
        </w:rPr>
        <w:t>the Company</w:t>
      </w:r>
      <w:r w:rsidR="00B85926">
        <w:rPr>
          <w:rFonts w:ascii="Times New Roman" w:hAnsi="Times New Roman"/>
        </w:rPr>
        <w:t>’</w:t>
      </w:r>
      <w:r w:rsidR="00C6093F" w:rsidRPr="00034D52">
        <w:rPr>
          <w:rFonts w:ascii="Times New Roman" w:hAnsi="Times New Roman"/>
        </w:rPr>
        <w:t xml:space="preserve">s </w:t>
      </w:r>
      <w:r w:rsidR="002C22C3" w:rsidRPr="00034D52">
        <w:rPr>
          <w:rFonts w:ascii="Times New Roman" w:hAnsi="Times New Roman"/>
          <w:spacing w:val="-1"/>
        </w:rPr>
        <w:t>right</w:t>
      </w:r>
      <w:r w:rsidR="002C22C3" w:rsidRPr="00034D52">
        <w:rPr>
          <w:rFonts w:ascii="Times New Roman" w:hAnsi="Times New Roman"/>
          <w:spacing w:val="-3"/>
        </w:rPr>
        <w:t xml:space="preserve"> </w:t>
      </w:r>
      <w:r w:rsidR="002C22C3" w:rsidRPr="00034D52">
        <w:rPr>
          <w:rFonts w:ascii="Times New Roman" w:hAnsi="Times New Roman"/>
        </w:rPr>
        <w:t>to</w:t>
      </w:r>
      <w:r w:rsidR="002C22C3" w:rsidRPr="00034D52">
        <w:rPr>
          <w:rFonts w:ascii="Times New Roman" w:hAnsi="Times New Roman"/>
          <w:spacing w:val="47"/>
        </w:rPr>
        <w:t xml:space="preserve"> </w:t>
      </w:r>
      <w:r w:rsidR="002C22C3" w:rsidRPr="00034D52">
        <w:rPr>
          <w:rFonts w:ascii="Times New Roman" w:hAnsi="Times New Roman"/>
          <w:spacing w:val="-2"/>
        </w:rPr>
        <w:t>proceed</w:t>
      </w:r>
      <w:r w:rsidR="002C22C3" w:rsidRPr="00034D52">
        <w:rPr>
          <w:rFonts w:ascii="Times New Roman" w:hAnsi="Times New Roman"/>
        </w:rPr>
        <w:t xml:space="preserve"> </w:t>
      </w:r>
      <w:r w:rsidR="002C22C3" w:rsidRPr="00034D52">
        <w:rPr>
          <w:rFonts w:ascii="Times New Roman" w:hAnsi="Times New Roman"/>
          <w:spacing w:val="-1"/>
        </w:rPr>
        <w:t>with</w:t>
      </w:r>
      <w:r w:rsidR="002C22C3" w:rsidRPr="00034D52">
        <w:rPr>
          <w:rFonts w:ascii="Times New Roman" w:hAnsi="Times New Roman"/>
        </w:rPr>
        <w:t xml:space="preserve"> </w:t>
      </w:r>
      <w:r w:rsidR="002C22C3" w:rsidRPr="00034D52">
        <w:rPr>
          <w:rFonts w:ascii="Times New Roman" w:hAnsi="Times New Roman"/>
          <w:spacing w:val="1"/>
        </w:rPr>
        <w:t>the</w:t>
      </w:r>
      <w:r w:rsidR="002C22C3" w:rsidRPr="00034D52">
        <w:rPr>
          <w:rFonts w:ascii="Times New Roman" w:hAnsi="Times New Roman"/>
          <w:spacing w:val="-3"/>
        </w:rPr>
        <w:t xml:space="preserve"> </w:t>
      </w:r>
      <w:r w:rsidR="002C22C3" w:rsidRPr="00034D52">
        <w:rPr>
          <w:rFonts w:ascii="Times New Roman" w:hAnsi="Times New Roman"/>
          <w:spacing w:val="-1"/>
        </w:rPr>
        <w:t>Work</w:t>
      </w:r>
      <w:r w:rsidR="002C22C3" w:rsidRPr="00034D52">
        <w:rPr>
          <w:rFonts w:ascii="Times New Roman" w:hAnsi="Times New Roman"/>
        </w:rPr>
        <w:t xml:space="preserve"> </w:t>
      </w:r>
      <w:r w:rsidR="002C22C3" w:rsidRPr="00034D52">
        <w:rPr>
          <w:rFonts w:ascii="Times New Roman" w:hAnsi="Times New Roman"/>
          <w:spacing w:val="-1"/>
        </w:rPr>
        <w:t>under</w:t>
      </w:r>
      <w:r w:rsidR="002C22C3" w:rsidRPr="00034D52">
        <w:rPr>
          <w:rFonts w:ascii="Times New Roman" w:hAnsi="Times New Roman"/>
        </w:rPr>
        <w:t xml:space="preserve"> this or</w:t>
      </w:r>
      <w:r w:rsidR="002C22C3" w:rsidRPr="00034D52">
        <w:rPr>
          <w:rFonts w:ascii="Times New Roman" w:hAnsi="Times New Roman"/>
          <w:spacing w:val="-7"/>
        </w:rPr>
        <w:t xml:space="preserve"> </w:t>
      </w:r>
      <w:r w:rsidR="002C22C3" w:rsidRPr="00034D52">
        <w:rPr>
          <w:rFonts w:ascii="Times New Roman" w:hAnsi="Times New Roman"/>
        </w:rPr>
        <w:t xml:space="preserve">any </w:t>
      </w:r>
      <w:r w:rsidR="002C22C3" w:rsidRPr="00034D52">
        <w:rPr>
          <w:rFonts w:ascii="Times New Roman" w:hAnsi="Times New Roman"/>
          <w:spacing w:val="-1"/>
        </w:rPr>
        <w:t>other</w:t>
      </w:r>
      <w:r w:rsidR="002C22C3" w:rsidRPr="00034D52">
        <w:rPr>
          <w:rFonts w:ascii="Times New Roman" w:hAnsi="Times New Roman"/>
          <w:spacing w:val="-5"/>
        </w:rPr>
        <w:t xml:space="preserve"> </w:t>
      </w:r>
      <w:r w:rsidR="002C22C3" w:rsidRPr="00034D52">
        <w:rPr>
          <w:rFonts w:ascii="Times New Roman" w:hAnsi="Times New Roman"/>
          <w:spacing w:val="-1"/>
        </w:rPr>
        <w:t>provision</w:t>
      </w:r>
      <w:r w:rsidR="002C22C3" w:rsidRPr="00034D52">
        <w:rPr>
          <w:rFonts w:ascii="Times New Roman" w:hAnsi="Times New Roman"/>
        </w:rPr>
        <w:t xml:space="preserve"> of</w:t>
      </w:r>
      <w:r w:rsidR="002C22C3" w:rsidRPr="00034D52">
        <w:rPr>
          <w:rFonts w:ascii="Times New Roman" w:hAnsi="Times New Roman"/>
          <w:spacing w:val="-3"/>
        </w:rPr>
        <w:t xml:space="preserve"> </w:t>
      </w:r>
      <w:r w:rsidR="002C22C3" w:rsidRPr="00034D52">
        <w:rPr>
          <w:rFonts w:ascii="Times New Roman" w:hAnsi="Times New Roman"/>
        </w:rPr>
        <w:t xml:space="preserve">the </w:t>
      </w:r>
      <w:r w:rsidR="002C22C3" w:rsidRPr="00034D52">
        <w:rPr>
          <w:rFonts w:ascii="Times New Roman" w:hAnsi="Times New Roman"/>
          <w:spacing w:val="-1"/>
        </w:rPr>
        <w:t>Contract</w:t>
      </w:r>
      <w:r w:rsidR="002C22C3" w:rsidRPr="00034D52">
        <w:rPr>
          <w:rFonts w:ascii="Times New Roman" w:hAnsi="Times New Roman"/>
          <w:spacing w:val="-5"/>
        </w:rPr>
        <w:t xml:space="preserve"> </w:t>
      </w:r>
      <w:r w:rsidR="002C22C3" w:rsidRPr="00034D52">
        <w:rPr>
          <w:rFonts w:ascii="Times New Roman" w:hAnsi="Times New Roman"/>
          <w:spacing w:val="-1"/>
        </w:rPr>
        <w:t>Documents</w:t>
      </w:r>
      <w:r w:rsidR="00C6093F" w:rsidRPr="00034D52">
        <w:rPr>
          <w:rFonts w:ascii="Times New Roman" w:hAnsi="Times New Roman"/>
          <w:spacing w:val="-1"/>
        </w:rPr>
        <w:t>.</w:t>
      </w:r>
    </w:p>
    <w:p w14:paraId="75D77FA8" w14:textId="0E0C9637" w:rsidR="002C22C3" w:rsidRPr="00034D52" w:rsidRDefault="00C6093F" w:rsidP="00451870">
      <w:pPr>
        <w:pStyle w:val="ArticleL3"/>
        <w:rPr>
          <w:rFonts w:ascii="Times New Roman" w:hAnsi="Times New Roman"/>
        </w:rPr>
      </w:pPr>
      <w:r w:rsidRPr="00034D52">
        <w:rPr>
          <w:rFonts w:ascii="Times New Roman" w:hAnsi="Times New Roman"/>
          <w:spacing w:val="-1"/>
        </w:rPr>
        <w:t>Supplier</w:t>
      </w:r>
      <w:r w:rsidR="00B85926">
        <w:rPr>
          <w:rFonts w:ascii="Times New Roman" w:hAnsi="Times New Roman"/>
          <w:spacing w:val="-1"/>
        </w:rPr>
        <w:t>’</w:t>
      </w:r>
      <w:r w:rsidR="00A83196" w:rsidRPr="00034D52">
        <w:rPr>
          <w:rFonts w:ascii="Times New Roman" w:hAnsi="Times New Roman"/>
          <w:spacing w:val="-1"/>
        </w:rPr>
        <w:t>s</w:t>
      </w:r>
      <w:r w:rsidR="00A83196" w:rsidRPr="00034D52">
        <w:rPr>
          <w:rFonts w:ascii="Times New Roman" w:hAnsi="Times New Roman"/>
        </w:rPr>
        <w:t xml:space="preserve"> </w:t>
      </w:r>
      <w:r w:rsidR="00A83196" w:rsidRPr="00034D52">
        <w:rPr>
          <w:rFonts w:ascii="Times New Roman" w:hAnsi="Times New Roman"/>
          <w:spacing w:val="-1"/>
        </w:rPr>
        <w:t>failure</w:t>
      </w:r>
      <w:r w:rsidR="00A83196" w:rsidRPr="00034D52">
        <w:rPr>
          <w:rFonts w:ascii="Times New Roman" w:hAnsi="Times New Roman"/>
          <w:spacing w:val="-3"/>
        </w:rPr>
        <w:t xml:space="preserve"> </w:t>
      </w:r>
      <w:r w:rsidR="00A83196" w:rsidRPr="00034D52">
        <w:rPr>
          <w:rFonts w:ascii="Times New Roman" w:hAnsi="Times New Roman"/>
          <w:spacing w:val="1"/>
        </w:rPr>
        <w:t>to</w:t>
      </w:r>
      <w:r w:rsidR="00A83196" w:rsidRPr="00034D52">
        <w:rPr>
          <w:rFonts w:ascii="Times New Roman" w:hAnsi="Times New Roman"/>
        </w:rPr>
        <w:t xml:space="preserve"> </w:t>
      </w:r>
      <w:r w:rsidR="00A83196" w:rsidRPr="00034D52">
        <w:rPr>
          <w:rFonts w:ascii="Times New Roman" w:hAnsi="Times New Roman"/>
          <w:spacing w:val="-1"/>
        </w:rPr>
        <w:t>object</w:t>
      </w:r>
      <w:r w:rsidR="00A83196" w:rsidRPr="00034D52">
        <w:rPr>
          <w:rFonts w:ascii="Times New Roman" w:hAnsi="Times New Roman"/>
          <w:spacing w:val="-5"/>
        </w:rPr>
        <w:t xml:space="preserve"> </w:t>
      </w:r>
      <w:r w:rsidR="00A83196" w:rsidRPr="00034D52">
        <w:rPr>
          <w:rFonts w:ascii="Times New Roman" w:hAnsi="Times New Roman"/>
          <w:spacing w:val="-1"/>
        </w:rPr>
        <w:t>within</w:t>
      </w:r>
      <w:r w:rsidR="00A83196" w:rsidRPr="00034D52">
        <w:rPr>
          <w:rFonts w:ascii="Times New Roman" w:hAnsi="Times New Roman"/>
        </w:rPr>
        <w:t xml:space="preserve"> </w:t>
      </w:r>
      <w:ins w:id="414" w:author="Santiago Angueira, Joanne" w:date="2021-07-26T19:14:00Z">
        <w:r w:rsidR="00C55EA3">
          <w:rPr>
            <w:rFonts w:ascii="Times New Roman" w:hAnsi="Times New Roman"/>
          </w:rPr>
          <w:t>thirty</w:t>
        </w:r>
      </w:ins>
      <w:del w:id="415" w:author="Santiago Angueira, Joanne" w:date="2021-07-26T19:14:00Z">
        <w:r w:rsidR="00A83196" w:rsidRPr="00034D52" w:rsidDel="00C55EA3">
          <w:rPr>
            <w:rFonts w:ascii="Times New Roman" w:hAnsi="Times New Roman"/>
          </w:rPr>
          <w:delText>ten</w:delText>
        </w:r>
      </w:del>
      <w:r w:rsidR="00A83196" w:rsidRPr="00034D52">
        <w:rPr>
          <w:rFonts w:ascii="Times New Roman" w:hAnsi="Times New Roman"/>
        </w:rPr>
        <w:t xml:space="preserve"> </w:t>
      </w:r>
      <w:r w:rsidR="00A83196" w:rsidRPr="00034D52">
        <w:rPr>
          <w:rFonts w:ascii="Times New Roman" w:hAnsi="Times New Roman"/>
          <w:spacing w:val="-1"/>
        </w:rPr>
        <w:t>(</w:t>
      </w:r>
      <w:ins w:id="416" w:author="Santiago Angueira, Joanne" w:date="2021-07-26T19:14:00Z">
        <w:r w:rsidR="00C55EA3">
          <w:rPr>
            <w:rFonts w:ascii="Times New Roman" w:hAnsi="Times New Roman"/>
            <w:spacing w:val="-1"/>
          </w:rPr>
          <w:t>30</w:t>
        </w:r>
      </w:ins>
      <w:del w:id="417" w:author="Santiago Angueira, Joanne" w:date="2021-07-26T19:14:00Z">
        <w:r w:rsidR="00A83196" w:rsidRPr="00034D52" w:rsidDel="00C55EA3">
          <w:rPr>
            <w:rFonts w:ascii="Times New Roman" w:hAnsi="Times New Roman"/>
            <w:spacing w:val="-1"/>
          </w:rPr>
          <w:delText>10</w:delText>
        </w:r>
      </w:del>
      <w:r w:rsidR="00A83196" w:rsidRPr="00034D52">
        <w:rPr>
          <w:rFonts w:ascii="Times New Roman" w:hAnsi="Times New Roman"/>
          <w:spacing w:val="-1"/>
        </w:rPr>
        <w:t>)</w:t>
      </w:r>
      <w:r w:rsidR="00A83196" w:rsidRPr="00034D52">
        <w:rPr>
          <w:rFonts w:ascii="Times New Roman" w:hAnsi="Times New Roman"/>
          <w:spacing w:val="-5"/>
        </w:rPr>
        <w:t xml:space="preserve"> </w:t>
      </w:r>
      <w:r w:rsidR="00A83196" w:rsidRPr="00034D52">
        <w:rPr>
          <w:rFonts w:ascii="Times New Roman" w:hAnsi="Times New Roman"/>
        </w:rPr>
        <w:t>days</w:t>
      </w:r>
      <w:r w:rsidR="00A83196" w:rsidRPr="00034D52">
        <w:rPr>
          <w:rFonts w:ascii="Times New Roman" w:hAnsi="Times New Roman"/>
          <w:spacing w:val="-5"/>
        </w:rPr>
        <w:t xml:space="preserve"> </w:t>
      </w:r>
      <w:r w:rsidR="00A83196" w:rsidRPr="00034D52">
        <w:rPr>
          <w:rFonts w:ascii="Times New Roman" w:hAnsi="Times New Roman"/>
        </w:rPr>
        <w:t>to</w:t>
      </w:r>
      <w:r w:rsidRPr="00034D52">
        <w:rPr>
          <w:rFonts w:ascii="Times New Roman" w:hAnsi="Times New Roman"/>
        </w:rPr>
        <w:t xml:space="preserve"> the Company</w:t>
      </w:r>
      <w:r w:rsidR="00B85926">
        <w:rPr>
          <w:rFonts w:ascii="Times New Roman" w:hAnsi="Times New Roman"/>
        </w:rPr>
        <w:t>’</w:t>
      </w:r>
      <w:r w:rsidRPr="00034D52">
        <w:rPr>
          <w:rFonts w:ascii="Times New Roman" w:hAnsi="Times New Roman"/>
        </w:rPr>
        <w:t>s</w:t>
      </w:r>
      <w:r w:rsidR="00A83196" w:rsidRPr="00034D52">
        <w:rPr>
          <w:rFonts w:ascii="Times New Roman" w:hAnsi="Times New Roman"/>
        </w:rPr>
        <w:t xml:space="preserve"> written </w:t>
      </w:r>
      <w:r w:rsidR="00A83196" w:rsidRPr="00034D52">
        <w:rPr>
          <w:rFonts w:ascii="Times New Roman" w:hAnsi="Times New Roman"/>
          <w:spacing w:val="-1"/>
        </w:rPr>
        <w:t>notice</w:t>
      </w:r>
      <w:r w:rsidR="00A83196" w:rsidRPr="00034D52">
        <w:rPr>
          <w:rFonts w:ascii="Times New Roman" w:hAnsi="Times New Roman"/>
          <w:spacing w:val="-6"/>
        </w:rPr>
        <w:t xml:space="preserve"> </w:t>
      </w:r>
      <w:r w:rsidR="00A83196" w:rsidRPr="00034D52">
        <w:rPr>
          <w:rFonts w:ascii="Times New Roman" w:hAnsi="Times New Roman"/>
        </w:rPr>
        <w:t>of</w:t>
      </w:r>
      <w:r w:rsidR="00A83196" w:rsidRPr="00034D52">
        <w:rPr>
          <w:rFonts w:ascii="Times New Roman" w:hAnsi="Times New Roman"/>
          <w:spacing w:val="3"/>
        </w:rPr>
        <w:t xml:space="preserve"> </w:t>
      </w:r>
      <w:r w:rsidR="00A83196" w:rsidRPr="00034D52">
        <w:rPr>
          <w:rFonts w:ascii="Times New Roman" w:hAnsi="Times New Roman"/>
          <w:spacing w:val="-2"/>
        </w:rPr>
        <w:t>its</w:t>
      </w:r>
      <w:r w:rsidR="00A83196" w:rsidRPr="00034D52">
        <w:rPr>
          <w:rFonts w:ascii="Times New Roman" w:hAnsi="Times New Roman"/>
        </w:rPr>
        <w:t xml:space="preserve"> </w:t>
      </w:r>
      <w:r w:rsidR="00A83196" w:rsidRPr="00034D52">
        <w:rPr>
          <w:rFonts w:ascii="Times New Roman" w:hAnsi="Times New Roman"/>
          <w:spacing w:val="-1"/>
        </w:rPr>
        <w:t>intent</w:t>
      </w:r>
      <w:r w:rsidR="00A83196" w:rsidRPr="00034D52">
        <w:rPr>
          <w:rFonts w:ascii="Times New Roman" w:hAnsi="Times New Roman"/>
          <w:spacing w:val="-3"/>
        </w:rPr>
        <w:t xml:space="preserve"> </w:t>
      </w:r>
      <w:r w:rsidR="00A83196" w:rsidRPr="00034D52">
        <w:rPr>
          <w:rFonts w:ascii="Times New Roman" w:hAnsi="Times New Roman"/>
          <w:spacing w:val="1"/>
        </w:rPr>
        <w:t>to</w:t>
      </w:r>
      <w:r w:rsidR="00A83196" w:rsidRPr="00034D52">
        <w:rPr>
          <w:rFonts w:ascii="Times New Roman" w:hAnsi="Times New Roman"/>
        </w:rPr>
        <w:t xml:space="preserve"> </w:t>
      </w:r>
      <w:r w:rsidR="00A83196" w:rsidRPr="00034D52">
        <w:rPr>
          <w:rFonts w:ascii="Times New Roman" w:hAnsi="Times New Roman"/>
          <w:spacing w:val="-2"/>
        </w:rPr>
        <w:t>proceed</w:t>
      </w:r>
      <w:r w:rsidR="00A83196" w:rsidRPr="00034D52">
        <w:rPr>
          <w:rFonts w:ascii="Times New Roman" w:hAnsi="Times New Roman"/>
          <w:spacing w:val="57"/>
        </w:rPr>
        <w:t xml:space="preserve"> </w:t>
      </w:r>
      <w:r w:rsidR="00A83196" w:rsidRPr="00034D52">
        <w:rPr>
          <w:rFonts w:ascii="Times New Roman" w:hAnsi="Times New Roman"/>
          <w:spacing w:val="-1"/>
        </w:rPr>
        <w:t>with</w:t>
      </w:r>
      <w:r w:rsidR="00A83196" w:rsidRPr="00034D52">
        <w:rPr>
          <w:rFonts w:ascii="Times New Roman" w:hAnsi="Times New Roman"/>
        </w:rPr>
        <w:t xml:space="preserve"> </w:t>
      </w:r>
      <w:r w:rsidR="00A83196" w:rsidRPr="00034D52">
        <w:rPr>
          <w:rFonts w:ascii="Times New Roman" w:hAnsi="Times New Roman"/>
          <w:spacing w:val="1"/>
        </w:rPr>
        <w:t>the</w:t>
      </w:r>
      <w:r w:rsidR="00A83196" w:rsidRPr="00034D52">
        <w:rPr>
          <w:rFonts w:ascii="Times New Roman" w:hAnsi="Times New Roman"/>
          <w:spacing w:val="-3"/>
        </w:rPr>
        <w:t xml:space="preserve"> </w:t>
      </w:r>
      <w:r w:rsidR="00A83196" w:rsidRPr="00034D52">
        <w:rPr>
          <w:rFonts w:ascii="Times New Roman" w:hAnsi="Times New Roman"/>
          <w:spacing w:val="-1"/>
        </w:rPr>
        <w:t>backcharge</w:t>
      </w:r>
      <w:r w:rsidR="00A83196" w:rsidRPr="00034D52">
        <w:rPr>
          <w:rFonts w:ascii="Times New Roman" w:hAnsi="Times New Roman"/>
        </w:rPr>
        <w:t xml:space="preserve"> </w:t>
      </w:r>
      <w:r w:rsidR="00A83196" w:rsidRPr="00034D52">
        <w:rPr>
          <w:rFonts w:ascii="Times New Roman" w:hAnsi="Times New Roman"/>
          <w:spacing w:val="-1"/>
        </w:rPr>
        <w:t>work</w:t>
      </w:r>
      <w:r w:rsidR="00A83196" w:rsidRPr="00034D52">
        <w:rPr>
          <w:rFonts w:ascii="Times New Roman" w:hAnsi="Times New Roman"/>
          <w:spacing w:val="-3"/>
        </w:rPr>
        <w:t xml:space="preserve"> </w:t>
      </w:r>
      <w:r w:rsidR="00A83196" w:rsidRPr="00034D52">
        <w:rPr>
          <w:rFonts w:ascii="Times New Roman" w:hAnsi="Times New Roman"/>
          <w:spacing w:val="-1"/>
        </w:rPr>
        <w:t>shall</w:t>
      </w:r>
      <w:r w:rsidR="00A83196" w:rsidRPr="00034D52">
        <w:rPr>
          <w:rFonts w:ascii="Times New Roman" w:hAnsi="Times New Roman"/>
          <w:spacing w:val="-3"/>
        </w:rPr>
        <w:t xml:space="preserve"> </w:t>
      </w:r>
      <w:r w:rsidR="00A83196" w:rsidRPr="00034D52">
        <w:rPr>
          <w:rFonts w:ascii="Times New Roman" w:hAnsi="Times New Roman"/>
        </w:rPr>
        <w:t xml:space="preserve">constitute </w:t>
      </w:r>
      <w:r w:rsidR="00A83196" w:rsidRPr="00034D52">
        <w:rPr>
          <w:rFonts w:ascii="Times New Roman" w:hAnsi="Times New Roman"/>
          <w:spacing w:val="-2"/>
        </w:rPr>
        <w:t>its</w:t>
      </w:r>
      <w:r w:rsidR="00A83196" w:rsidRPr="00034D52">
        <w:rPr>
          <w:rFonts w:ascii="Times New Roman" w:hAnsi="Times New Roman"/>
        </w:rPr>
        <w:t xml:space="preserve"> </w:t>
      </w:r>
      <w:r w:rsidR="00A83196" w:rsidRPr="00034D52">
        <w:rPr>
          <w:rFonts w:ascii="Times New Roman" w:hAnsi="Times New Roman"/>
          <w:spacing w:val="-1"/>
        </w:rPr>
        <w:t>waiver</w:t>
      </w:r>
      <w:r w:rsidR="00A83196" w:rsidRPr="00034D52">
        <w:rPr>
          <w:rFonts w:ascii="Times New Roman" w:hAnsi="Times New Roman"/>
        </w:rPr>
        <w:t xml:space="preserve"> of</w:t>
      </w:r>
      <w:r w:rsidR="00A83196" w:rsidRPr="00034D52">
        <w:rPr>
          <w:rFonts w:ascii="Times New Roman" w:hAnsi="Times New Roman"/>
          <w:spacing w:val="-5"/>
        </w:rPr>
        <w:t xml:space="preserve"> </w:t>
      </w:r>
      <w:r w:rsidR="00A83196" w:rsidRPr="00034D52">
        <w:rPr>
          <w:rFonts w:ascii="Times New Roman" w:hAnsi="Times New Roman"/>
          <w:spacing w:val="-2"/>
        </w:rPr>
        <w:t>all</w:t>
      </w:r>
      <w:r w:rsidR="00A83196" w:rsidRPr="00034D52">
        <w:rPr>
          <w:rFonts w:ascii="Times New Roman" w:hAnsi="Times New Roman"/>
          <w:spacing w:val="-3"/>
        </w:rPr>
        <w:t xml:space="preserve"> </w:t>
      </w:r>
      <w:r w:rsidR="00A83196" w:rsidRPr="00034D52">
        <w:rPr>
          <w:rFonts w:ascii="Times New Roman" w:hAnsi="Times New Roman"/>
          <w:spacing w:val="-1"/>
        </w:rPr>
        <w:t>rights</w:t>
      </w:r>
      <w:r w:rsidR="00A83196" w:rsidRPr="00034D52">
        <w:rPr>
          <w:rFonts w:ascii="Times New Roman" w:hAnsi="Times New Roman"/>
          <w:spacing w:val="3"/>
        </w:rPr>
        <w:t xml:space="preserve"> </w:t>
      </w:r>
      <w:r w:rsidR="00A83196" w:rsidRPr="00034D52">
        <w:rPr>
          <w:rFonts w:ascii="Times New Roman" w:hAnsi="Times New Roman"/>
        </w:rPr>
        <w:t xml:space="preserve">to </w:t>
      </w:r>
      <w:r w:rsidR="00A83196" w:rsidRPr="00034D52">
        <w:rPr>
          <w:rFonts w:ascii="Times New Roman" w:hAnsi="Times New Roman"/>
          <w:spacing w:val="-1"/>
        </w:rPr>
        <w:t>protest</w:t>
      </w:r>
      <w:r w:rsidR="00A83196" w:rsidRPr="00034D52">
        <w:rPr>
          <w:rFonts w:ascii="Times New Roman" w:hAnsi="Times New Roman"/>
        </w:rPr>
        <w:t xml:space="preserve"> the</w:t>
      </w:r>
      <w:r w:rsidR="00A83196" w:rsidRPr="00034D52">
        <w:rPr>
          <w:rFonts w:ascii="Times New Roman" w:hAnsi="Times New Roman"/>
          <w:spacing w:val="-3"/>
        </w:rPr>
        <w:t xml:space="preserve"> </w:t>
      </w:r>
      <w:r w:rsidR="00A83196" w:rsidRPr="00034D52">
        <w:rPr>
          <w:rFonts w:ascii="Times New Roman" w:hAnsi="Times New Roman"/>
          <w:spacing w:val="-1"/>
        </w:rPr>
        <w:t>backcharge</w:t>
      </w:r>
      <w:r w:rsidR="00A83196" w:rsidRPr="00034D52">
        <w:rPr>
          <w:rFonts w:ascii="Times New Roman" w:hAnsi="Times New Roman"/>
        </w:rPr>
        <w:t xml:space="preserve"> or</w:t>
      </w:r>
      <w:r w:rsidR="00A83196" w:rsidRPr="00034D52">
        <w:rPr>
          <w:rFonts w:ascii="Times New Roman" w:hAnsi="Times New Roman"/>
          <w:spacing w:val="21"/>
        </w:rPr>
        <w:t xml:space="preserve"> </w:t>
      </w:r>
      <w:ins w:id="418" w:author="Santiago Angueira, Joanne" w:date="2021-07-27T09:38:00Z">
        <w:r w:rsidR="005A6A69">
          <w:rPr>
            <w:rFonts w:ascii="Times New Roman" w:hAnsi="Times New Roman"/>
            <w:spacing w:val="21"/>
          </w:rPr>
          <w:t xml:space="preserve">the </w:t>
        </w:r>
      </w:ins>
      <w:ins w:id="419" w:author="Santiago Angueira, Joanne" w:date="2021-07-26T19:29:00Z">
        <w:r w:rsidR="00A802EA">
          <w:rPr>
            <w:rFonts w:ascii="Times New Roman" w:hAnsi="Times New Roman"/>
            <w:spacing w:val="21"/>
          </w:rPr>
          <w:t xml:space="preserve">corresponding </w:t>
        </w:r>
      </w:ins>
      <w:r w:rsidR="00A83196" w:rsidRPr="00034D52">
        <w:rPr>
          <w:rFonts w:ascii="Times New Roman" w:hAnsi="Times New Roman"/>
          <w:spacing w:val="-1"/>
        </w:rPr>
        <w:t>claim</w:t>
      </w:r>
      <w:r w:rsidR="00A83196" w:rsidRPr="00034D52">
        <w:rPr>
          <w:rFonts w:ascii="Times New Roman" w:hAnsi="Times New Roman"/>
        </w:rPr>
        <w:t xml:space="preserve"> by </w:t>
      </w:r>
      <w:r w:rsidR="00483505" w:rsidRPr="00034D52">
        <w:rPr>
          <w:rFonts w:ascii="Times New Roman" w:hAnsi="Times New Roman"/>
        </w:rPr>
        <w:t xml:space="preserve">the Company </w:t>
      </w:r>
      <w:r w:rsidR="00A83196" w:rsidRPr="00034D52">
        <w:rPr>
          <w:rFonts w:ascii="Times New Roman" w:hAnsi="Times New Roman"/>
        </w:rPr>
        <w:t>at</w:t>
      </w:r>
      <w:r w:rsidR="00A83196" w:rsidRPr="00034D52">
        <w:rPr>
          <w:rFonts w:ascii="Times New Roman" w:hAnsi="Times New Roman"/>
          <w:spacing w:val="-3"/>
        </w:rPr>
        <w:t xml:space="preserve"> </w:t>
      </w:r>
      <w:r w:rsidR="00A83196" w:rsidRPr="00034D52">
        <w:rPr>
          <w:rFonts w:ascii="Times New Roman" w:hAnsi="Times New Roman"/>
        </w:rPr>
        <w:t xml:space="preserve">any </w:t>
      </w:r>
      <w:r w:rsidR="00A83196" w:rsidRPr="00034D52">
        <w:rPr>
          <w:rFonts w:ascii="Times New Roman" w:hAnsi="Times New Roman"/>
          <w:spacing w:val="-1"/>
        </w:rPr>
        <w:t>later</w:t>
      </w:r>
      <w:r w:rsidR="00A83196" w:rsidRPr="00034D52">
        <w:rPr>
          <w:rFonts w:ascii="Times New Roman" w:hAnsi="Times New Roman"/>
          <w:spacing w:val="-5"/>
        </w:rPr>
        <w:t xml:space="preserve"> </w:t>
      </w:r>
      <w:r w:rsidR="00A83196" w:rsidRPr="00034D52">
        <w:rPr>
          <w:rFonts w:ascii="Times New Roman" w:hAnsi="Times New Roman"/>
        </w:rPr>
        <w:t>date</w:t>
      </w:r>
      <w:r w:rsidR="00483505" w:rsidRPr="00034D52">
        <w:rPr>
          <w:rFonts w:ascii="Times New Roman" w:hAnsi="Times New Roman"/>
        </w:rPr>
        <w:t>.</w:t>
      </w:r>
    </w:p>
    <w:p w14:paraId="0695C09D" w14:textId="0BBFDF9E" w:rsidR="00C55EA3" w:rsidRPr="00034D52" w:rsidRDefault="00483505" w:rsidP="00451870">
      <w:pPr>
        <w:pStyle w:val="ArticleL3"/>
        <w:rPr>
          <w:rFonts w:ascii="Times New Roman" w:hAnsi="Times New Roman"/>
        </w:rPr>
      </w:pPr>
      <w:r w:rsidRPr="00034D52">
        <w:rPr>
          <w:rFonts w:ascii="Times New Roman" w:hAnsi="Times New Roman"/>
          <w:spacing w:val="-1"/>
        </w:rPr>
        <w:t xml:space="preserve">The Company </w:t>
      </w:r>
      <w:r w:rsidR="00B64D42" w:rsidRPr="00034D52">
        <w:rPr>
          <w:rFonts w:ascii="Times New Roman" w:hAnsi="Times New Roman"/>
          <w:spacing w:val="-1"/>
        </w:rPr>
        <w:t>shall</w:t>
      </w:r>
      <w:r w:rsidR="00B64D42" w:rsidRPr="00034D52">
        <w:rPr>
          <w:rFonts w:ascii="Times New Roman" w:hAnsi="Times New Roman"/>
        </w:rPr>
        <w:t xml:space="preserve"> </w:t>
      </w:r>
      <w:r w:rsidR="00B64D42" w:rsidRPr="00034D52">
        <w:rPr>
          <w:rFonts w:ascii="Times New Roman" w:hAnsi="Times New Roman"/>
          <w:spacing w:val="-1"/>
        </w:rPr>
        <w:t>separately</w:t>
      </w:r>
      <w:r w:rsidR="00B64D42" w:rsidRPr="00034D52">
        <w:rPr>
          <w:rFonts w:ascii="Times New Roman" w:hAnsi="Times New Roman"/>
        </w:rPr>
        <w:t xml:space="preserve"> </w:t>
      </w:r>
      <w:r w:rsidR="00165C3D" w:rsidRPr="00034D52">
        <w:rPr>
          <w:rFonts w:ascii="Times New Roman" w:hAnsi="Times New Roman"/>
          <w:spacing w:val="-1"/>
        </w:rPr>
        <w:t>invoice or</w:t>
      </w:r>
      <w:r w:rsidR="00B64D42" w:rsidRPr="00034D52">
        <w:rPr>
          <w:rFonts w:ascii="Times New Roman" w:hAnsi="Times New Roman"/>
        </w:rPr>
        <w:t xml:space="preserve"> </w:t>
      </w:r>
      <w:r w:rsidR="00B64D42" w:rsidRPr="00034D52">
        <w:rPr>
          <w:rFonts w:ascii="Times New Roman" w:hAnsi="Times New Roman"/>
          <w:spacing w:val="-1"/>
        </w:rPr>
        <w:t>deduct</w:t>
      </w:r>
      <w:r w:rsidR="00B64D42" w:rsidRPr="00034D52">
        <w:rPr>
          <w:rFonts w:ascii="Times New Roman" w:hAnsi="Times New Roman"/>
          <w:spacing w:val="-3"/>
        </w:rPr>
        <w:t xml:space="preserve"> </w:t>
      </w:r>
      <w:r w:rsidR="00B64D42" w:rsidRPr="00034D52">
        <w:rPr>
          <w:rFonts w:ascii="Times New Roman" w:hAnsi="Times New Roman"/>
        </w:rPr>
        <w:t xml:space="preserve">the </w:t>
      </w:r>
      <w:r w:rsidR="00B64D42" w:rsidRPr="00034D52">
        <w:rPr>
          <w:rFonts w:ascii="Times New Roman" w:hAnsi="Times New Roman"/>
          <w:spacing w:val="-2"/>
        </w:rPr>
        <w:t>backcharge(s)</w:t>
      </w:r>
      <w:r w:rsidR="00B64D42" w:rsidRPr="00034D52">
        <w:rPr>
          <w:rFonts w:ascii="Times New Roman" w:hAnsi="Times New Roman"/>
        </w:rPr>
        <w:t xml:space="preserve"> from</w:t>
      </w:r>
      <w:r w:rsidR="00B64D42" w:rsidRPr="00034D52">
        <w:rPr>
          <w:rFonts w:ascii="Times New Roman" w:hAnsi="Times New Roman"/>
          <w:spacing w:val="-5"/>
        </w:rPr>
        <w:t xml:space="preserve"> </w:t>
      </w:r>
      <w:r w:rsidR="00B64D42" w:rsidRPr="00034D52">
        <w:rPr>
          <w:rFonts w:ascii="Times New Roman" w:hAnsi="Times New Roman"/>
          <w:spacing w:val="-1"/>
        </w:rPr>
        <w:t>payments</w:t>
      </w:r>
      <w:r w:rsidR="00B64D42" w:rsidRPr="00034D52">
        <w:rPr>
          <w:rFonts w:ascii="Times New Roman" w:hAnsi="Times New Roman"/>
          <w:spacing w:val="-5"/>
        </w:rPr>
        <w:t xml:space="preserve"> </w:t>
      </w:r>
      <w:r w:rsidR="00B64D42" w:rsidRPr="00034D52">
        <w:rPr>
          <w:rFonts w:ascii="Times New Roman" w:hAnsi="Times New Roman"/>
          <w:spacing w:val="-1"/>
        </w:rPr>
        <w:t>otherwise</w:t>
      </w:r>
      <w:r w:rsidR="00B64D42" w:rsidRPr="00034D52">
        <w:rPr>
          <w:rFonts w:ascii="Times New Roman" w:hAnsi="Times New Roman"/>
          <w:spacing w:val="-3"/>
        </w:rPr>
        <w:t xml:space="preserve"> </w:t>
      </w:r>
      <w:r w:rsidR="00B64D42" w:rsidRPr="00034D52">
        <w:rPr>
          <w:rFonts w:ascii="Times New Roman" w:hAnsi="Times New Roman"/>
        </w:rPr>
        <w:t>due</w:t>
      </w:r>
      <w:r w:rsidR="00B64D42" w:rsidRPr="00034D52">
        <w:rPr>
          <w:rFonts w:ascii="Times New Roman" w:hAnsi="Times New Roman"/>
          <w:spacing w:val="-3"/>
        </w:rPr>
        <w:t xml:space="preserve"> </w:t>
      </w:r>
      <w:r w:rsidR="00B64D42" w:rsidRPr="00034D52">
        <w:rPr>
          <w:rFonts w:ascii="Times New Roman" w:hAnsi="Times New Roman"/>
          <w:spacing w:val="1"/>
        </w:rPr>
        <w:t>to</w:t>
      </w:r>
      <w:r w:rsidRPr="00034D52">
        <w:rPr>
          <w:rFonts w:ascii="Times New Roman" w:hAnsi="Times New Roman"/>
          <w:spacing w:val="55"/>
        </w:rPr>
        <w:t xml:space="preserve"> </w:t>
      </w:r>
      <w:r w:rsidRPr="00034D52">
        <w:rPr>
          <w:rFonts w:ascii="Times New Roman" w:hAnsi="Times New Roman"/>
          <w:spacing w:val="-2"/>
        </w:rPr>
        <w:t>the Supplier</w:t>
      </w:r>
      <w:ins w:id="420" w:author="Santiago Angueira, Joanne" w:date="2021-07-26T14:32:00Z">
        <w:r w:rsidR="00C55EA3">
          <w:rPr>
            <w:rFonts w:ascii="Times New Roman" w:hAnsi="Times New Roman"/>
            <w:spacing w:val="-2"/>
          </w:rPr>
          <w:t xml:space="preserve"> under a </w:t>
        </w:r>
        <w:r w:rsidR="00363B5B">
          <w:rPr>
            <w:rFonts w:ascii="Times New Roman" w:hAnsi="Times New Roman"/>
            <w:spacing w:val="-2"/>
          </w:rPr>
          <w:t>Purchase Order</w:t>
        </w:r>
      </w:ins>
      <w:r w:rsidR="00B64D42" w:rsidRPr="00034D52">
        <w:rPr>
          <w:rFonts w:ascii="Times New Roman" w:hAnsi="Times New Roman"/>
          <w:spacing w:val="-2"/>
        </w:rPr>
        <w:t>.</w:t>
      </w:r>
      <w:r w:rsidR="00B64D42" w:rsidRPr="00034D52">
        <w:rPr>
          <w:rFonts w:ascii="Times New Roman" w:hAnsi="Times New Roman"/>
          <w:spacing w:val="3"/>
        </w:rPr>
        <w:t xml:space="preserve"> </w:t>
      </w:r>
      <w:r w:rsidR="00034D52" w:rsidRPr="00034D52">
        <w:rPr>
          <w:rFonts w:ascii="Times New Roman" w:hAnsi="Times New Roman"/>
          <w:spacing w:val="3"/>
        </w:rPr>
        <w:t>The Company</w:t>
      </w:r>
      <w:r w:rsidR="00B85926">
        <w:rPr>
          <w:rFonts w:ascii="Times New Roman" w:hAnsi="Times New Roman"/>
          <w:spacing w:val="-1"/>
        </w:rPr>
        <w:t>’</w:t>
      </w:r>
      <w:r w:rsidR="00B64D42" w:rsidRPr="00034D52">
        <w:rPr>
          <w:rFonts w:ascii="Times New Roman" w:hAnsi="Times New Roman"/>
          <w:spacing w:val="-1"/>
        </w:rPr>
        <w:t>s</w:t>
      </w:r>
      <w:r w:rsidR="00B64D42" w:rsidRPr="00034D52">
        <w:rPr>
          <w:rFonts w:ascii="Times New Roman" w:hAnsi="Times New Roman"/>
        </w:rPr>
        <w:t xml:space="preserve"> </w:t>
      </w:r>
      <w:r w:rsidR="00B64D42" w:rsidRPr="00034D52">
        <w:rPr>
          <w:rFonts w:ascii="Times New Roman" w:hAnsi="Times New Roman"/>
          <w:spacing w:val="-1"/>
        </w:rPr>
        <w:t>right</w:t>
      </w:r>
      <w:r w:rsidR="00B64D42" w:rsidRPr="00034D52">
        <w:rPr>
          <w:rFonts w:ascii="Times New Roman" w:hAnsi="Times New Roman"/>
          <w:spacing w:val="-3"/>
        </w:rPr>
        <w:t xml:space="preserve"> </w:t>
      </w:r>
      <w:r w:rsidR="00B64D42" w:rsidRPr="00034D52">
        <w:rPr>
          <w:rFonts w:ascii="Times New Roman" w:hAnsi="Times New Roman"/>
          <w:spacing w:val="1"/>
        </w:rPr>
        <w:t>to</w:t>
      </w:r>
      <w:r w:rsidR="00B64D42" w:rsidRPr="00034D52">
        <w:rPr>
          <w:rFonts w:ascii="Times New Roman" w:hAnsi="Times New Roman"/>
        </w:rPr>
        <w:t xml:space="preserve"> </w:t>
      </w:r>
      <w:r w:rsidR="00B64D42" w:rsidRPr="00034D52">
        <w:rPr>
          <w:rFonts w:ascii="Times New Roman" w:hAnsi="Times New Roman"/>
          <w:spacing w:val="-2"/>
        </w:rPr>
        <w:t>backcharge</w:t>
      </w:r>
      <w:r w:rsidR="00B64D42" w:rsidRPr="00034D52">
        <w:rPr>
          <w:rFonts w:ascii="Times New Roman" w:hAnsi="Times New Roman"/>
          <w:spacing w:val="-3"/>
        </w:rPr>
        <w:t xml:space="preserve"> </w:t>
      </w:r>
      <w:r w:rsidR="00034D52" w:rsidRPr="00034D52">
        <w:rPr>
          <w:rFonts w:ascii="Times New Roman" w:hAnsi="Times New Roman"/>
          <w:spacing w:val="-3"/>
        </w:rPr>
        <w:t>the Supplier</w:t>
      </w:r>
      <w:r w:rsidR="00B64D42" w:rsidRPr="00034D52">
        <w:rPr>
          <w:rFonts w:ascii="Times New Roman" w:hAnsi="Times New Roman"/>
        </w:rPr>
        <w:t xml:space="preserve"> is in</w:t>
      </w:r>
      <w:r w:rsidR="00B64D42" w:rsidRPr="00034D52">
        <w:rPr>
          <w:rFonts w:ascii="Times New Roman" w:hAnsi="Times New Roman"/>
          <w:spacing w:val="-3"/>
        </w:rPr>
        <w:t xml:space="preserve"> </w:t>
      </w:r>
      <w:r w:rsidR="00B64D42" w:rsidRPr="00034D52">
        <w:rPr>
          <w:rFonts w:ascii="Times New Roman" w:hAnsi="Times New Roman"/>
          <w:spacing w:val="-1"/>
        </w:rPr>
        <w:t>addition</w:t>
      </w:r>
      <w:r w:rsidR="00B64D42" w:rsidRPr="00034D52">
        <w:rPr>
          <w:rFonts w:ascii="Times New Roman" w:hAnsi="Times New Roman"/>
        </w:rPr>
        <w:t xml:space="preserve"> to any </w:t>
      </w:r>
      <w:r w:rsidR="00B64D42" w:rsidRPr="00034D52">
        <w:rPr>
          <w:rFonts w:ascii="Times New Roman" w:hAnsi="Times New Roman"/>
          <w:spacing w:val="-2"/>
        </w:rPr>
        <w:t>and</w:t>
      </w:r>
      <w:r w:rsidR="00B64D42" w:rsidRPr="00034D52">
        <w:rPr>
          <w:rFonts w:ascii="Times New Roman" w:hAnsi="Times New Roman"/>
        </w:rPr>
        <w:t xml:space="preserve"> </w:t>
      </w:r>
      <w:r w:rsidR="00B64D42" w:rsidRPr="00034D52">
        <w:rPr>
          <w:rFonts w:ascii="Times New Roman" w:hAnsi="Times New Roman"/>
          <w:spacing w:val="-2"/>
        </w:rPr>
        <w:t>all</w:t>
      </w:r>
      <w:r w:rsidR="00B64D42" w:rsidRPr="00034D52">
        <w:rPr>
          <w:rFonts w:ascii="Times New Roman" w:hAnsi="Times New Roman"/>
        </w:rPr>
        <w:t xml:space="preserve"> </w:t>
      </w:r>
      <w:r w:rsidR="00B64D42" w:rsidRPr="00034D52">
        <w:rPr>
          <w:rFonts w:ascii="Times New Roman" w:hAnsi="Times New Roman"/>
          <w:spacing w:val="-1"/>
        </w:rPr>
        <w:t>other</w:t>
      </w:r>
      <w:r w:rsidR="00B64D42" w:rsidRPr="00034D52">
        <w:rPr>
          <w:rFonts w:ascii="Times New Roman" w:hAnsi="Times New Roman"/>
        </w:rPr>
        <w:t xml:space="preserve"> </w:t>
      </w:r>
      <w:r w:rsidR="00B64D42" w:rsidRPr="00034D52">
        <w:rPr>
          <w:rFonts w:ascii="Times New Roman" w:hAnsi="Times New Roman"/>
          <w:spacing w:val="-1"/>
        </w:rPr>
        <w:t>rights</w:t>
      </w:r>
      <w:r w:rsidR="00B64D42" w:rsidRPr="00034D52">
        <w:rPr>
          <w:rFonts w:ascii="Times New Roman" w:hAnsi="Times New Roman"/>
          <w:spacing w:val="-3"/>
        </w:rPr>
        <w:t xml:space="preserve"> </w:t>
      </w:r>
      <w:r w:rsidR="00B64D42" w:rsidRPr="00034D52">
        <w:rPr>
          <w:rFonts w:ascii="Times New Roman" w:hAnsi="Times New Roman"/>
        </w:rPr>
        <w:t>and</w:t>
      </w:r>
      <w:r w:rsidR="00B64D42" w:rsidRPr="00034D52">
        <w:rPr>
          <w:rFonts w:ascii="Times New Roman" w:hAnsi="Times New Roman"/>
          <w:spacing w:val="53"/>
        </w:rPr>
        <w:t xml:space="preserve"> </w:t>
      </w:r>
      <w:r w:rsidR="00B64D42" w:rsidRPr="00034D52">
        <w:rPr>
          <w:rFonts w:ascii="Times New Roman" w:hAnsi="Times New Roman"/>
          <w:spacing w:val="-1"/>
        </w:rPr>
        <w:t>remedies</w:t>
      </w:r>
      <w:r w:rsidR="00B64D42" w:rsidRPr="00034D52">
        <w:rPr>
          <w:rFonts w:ascii="Times New Roman" w:hAnsi="Times New Roman"/>
        </w:rPr>
        <w:t xml:space="preserve"> </w:t>
      </w:r>
      <w:r w:rsidR="00B64D42" w:rsidRPr="00034D52">
        <w:rPr>
          <w:rFonts w:ascii="Times New Roman" w:hAnsi="Times New Roman"/>
          <w:spacing w:val="-1"/>
        </w:rPr>
        <w:t>provided</w:t>
      </w:r>
      <w:r w:rsidR="00B64D42" w:rsidRPr="00034D52">
        <w:rPr>
          <w:rFonts w:ascii="Times New Roman" w:hAnsi="Times New Roman"/>
          <w:spacing w:val="-3"/>
        </w:rPr>
        <w:t xml:space="preserve"> </w:t>
      </w:r>
      <w:r w:rsidR="00B64D42" w:rsidRPr="00034D52">
        <w:rPr>
          <w:rFonts w:ascii="Times New Roman" w:hAnsi="Times New Roman"/>
        </w:rPr>
        <w:t xml:space="preserve">in the </w:t>
      </w:r>
      <w:r w:rsidR="00B64D42" w:rsidRPr="00034D52">
        <w:rPr>
          <w:rFonts w:ascii="Times New Roman" w:hAnsi="Times New Roman"/>
          <w:spacing w:val="-1"/>
        </w:rPr>
        <w:t>Contract</w:t>
      </w:r>
      <w:r w:rsidR="00B64D42" w:rsidRPr="00034D52">
        <w:rPr>
          <w:rFonts w:ascii="Times New Roman" w:hAnsi="Times New Roman"/>
        </w:rPr>
        <w:t xml:space="preserve"> </w:t>
      </w:r>
      <w:r w:rsidR="00B64D42" w:rsidRPr="00034D52">
        <w:rPr>
          <w:rFonts w:ascii="Times New Roman" w:hAnsi="Times New Roman"/>
          <w:spacing w:val="-1"/>
        </w:rPr>
        <w:t>Documents</w:t>
      </w:r>
      <w:r w:rsidR="00B64D42" w:rsidRPr="00034D52">
        <w:rPr>
          <w:rFonts w:ascii="Times New Roman" w:hAnsi="Times New Roman"/>
          <w:spacing w:val="-3"/>
        </w:rPr>
        <w:t xml:space="preserve"> </w:t>
      </w:r>
      <w:r w:rsidR="00B64D42" w:rsidRPr="00034D52">
        <w:rPr>
          <w:rFonts w:ascii="Times New Roman" w:hAnsi="Times New Roman"/>
        </w:rPr>
        <w:t>or by</w:t>
      </w:r>
      <w:r w:rsidR="00B64D42" w:rsidRPr="00034D52">
        <w:rPr>
          <w:rFonts w:ascii="Times New Roman" w:hAnsi="Times New Roman"/>
          <w:spacing w:val="-5"/>
        </w:rPr>
        <w:t xml:space="preserve"> </w:t>
      </w:r>
      <w:r w:rsidR="00B64D42" w:rsidRPr="00034D52">
        <w:rPr>
          <w:rFonts w:ascii="Times New Roman" w:hAnsi="Times New Roman"/>
          <w:spacing w:val="-1"/>
        </w:rPr>
        <w:t>law.</w:t>
      </w:r>
      <w:r w:rsidR="00B64D42" w:rsidRPr="00034D52">
        <w:rPr>
          <w:rFonts w:ascii="Times New Roman" w:hAnsi="Times New Roman"/>
          <w:spacing w:val="3"/>
        </w:rPr>
        <w:t xml:space="preserve"> </w:t>
      </w:r>
      <w:r w:rsidR="00B64D42" w:rsidRPr="00034D52">
        <w:rPr>
          <w:rFonts w:ascii="Times New Roman" w:hAnsi="Times New Roman"/>
        </w:rPr>
        <w:t xml:space="preserve">The </w:t>
      </w:r>
      <w:r w:rsidR="00B64D42" w:rsidRPr="00034D52">
        <w:rPr>
          <w:rFonts w:ascii="Times New Roman" w:hAnsi="Times New Roman"/>
          <w:spacing w:val="-2"/>
        </w:rPr>
        <w:t>performance</w:t>
      </w:r>
      <w:r w:rsidR="00B64D42" w:rsidRPr="00034D52">
        <w:rPr>
          <w:rFonts w:ascii="Times New Roman" w:hAnsi="Times New Roman"/>
        </w:rPr>
        <w:t xml:space="preserve"> of</w:t>
      </w:r>
      <w:r w:rsidR="00B64D42" w:rsidRPr="00034D52">
        <w:rPr>
          <w:rFonts w:ascii="Times New Roman" w:hAnsi="Times New Roman"/>
          <w:spacing w:val="-5"/>
        </w:rPr>
        <w:t xml:space="preserve"> </w:t>
      </w:r>
      <w:r w:rsidR="00B64D42" w:rsidRPr="00034D52">
        <w:rPr>
          <w:rFonts w:ascii="Times New Roman" w:hAnsi="Times New Roman"/>
          <w:spacing w:val="-1"/>
        </w:rPr>
        <w:t>backcharge</w:t>
      </w:r>
      <w:r w:rsidR="00B64D42" w:rsidRPr="00034D52">
        <w:rPr>
          <w:rFonts w:ascii="Times New Roman" w:hAnsi="Times New Roman"/>
          <w:spacing w:val="33"/>
        </w:rPr>
        <w:t xml:space="preserve"> </w:t>
      </w:r>
      <w:r w:rsidR="00B64D42" w:rsidRPr="00034D52">
        <w:rPr>
          <w:rFonts w:ascii="Times New Roman" w:hAnsi="Times New Roman"/>
          <w:spacing w:val="-1"/>
        </w:rPr>
        <w:t>work</w:t>
      </w:r>
      <w:r w:rsidR="00B64D42" w:rsidRPr="00034D52">
        <w:rPr>
          <w:rFonts w:ascii="Times New Roman" w:hAnsi="Times New Roman"/>
        </w:rPr>
        <w:t xml:space="preserve"> by </w:t>
      </w:r>
      <w:r w:rsidR="00034D52" w:rsidRPr="00034D52">
        <w:rPr>
          <w:rFonts w:ascii="Times New Roman" w:hAnsi="Times New Roman"/>
        </w:rPr>
        <w:t xml:space="preserve">the Company </w:t>
      </w:r>
      <w:r w:rsidR="00B64D42" w:rsidRPr="00034D52">
        <w:rPr>
          <w:rFonts w:ascii="Times New Roman" w:hAnsi="Times New Roman"/>
          <w:spacing w:val="-1"/>
        </w:rPr>
        <w:t>which</w:t>
      </w:r>
      <w:r w:rsidR="00B64D42" w:rsidRPr="00034D52">
        <w:rPr>
          <w:rFonts w:ascii="Times New Roman" w:hAnsi="Times New Roman"/>
          <w:spacing w:val="-7"/>
        </w:rPr>
        <w:t xml:space="preserve"> </w:t>
      </w:r>
      <w:r w:rsidR="00B64D42" w:rsidRPr="00034D52">
        <w:rPr>
          <w:rFonts w:ascii="Times New Roman" w:hAnsi="Times New Roman"/>
          <w:spacing w:val="-1"/>
        </w:rPr>
        <w:t>results</w:t>
      </w:r>
      <w:r w:rsidR="00B64D42" w:rsidRPr="00034D52">
        <w:rPr>
          <w:rFonts w:ascii="Times New Roman" w:hAnsi="Times New Roman"/>
        </w:rPr>
        <w:t xml:space="preserve"> in </w:t>
      </w:r>
      <w:r w:rsidR="00B64D42" w:rsidRPr="00034D52">
        <w:rPr>
          <w:rFonts w:ascii="Times New Roman" w:hAnsi="Times New Roman"/>
          <w:spacing w:val="-1"/>
        </w:rPr>
        <w:t>backcharge(s)</w:t>
      </w:r>
      <w:r w:rsidR="00B64D42" w:rsidRPr="00034D52">
        <w:rPr>
          <w:rFonts w:ascii="Times New Roman" w:hAnsi="Times New Roman"/>
          <w:spacing w:val="-5"/>
        </w:rPr>
        <w:t xml:space="preserve"> </w:t>
      </w:r>
      <w:r w:rsidR="00B64D42" w:rsidRPr="00034D52">
        <w:rPr>
          <w:rFonts w:ascii="Times New Roman" w:hAnsi="Times New Roman"/>
          <w:spacing w:val="-1"/>
        </w:rPr>
        <w:t>shall</w:t>
      </w:r>
      <w:r w:rsidR="00B64D42" w:rsidRPr="00034D52">
        <w:rPr>
          <w:rFonts w:ascii="Times New Roman" w:hAnsi="Times New Roman"/>
        </w:rPr>
        <w:t xml:space="preserve"> </w:t>
      </w:r>
      <w:r w:rsidR="00B64D42" w:rsidRPr="00034D52">
        <w:rPr>
          <w:rFonts w:ascii="Times New Roman" w:hAnsi="Times New Roman"/>
          <w:spacing w:val="-2"/>
        </w:rPr>
        <w:t>not</w:t>
      </w:r>
      <w:r w:rsidR="00B64D42" w:rsidRPr="00034D52">
        <w:rPr>
          <w:rFonts w:ascii="Times New Roman" w:hAnsi="Times New Roman"/>
        </w:rPr>
        <w:t xml:space="preserve"> </w:t>
      </w:r>
      <w:r w:rsidR="00B64D42" w:rsidRPr="00034D52">
        <w:rPr>
          <w:rFonts w:ascii="Times New Roman" w:hAnsi="Times New Roman"/>
          <w:spacing w:val="-2"/>
        </w:rPr>
        <w:t>relieve</w:t>
      </w:r>
      <w:r w:rsidR="00B64D42" w:rsidRPr="00034D52">
        <w:rPr>
          <w:rFonts w:ascii="Times New Roman" w:hAnsi="Times New Roman"/>
          <w:spacing w:val="-3"/>
        </w:rPr>
        <w:t xml:space="preserve"> </w:t>
      </w:r>
      <w:r w:rsidR="00034D52" w:rsidRPr="00034D52">
        <w:rPr>
          <w:rFonts w:ascii="Times New Roman" w:hAnsi="Times New Roman"/>
          <w:spacing w:val="-3"/>
        </w:rPr>
        <w:t xml:space="preserve">the Supplier </w:t>
      </w:r>
      <w:r w:rsidR="00B64D42" w:rsidRPr="00034D52">
        <w:rPr>
          <w:rFonts w:ascii="Times New Roman" w:hAnsi="Times New Roman"/>
        </w:rPr>
        <w:t xml:space="preserve">of any of </w:t>
      </w:r>
      <w:r w:rsidR="00B64D42" w:rsidRPr="00034D52">
        <w:rPr>
          <w:rFonts w:ascii="Times New Roman" w:hAnsi="Times New Roman"/>
          <w:spacing w:val="-2"/>
        </w:rPr>
        <w:t>its</w:t>
      </w:r>
      <w:r w:rsidR="00B64D42" w:rsidRPr="00034D52">
        <w:rPr>
          <w:rFonts w:ascii="Times New Roman" w:hAnsi="Times New Roman"/>
          <w:spacing w:val="33"/>
        </w:rPr>
        <w:t xml:space="preserve"> </w:t>
      </w:r>
      <w:r w:rsidR="00B64D42" w:rsidRPr="00034D52">
        <w:rPr>
          <w:rFonts w:ascii="Times New Roman" w:hAnsi="Times New Roman"/>
          <w:spacing w:val="-2"/>
        </w:rPr>
        <w:t>responsibilities</w:t>
      </w:r>
      <w:r w:rsidR="00B64D42" w:rsidRPr="00034D52">
        <w:rPr>
          <w:rFonts w:ascii="Times New Roman" w:hAnsi="Times New Roman"/>
        </w:rPr>
        <w:t xml:space="preserve"> </w:t>
      </w:r>
      <w:r w:rsidR="00B64D42" w:rsidRPr="00034D52">
        <w:rPr>
          <w:rFonts w:ascii="Times New Roman" w:hAnsi="Times New Roman"/>
          <w:spacing w:val="-1"/>
        </w:rPr>
        <w:t>under</w:t>
      </w:r>
      <w:r w:rsidR="00B64D42" w:rsidRPr="00034D52">
        <w:rPr>
          <w:rFonts w:ascii="Times New Roman" w:hAnsi="Times New Roman"/>
        </w:rPr>
        <w:t xml:space="preserve"> the </w:t>
      </w:r>
      <w:r w:rsidR="00B64D42" w:rsidRPr="00034D52">
        <w:rPr>
          <w:rFonts w:ascii="Times New Roman" w:hAnsi="Times New Roman"/>
          <w:spacing w:val="-1"/>
        </w:rPr>
        <w:t>Contract</w:t>
      </w:r>
      <w:r w:rsidR="00B64D42" w:rsidRPr="00034D52">
        <w:rPr>
          <w:rFonts w:ascii="Times New Roman" w:hAnsi="Times New Roman"/>
        </w:rPr>
        <w:t xml:space="preserve"> </w:t>
      </w:r>
      <w:r w:rsidR="00B64D42" w:rsidRPr="00034D52">
        <w:rPr>
          <w:rFonts w:ascii="Times New Roman" w:hAnsi="Times New Roman"/>
          <w:spacing w:val="-1"/>
        </w:rPr>
        <w:t>Documents</w:t>
      </w:r>
      <w:r w:rsidR="00B64D42" w:rsidRPr="00034D52">
        <w:rPr>
          <w:rFonts w:ascii="Times New Roman" w:hAnsi="Times New Roman"/>
          <w:spacing w:val="3"/>
        </w:rPr>
        <w:t xml:space="preserve"> </w:t>
      </w:r>
      <w:r w:rsidR="00B64D42" w:rsidRPr="00034D52">
        <w:rPr>
          <w:rFonts w:ascii="Times New Roman" w:hAnsi="Times New Roman"/>
          <w:spacing w:val="-2"/>
        </w:rPr>
        <w:t>including,</w:t>
      </w:r>
      <w:r w:rsidR="00B64D42" w:rsidRPr="00034D52">
        <w:rPr>
          <w:rFonts w:ascii="Times New Roman" w:hAnsi="Times New Roman"/>
          <w:spacing w:val="3"/>
        </w:rPr>
        <w:t xml:space="preserve"> </w:t>
      </w:r>
      <w:r w:rsidR="00B64D42" w:rsidRPr="00034D52">
        <w:rPr>
          <w:rFonts w:ascii="Times New Roman" w:hAnsi="Times New Roman"/>
          <w:spacing w:val="-2"/>
        </w:rPr>
        <w:t>but</w:t>
      </w:r>
      <w:r w:rsidR="00B64D42" w:rsidRPr="00034D52">
        <w:rPr>
          <w:rFonts w:ascii="Times New Roman" w:hAnsi="Times New Roman"/>
          <w:spacing w:val="3"/>
        </w:rPr>
        <w:t xml:space="preserve"> </w:t>
      </w:r>
      <w:r w:rsidR="00B64D42" w:rsidRPr="00034D52">
        <w:rPr>
          <w:rFonts w:ascii="Times New Roman" w:hAnsi="Times New Roman"/>
          <w:spacing w:val="-2"/>
        </w:rPr>
        <w:t>not</w:t>
      </w:r>
      <w:r w:rsidR="00B64D42" w:rsidRPr="00034D52">
        <w:rPr>
          <w:rFonts w:ascii="Times New Roman" w:hAnsi="Times New Roman"/>
          <w:spacing w:val="-3"/>
        </w:rPr>
        <w:t xml:space="preserve"> </w:t>
      </w:r>
      <w:r w:rsidR="00B64D42" w:rsidRPr="00034D52">
        <w:rPr>
          <w:rFonts w:ascii="Times New Roman" w:hAnsi="Times New Roman"/>
          <w:spacing w:val="-1"/>
        </w:rPr>
        <w:t>limited</w:t>
      </w:r>
      <w:r w:rsidR="00B64D42" w:rsidRPr="00034D52">
        <w:rPr>
          <w:rFonts w:ascii="Times New Roman" w:hAnsi="Times New Roman"/>
        </w:rPr>
        <w:t xml:space="preserve"> to,</w:t>
      </w:r>
      <w:r w:rsidR="00B64D42" w:rsidRPr="00034D52">
        <w:rPr>
          <w:rFonts w:ascii="Times New Roman" w:hAnsi="Times New Roman"/>
          <w:spacing w:val="-4"/>
        </w:rPr>
        <w:t xml:space="preserve"> </w:t>
      </w:r>
      <w:r w:rsidR="00B64D42" w:rsidRPr="00034D52">
        <w:rPr>
          <w:rFonts w:ascii="Times New Roman" w:hAnsi="Times New Roman"/>
          <w:spacing w:val="-1"/>
        </w:rPr>
        <w:t>express</w:t>
      </w:r>
      <w:del w:id="421" w:author="Santiago Angueira, Joanne" w:date="2021-07-26T14:37:00Z">
        <w:r w:rsidR="00B64D42" w:rsidRPr="00034D52" w:rsidDel="00717571">
          <w:rPr>
            <w:rFonts w:ascii="Times New Roman" w:hAnsi="Times New Roman"/>
          </w:rPr>
          <w:delText xml:space="preserve"> or</w:delText>
        </w:r>
        <w:r w:rsidR="00B64D42" w:rsidRPr="00034D52" w:rsidDel="00717571">
          <w:rPr>
            <w:rFonts w:ascii="Times New Roman" w:hAnsi="Times New Roman"/>
            <w:spacing w:val="-5"/>
          </w:rPr>
          <w:delText xml:space="preserve"> </w:delText>
        </w:r>
        <w:r w:rsidR="00B64D42" w:rsidRPr="00034D52" w:rsidDel="00717571">
          <w:rPr>
            <w:rFonts w:ascii="Times New Roman" w:hAnsi="Times New Roman"/>
            <w:spacing w:val="-2"/>
          </w:rPr>
          <w:delText>implied</w:delText>
        </w:r>
      </w:del>
      <w:r w:rsidR="00B64D42" w:rsidRPr="00034D52">
        <w:rPr>
          <w:rFonts w:ascii="Times New Roman" w:hAnsi="Times New Roman"/>
          <w:spacing w:val="77"/>
        </w:rPr>
        <w:t xml:space="preserve"> </w:t>
      </w:r>
      <w:r w:rsidR="00B64D42" w:rsidRPr="00034D52">
        <w:rPr>
          <w:rFonts w:ascii="Times New Roman" w:hAnsi="Times New Roman"/>
          <w:spacing w:val="-1"/>
        </w:rPr>
        <w:t>warranties,</w:t>
      </w:r>
      <w:r w:rsidR="00B64D42" w:rsidRPr="00034D52">
        <w:rPr>
          <w:rFonts w:ascii="Times New Roman" w:hAnsi="Times New Roman"/>
        </w:rPr>
        <w:t xml:space="preserve"> </w:t>
      </w:r>
      <w:r w:rsidR="00B64D42" w:rsidRPr="00034D52">
        <w:rPr>
          <w:rFonts w:ascii="Times New Roman" w:hAnsi="Times New Roman"/>
          <w:spacing w:val="-1"/>
        </w:rPr>
        <w:t>specified</w:t>
      </w:r>
      <w:r w:rsidR="00B64D42" w:rsidRPr="00034D52">
        <w:rPr>
          <w:rFonts w:ascii="Times New Roman" w:hAnsi="Times New Roman"/>
          <w:spacing w:val="-3"/>
        </w:rPr>
        <w:t xml:space="preserve"> </w:t>
      </w:r>
      <w:r w:rsidR="00B64D42" w:rsidRPr="00034D52">
        <w:rPr>
          <w:rFonts w:ascii="Times New Roman" w:hAnsi="Times New Roman"/>
          <w:spacing w:val="-1"/>
        </w:rPr>
        <w:t>standards</w:t>
      </w:r>
      <w:r w:rsidR="00B64D42" w:rsidRPr="00034D52">
        <w:rPr>
          <w:rFonts w:ascii="Times New Roman" w:hAnsi="Times New Roman"/>
          <w:spacing w:val="-5"/>
        </w:rPr>
        <w:t xml:space="preserve"> </w:t>
      </w:r>
      <w:r w:rsidR="00B64D42" w:rsidRPr="00034D52">
        <w:rPr>
          <w:rFonts w:ascii="Times New Roman" w:hAnsi="Times New Roman"/>
        </w:rPr>
        <w:t xml:space="preserve">for </w:t>
      </w:r>
      <w:r w:rsidR="00B64D42" w:rsidRPr="00034D52">
        <w:rPr>
          <w:rFonts w:ascii="Times New Roman" w:hAnsi="Times New Roman"/>
          <w:spacing w:val="-1"/>
        </w:rPr>
        <w:t>quality,</w:t>
      </w:r>
      <w:r w:rsidR="00B64D42" w:rsidRPr="00034D52">
        <w:rPr>
          <w:rFonts w:ascii="Times New Roman" w:hAnsi="Times New Roman"/>
        </w:rPr>
        <w:t xml:space="preserve"> </w:t>
      </w:r>
      <w:r w:rsidR="00B64D42" w:rsidRPr="00034D52">
        <w:rPr>
          <w:rFonts w:ascii="Times New Roman" w:hAnsi="Times New Roman"/>
          <w:spacing w:val="-1"/>
        </w:rPr>
        <w:t>contractual</w:t>
      </w:r>
      <w:r w:rsidR="00B64D42" w:rsidRPr="00034D52">
        <w:rPr>
          <w:rFonts w:ascii="Times New Roman" w:hAnsi="Times New Roman"/>
          <w:spacing w:val="-3"/>
        </w:rPr>
        <w:t xml:space="preserve"> </w:t>
      </w:r>
      <w:r w:rsidR="00B64D42" w:rsidRPr="00034D52">
        <w:rPr>
          <w:rFonts w:ascii="Times New Roman" w:hAnsi="Times New Roman"/>
          <w:spacing w:val="-2"/>
        </w:rPr>
        <w:t>liabilities</w:t>
      </w:r>
      <w:r w:rsidR="00B64D42" w:rsidRPr="00034D52">
        <w:rPr>
          <w:rFonts w:ascii="Times New Roman" w:hAnsi="Times New Roman"/>
        </w:rPr>
        <w:t xml:space="preserve"> and</w:t>
      </w:r>
      <w:r w:rsidR="00B64D42" w:rsidRPr="00034D52">
        <w:rPr>
          <w:rFonts w:ascii="Times New Roman" w:hAnsi="Times New Roman"/>
          <w:spacing w:val="-3"/>
        </w:rPr>
        <w:t xml:space="preserve"> </w:t>
      </w:r>
      <w:r w:rsidR="00B64D42" w:rsidRPr="00034D52">
        <w:rPr>
          <w:rFonts w:ascii="Times New Roman" w:hAnsi="Times New Roman"/>
          <w:spacing w:val="-1"/>
        </w:rPr>
        <w:t>indemnifications,</w:t>
      </w:r>
      <w:r w:rsidR="00B64D42" w:rsidRPr="00034D52">
        <w:rPr>
          <w:rFonts w:ascii="Times New Roman" w:hAnsi="Times New Roman"/>
          <w:spacing w:val="3"/>
        </w:rPr>
        <w:t xml:space="preserve"> </w:t>
      </w:r>
      <w:r w:rsidR="00B64D42" w:rsidRPr="00034D52">
        <w:rPr>
          <w:rFonts w:ascii="Times New Roman" w:hAnsi="Times New Roman"/>
          <w:spacing w:val="-2"/>
        </w:rPr>
        <w:t>and</w:t>
      </w:r>
      <w:r w:rsidR="00B64D42" w:rsidRPr="00034D52">
        <w:rPr>
          <w:rFonts w:ascii="Times New Roman" w:hAnsi="Times New Roman"/>
        </w:rPr>
        <w:t xml:space="preserve"> the</w:t>
      </w:r>
      <w:r w:rsidR="00B64D42" w:rsidRPr="00034D52">
        <w:rPr>
          <w:rFonts w:ascii="Times New Roman" w:hAnsi="Times New Roman"/>
          <w:spacing w:val="51"/>
        </w:rPr>
        <w:t xml:space="preserve"> </w:t>
      </w:r>
      <w:r w:rsidR="00B64D42" w:rsidRPr="00034D52">
        <w:rPr>
          <w:rFonts w:ascii="Times New Roman" w:hAnsi="Times New Roman"/>
          <w:spacing w:val="-2"/>
        </w:rPr>
        <w:t>schedule</w:t>
      </w:r>
      <w:r w:rsidR="00034D52" w:rsidRPr="00034D52">
        <w:rPr>
          <w:rFonts w:ascii="Times New Roman" w:hAnsi="Times New Roman"/>
          <w:spacing w:val="-2"/>
        </w:rPr>
        <w:t>.</w:t>
      </w:r>
    </w:p>
    <w:p w14:paraId="1066415C" w14:textId="1C8DBC93" w:rsidR="0024313C" w:rsidRDefault="0024313C" w:rsidP="0024313C">
      <w:pPr>
        <w:pStyle w:val="ArticleL2"/>
        <w:rPr>
          <w:rFonts w:ascii="Times New Roman" w:hAnsi="Times New Roman"/>
        </w:rPr>
      </w:pPr>
      <w:bookmarkStart w:id="422" w:name="_Toc55295920"/>
      <w:r>
        <w:rPr>
          <w:rFonts w:ascii="Times New Roman" w:hAnsi="Times New Roman"/>
        </w:rPr>
        <w:t>Transfer of Subcontractor</w:t>
      </w:r>
      <w:r w:rsidR="00B85926">
        <w:rPr>
          <w:rFonts w:ascii="Times New Roman" w:hAnsi="Times New Roman"/>
        </w:rPr>
        <w:t>’</w:t>
      </w:r>
      <w:r>
        <w:rPr>
          <w:rFonts w:ascii="Times New Roman" w:hAnsi="Times New Roman"/>
        </w:rPr>
        <w:t>s Warranty</w:t>
      </w:r>
      <w:bookmarkEnd w:id="422"/>
      <w:r>
        <w:rPr>
          <w:rFonts w:ascii="Times New Roman" w:hAnsi="Times New Roman"/>
        </w:rPr>
        <w:t xml:space="preserve"> </w:t>
      </w:r>
    </w:p>
    <w:p w14:paraId="47909C03" w14:textId="71EB6CEE" w:rsidR="0024313C" w:rsidRDefault="0024313C" w:rsidP="004D3AC5">
      <w:pPr>
        <w:pStyle w:val="ArticleL3"/>
        <w:rPr>
          <w:rFonts w:ascii="Times New Roman" w:hAnsi="Times New Roman"/>
        </w:rPr>
      </w:pPr>
      <w:r w:rsidRPr="004D3AC5">
        <w:rPr>
          <w:rFonts w:ascii="Times New Roman" w:hAnsi="Times New Roman"/>
        </w:rPr>
        <w:t xml:space="preserve">The Supplier shall </w:t>
      </w:r>
      <w:ins w:id="423" w:author="Santiago Angueira, Joanne" w:date="2021-07-26T14:39:00Z">
        <w:r w:rsidR="00717571">
          <w:rPr>
            <w:rFonts w:ascii="Times New Roman" w:hAnsi="Times New Roman"/>
          </w:rPr>
          <w:t>use</w:t>
        </w:r>
      </w:ins>
      <w:ins w:id="424" w:author="Whipple, Blu" w:date="2021-07-29T13:34:00Z">
        <w:r w:rsidR="008B07E6">
          <w:rPr>
            <w:rFonts w:ascii="Times New Roman" w:hAnsi="Times New Roman"/>
          </w:rPr>
          <w:t xml:space="preserve"> </w:t>
        </w:r>
      </w:ins>
      <w:ins w:id="425" w:author="Santiago Angueira, Joanne" w:date="2021-07-26T14:39:00Z">
        <w:r w:rsidR="00717571">
          <w:rPr>
            <w:rFonts w:ascii="Times New Roman" w:hAnsi="Times New Roman"/>
          </w:rPr>
          <w:t xml:space="preserve">commercially reasonable efforts to </w:t>
        </w:r>
      </w:ins>
      <w:r w:rsidRPr="004D3AC5">
        <w:rPr>
          <w:rFonts w:ascii="Times New Roman" w:hAnsi="Times New Roman"/>
        </w:rPr>
        <w:t>obtain and delegate to the Company all Subcontractors</w:t>
      </w:r>
      <w:r w:rsidR="00B85926">
        <w:rPr>
          <w:rFonts w:ascii="Times New Roman" w:hAnsi="Times New Roman"/>
        </w:rPr>
        <w:t>’</w:t>
      </w:r>
      <w:r w:rsidRPr="004D3AC5">
        <w:rPr>
          <w:rFonts w:ascii="Times New Roman" w:hAnsi="Times New Roman"/>
        </w:rPr>
        <w:t xml:space="preserve"> warranties for the Equipment</w:t>
      </w:r>
      <w:r w:rsidR="00972FD7">
        <w:rPr>
          <w:rFonts w:ascii="Times New Roman" w:hAnsi="Times New Roman"/>
        </w:rPr>
        <w:t xml:space="preserve"> and</w:t>
      </w:r>
      <w:r w:rsidRPr="004D3AC5">
        <w:rPr>
          <w:rFonts w:ascii="Times New Roman" w:hAnsi="Times New Roman"/>
        </w:rPr>
        <w:t xml:space="preserve"> Supplies. </w:t>
      </w:r>
    </w:p>
    <w:p w14:paraId="1CED94F2" w14:textId="6FBED0C8" w:rsidR="004D3AC5" w:rsidRDefault="004D3AC5" w:rsidP="004D3AC5">
      <w:pPr>
        <w:pStyle w:val="ArticleL3"/>
        <w:rPr>
          <w:rFonts w:ascii="Times New Roman" w:hAnsi="Times New Roman"/>
        </w:rPr>
      </w:pPr>
      <w:r>
        <w:rPr>
          <w:rFonts w:ascii="Times New Roman" w:hAnsi="Times New Roman"/>
        </w:rPr>
        <w:t xml:space="preserve">The Supplier shall </w:t>
      </w:r>
      <w:ins w:id="426" w:author="Santiago Angueira, Joanne" w:date="2021-07-26T14:40:00Z">
        <w:r w:rsidR="00717571">
          <w:rPr>
            <w:rFonts w:ascii="Times New Roman" w:hAnsi="Times New Roman"/>
          </w:rPr>
          <w:t xml:space="preserve">use commercially reasonable efforts to </w:t>
        </w:r>
      </w:ins>
      <w:r>
        <w:rPr>
          <w:rFonts w:ascii="Times New Roman" w:hAnsi="Times New Roman"/>
        </w:rPr>
        <w:t xml:space="preserve">obtain the best possible warranty from all Subcontractors and suppliers. </w:t>
      </w:r>
    </w:p>
    <w:p w14:paraId="42FF0BDC" w14:textId="4B94723B" w:rsidR="004D3AC5" w:rsidRDefault="004D3AC5" w:rsidP="004D3AC5">
      <w:pPr>
        <w:pStyle w:val="ArticleL3"/>
        <w:rPr>
          <w:rFonts w:ascii="Times New Roman" w:hAnsi="Times New Roman"/>
        </w:rPr>
      </w:pPr>
      <w:r>
        <w:rPr>
          <w:rFonts w:ascii="Times New Roman" w:hAnsi="Times New Roman"/>
        </w:rPr>
        <w:t>If defects are discovered or arise in the Equipment</w:t>
      </w:r>
      <w:r w:rsidR="00972FD7">
        <w:rPr>
          <w:rFonts w:ascii="Times New Roman" w:hAnsi="Times New Roman"/>
        </w:rPr>
        <w:t xml:space="preserve"> or</w:t>
      </w:r>
      <w:r>
        <w:rPr>
          <w:rFonts w:ascii="Times New Roman" w:hAnsi="Times New Roman"/>
        </w:rPr>
        <w:t xml:space="preserve"> Supplies provided by the </w:t>
      </w:r>
      <w:r w:rsidR="00531D8D">
        <w:rPr>
          <w:rFonts w:ascii="Times New Roman" w:hAnsi="Times New Roman"/>
        </w:rPr>
        <w:t>Subcontractors</w:t>
      </w:r>
      <w:r>
        <w:rPr>
          <w:rFonts w:ascii="Times New Roman" w:hAnsi="Times New Roman"/>
        </w:rPr>
        <w:t xml:space="preserve"> and suppliers</w:t>
      </w:r>
      <w:r w:rsidR="00531D8D">
        <w:rPr>
          <w:rFonts w:ascii="Times New Roman" w:hAnsi="Times New Roman"/>
        </w:rPr>
        <w:t xml:space="preserve">, the Supplier shall ensure that the </w:t>
      </w:r>
      <w:r w:rsidR="00C05CE0">
        <w:rPr>
          <w:rFonts w:ascii="Times New Roman" w:hAnsi="Times New Roman"/>
        </w:rPr>
        <w:t xml:space="preserve">Subcontractors or suppliers provide the necessary corrective measures or replacements. </w:t>
      </w:r>
    </w:p>
    <w:p w14:paraId="41B8A36D" w14:textId="5A0E9D60" w:rsidR="00A412DB" w:rsidRPr="00A412DB" w:rsidDel="00717571" w:rsidRDefault="00A412DB" w:rsidP="00A412DB">
      <w:pPr>
        <w:pStyle w:val="ArticleL2"/>
        <w:rPr>
          <w:del w:id="427" w:author="Santiago Angueira, Joanne" w:date="2021-07-26T14:40:00Z"/>
          <w:rFonts w:ascii="Times New Roman" w:hAnsi="Times New Roman"/>
        </w:rPr>
      </w:pPr>
      <w:bookmarkStart w:id="428" w:name="_Toc55295921"/>
      <w:del w:id="429" w:author="Santiago Angueira, Joanne" w:date="2021-07-26T14:40:00Z">
        <w:r w:rsidRPr="00A412DB" w:rsidDel="00717571">
          <w:rPr>
            <w:rFonts w:ascii="Times New Roman" w:hAnsi="Times New Roman"/>
          </w:rPr>
          <w:delText>Supply of Spare Parts</w:delText>
        </w:r>
        <w:bookmarkEnd w:id="428"/>
        <w:r w:rsidRPr="00A412DB" w:rsidDel="00717571">
          <w:rPr>
            <w:rFonts w:ascii="Times New Roman" w:hAnsi="Times New Roman"/>
          </w:rPr>
          <w:delText xml:space="preserve"> </w:delText>
        </w:r>
      </w:del>
    </w:p>
    <w:p w14:paraId="311A0BD6" w14:textId="7876BF55" w:rsidR="009B7F43" w:rsidDel="00717571" w:rsidRDefault="00A412DB" w:rsidP="00A412DB">
      <w:pPr>
        <w:pStyle w:val="BTFirst1"/>
        <w:ind w:left="720" w:firstLine="0"/>
        <w:rPr>
          <w:del w:id="430" w:author="Santiago Angueira, Joanne" w:date="2021-07-26T14:40:00Z"/>
          <w:rFonts w:ascii="Times New Roman" w:hAnsi="Times New Roman"/>
        </w:rPr>
      </w:pPr>
      <w:del w:id="431" w:author="Santiago Angueira, Joanne" w:date="2021-07-26T14:40:00Z">
        <w:r w:rsidRPr="00A412DB" w:rsidDel="00717571">
          <w:rPr>
            <w:rFonts w:ascii="Times New Roman" w:hAnsi="Times New Roman"/>
          </w:rPr>
          <w:delText xml:space="preserve">The Supplier guarantees that it will maintain or provide on request for a period of ten (10) years after delivery a supply of consumable, spare and replacement parts for the Work. </w:delText>
        </w:r>
      </w:del>
    </w:p>
    <w:p w14:paraId="2C3A70BA" w14:textId="7F079FF6" w:rsidR="00717571" w:rsidRPr="00717571" w:rsidRDefault="00717571">
      <w:pPr>
        <w:pStyle w:val="BTFirst1"/>
        <w:ind w:left="720" w:firstLine="0"/>
        <w:rPr>
          <w:ins w:id="432" w:author="Santiago Angueira, Joanne" w:date="2021-07-26T14:42:00Z"/>
          <w:rFonts w:ascii="Times New Roman" w:hAnsi="Times New Roman"/>
        </w:rPr>
        <w:pPrChange w:id="433" w:author="Santiago Angueira, Joanne" w:date="2021-07-26T14:42:00Z">
          <w:pPr>
            <w:pStyle w:val="BTFirst1"/>
            <w:ind w:left="720"/>
          </w:pPr>
        </w:pPrChange>
      </w:pPr>
      <w:ins w:id="434" w:author="Santiago Angueira, Joanne" w:date="2021-07-26T14:42:00Z">
        <w:r w:rsidRPr="00717571">
          <w:rPr>
            <w:rFonts w:ascii="Times New Roman" w:hAnsi="Times New Roman"/>
          </w:rPr>
          <w:t xml:space="preserve">THE WARRANTIES AND REMEDIES SET </w:t>
        </w:r>
        <w:r>
          <w:rPr>
            <w:rFonts w:ascii="Times New Roman" w:hAnsi="Times New Roman"/>
          </w:rPr>
          <w:t>FORTH IN THIS ARTICLE 7</w:t>
        </w:r>
        <w:r w:rsidRPr="00717571">
          <w:rPr>
            <w:rFonts w:ascii="Times New Roman" w:hAnsi="Times New Roman"/>
          </w:rPr>
          <w:t>ARE APPLICAB</w:t>
        </w:r>
        <w:r>
          <w:rPr>
            <w:rFonts w:ascii="Times New Roman" w:hAnsi="Times New Roman"/>
          </w:rPr>
          <w:t>LE ONLY TO THE EXTENT COMPANY’S</w:t>
        </w:r>
        <w:r w:rsidRPr="00717571">
          <w:rPr>
            <w:rFonts w:ascii="Times New Roman" w:hAnsi="Times New Roman"/>
          </w:rPr>
          <w:t xml:space="preserve"> RECEIPT, HANDLING, STORAGE, INSTALLATION, TESTING, OPERATION AND MAINTENANCE, INCLUDING TASKS INCIDENT THERETO, OF THE EQUIPMENT AND/OR GOODS ARE IN ACCORDANCE WITH THE RECOMMENDATIONS OF</w:t>
        </w:r>
        <w:r>
          <w:rPr>
            <w:rFonts w:ascii="Times New Roman" w:hAnsi="Times New Roman"/>
          </w:rPr>
          <w:t xml:space="preserve"> SUPPLIER</w:t>
        </w:r>
        <w:r w:rsidRPr="00717571">
          <w:rPr>
            <w:rFonts w:ascii="Times New Roman" w:hAnsi="Times New Roman"/>
          </w:rPr>
          <w:t xml:space="preserve"> IN THE OPERATIONS AND MAINTENANCE MANUAL; AND, SUCH </w:t>
        </w:r>
      </w:ins>
      <w:ins w:id="435" w:author="Santiago Angueira, Joanne" w:date="2021-07-26T14:43:00Z">
        <w:r>
          <w:rPr>
            <w:rFonts w:ascii="Times New Roman" w:hAnsi="Times New Roman"/>
          </w:rPr>
          <w:t xml:space="preserve">EQUIPMENT AND/OR </w:t>
        </w:r>
      </w:ins>
      <w:ins w:id="436" w:author="Santiago Angueira, Joanne" w:date="2021-07-26T14:42:00Z">
        <w:r w:rsidRPr="00717571">
          <w:rPr>
            <w:rFonts w:ascii="Times New Roman" w:hAnsi="Times New Roman"/>
          </w:rPr>
          <w:t>GOODS SHALL NOT HAVE BEEN OPERATED IN EXCESS OF LIMITATION</w:t>
        </w:r>
        <w:r>
          <w:rPr>
            <w:rFonts w:ascii="Times New Roman" w:hAnsi="Times New Roman"/>
          </w:rPr>
          <w:t>S SPECIFIED IN WRITING BY SUPPLIER</w:t>
        </w:r>
        <w:r w:rsidRPr="00717571">
          <w:rPr>
            <w:rFonts w:ascii="Times New Roman" w:hAnsi="Times New Roman"/>
          </w:rPr>
          <w:t xml:space="preserve"> AND NOT HAVE BEEN SUBJECTED TO ACCIDENT, ALT</w:t>
        </w:r>
        <w:r>
          <w:rPr>
            <w:rFonts w:ascii="Times New Roman" w:hAnsi="Times New Roman"/>
          </w:rPr>
          <w:t>ERATION, ABUSE OR MISUSE. SUPPLIER</w:t>
        </w:r>
        <w:r w:rsidRPr="00717571">
          <w:rPr>
            <w:rFonts w:ascii="Times New Roman" w:hAnsi="Times New Roman"/>
          </w:rPr>
          <w:t xml:space="preserve"> EXPRESSLY EXCLUDES ANY WARRANTY FOR DEFECT CAUSE BY OR CORROSION OR NORMAL WEAR AND TEAR. </w:t>
        </w:r>
      </w:ins>
    </w:p>
    <w:p w14:paraId="7E972399" w14:textId="32E902B5" w:rsidR="00717571" w:rsidRDefault="00717571" w:rsidP="00717571">
      <w:pPr>
        <w:pStyle w:val="BTFirst1"/>
        <w:ind w:left="720" w:firstLine="0"/>
        <w:rPr>
          <w:ins w:id="437" w:author="Santiago Angueira, Joanne" w:date="2021-07-26T14:40:00Z"/>
          <w:rFonts w:ascii="Times New Roman" w:hAnsi="Times New Roman"/>
        </w:rPr>
      </w:pPr>
      <w:ins w:id="438" w:author="Santiago Angueira, Joanne" w:date="2021-07-26T14:42:00Z">
        <w:r w:rsidRPr="00717571">
          <w:rPr>
            <w:rFonts w:ascii="Times New Roman" w:hAnsi="Times New Roman"/>
          </w:rPr>
          <w:lastRenderedPageBreak/>
          <w:t xml:space="preserve">NOTWITHSTANDING ANYTHING IN THIS </w:t>
        </w:r>
      </w:ins>
      <w:ins w:id="439" w:author="Santiago Angueira, Joanne" w:date="2021-07-26T14:43:00Z">
        <w:r>
          <w:rPr>
            <w:rFonts w:ascii="Times New Roman" w:hAnsi="Times New Roman"/>
          </w:rPr>
          <w:t>AGREEMENT</w:t>
        </w:r>
      </w:ins>
      <w:ins w:id="440" w:author="Santiago Angueira, Joanne" w:date="2021-07-26T14:42:00Z">
        <w:r w:rsidRPr="00717571">
          <w:rPr>
            <w:rFonts w:ascii="Times New Roman" w:hAnsi="Times New Roman"/>
          </w:rPr>
          <w:t xml:space="preserve"> </w:t>
        </w:r>
      </w:ins>
      <w:ins w:id="441" w:author="Santiago Angueira, Joanne" w:date="2021-07-26T14:43:00Z">
        <w:r>
          <w:rPr>
            <w:rFonts w:ascii="Times New Roman" w:hAnsi="Times New Roman"/>
          </w:rPr>
          <w:t xml:space="preserve">AND/OR ANY PURCHASE ORDER </w:t>
        </w:r>
      </w:ins>
      <w:ins w:id="442" w:author="Santiago Angueira, Joanne" w:date="2021-07-26T14:42:00Z">
        <w:r w:rsidRPr="00717571">
          <w:rPr>
            <w:rFonts w:ascii="Times New Roman" w:hAnsi="Times New Roman"/>
          </w:rPr>
          <w:t>TO THE CONTRARY, THE WARRANTIES AND REME</w:t>
        </w:r>
        <w:r>
          <w:rPr>
            <w:rFonts w:ascii="Times New Roman" w:hAnsi="Times New Roman"/>
          </w:rPr>
          <w:t>DIES SET FORTH IN THIS ARTICLE 7</w:t>
        </w:r>
        <w:r w:rsidRPr="00717571">
          <w:rPr>
            <w:rFonts w:ascii="Times New Roman" w:hAnsi="Times New Roman"/>
          </w:rPr>
          <w:t xml:space="preserve"> ARE EXCLUSIVE AND IN LIEU OF ALL OTHER WARRANTIES AND REMEDIES, WHETHER WRITTEN, OR</w:t>
        </w:r>
        <w:r>
          <w:rPr>
            <w:rFonts w:ascii="Times New Roman" w:hAnsi="Times New Roman"/>
          </w:rPr>
          <w:t>AL, IMPLIED OR STATUTORY. SUPPLIER</w:t>
        </w:r>
        <w:r w:rsidRPr="00717571">
          <w:rPr>
            <w:rFonts w:ascii="Times New Roman" w:hAnsi="Times New Roman"/>
          </w:rPr>
          <w:t xml:space="preserve"> DISCLAIMS AND MAKES</w:t>
        </w:r>
        <w:r>
          <w:rPr>
            <w:rFonts w:ascii="Times New Roman" w:hAnsi="Times New Roman"/>
          </w:rPr>
          <w:t xml:space="preserve"> NO OTHER WARRANTIES TO COMPANY</w:t>
        </w:r>
        <w:r w:rsidRPr="00717571">
          <w:rPr>
            <w:rFonts w:ascii="Times New Roman" w:hAnsi="Times New Roman"/>
          </w:rPr>
          <w:t>, ITS CUSTOMER, ANY INDEMNITEES OR ANY OTHER PERSON OR ENTITY REGARDING THE EQUIPMENT, WORK, MATERIALS, GOODS, ENGINEERING AND DESIGN SERVICES, FIELD INSTALLATION SERVICES OR ANY OTHER GOODS OR SERVICES PROVIDED UNDER THE AGREEMENT AND/OR ANY PURCHASE ORDER AND EXPRESSLY DISCLAIMS ALL OTHER WARRANTIES, INCLUDING WITHOUT LIMITATION: (1) THE IMPLIED WARRANTIES OF FITNESS FOR A PARTICULAR PURPOSE, MERCHANTABILITY, PERFORMANCE OR SUITABILITY; (2)</w:t>
        </w:r>
        <w:r w:rsidR="006D0D72">
          <w:rPr>
            <w:rFonts w:ascii="Times New Roman" w:hAnsi="Times New Roman"/>
          </w:rPr>
          <w:t xml:space="preserve"> ANY WARRANTIES RELATED TO COMPANY</w:t>
        </w:r>
        <w:r w:rsidRPr="00717571">
          <w:rPr>
            <w:rFonts w:ascii="Times New Roman" w:hAnsi="Times New Roman"/>
          </w:rPr>
          <w:t xml:space="preserve"> SPECIFIED OR FREE ISSUED EQUIPMENT TO BE INCORPORATED INTO THE GOODS</w:t>
        </w:r>
      </w:ins>
      <w:ins w:id="443" w:author="Santiago Angueira, Joanne" w:date="2021-07-26T14:45:00Z">
        <w:r w:rsidR="006D0D72">
          <w:rPr>
            <w:rFonts w:ascii="Times New Roman" w:hAnsi="Times New Roman"/>
          </w:rPr>
          <w:t xml:space="preserve"> AND/OR EQUIPMENT</w:t>
        </w:r>
      </w:ins>
      <w:ins w:id="444" w:author="Santiago Angueira, Joanne" w:date="2021-07-26T14:42:00Z">
        <w:r w:rsidRPr="00717571">
          <w:rPr>
            <w:rFonts w:ascii="Times New Roman" w:hAnsi="Times New Roman"/>
          </w:rPr>
          <w:t xml:space="preserve">; (3) THIRD PARTY SOFTWARE OR SERVICES; (4) ANY WARRANTY FOR LATENT DEFECT(S) BEYOND THE ORIGINAL WARRANTY PERIOD; AND/OR (5) ANY WARRANTIES THAT THE SERVICES, FIRMWARE OR SOFTWARE, IF ANY, WILL BE PROVIDED WITHOUT INTERRUPTION OR ERROR.  </w:t>
        </w:r>
      </w:ins>
    </w:p>
    <w:p w14:paraId="4512B131" w14:textId="77777777" w:rsidR="00717571" w:rsidRPr="00A412DB" w:rsidRDefault="00717571" w:rsidP="00A412DB">
      <w:pPr>
        <w:pStyle w:val="BTFirst1"/>
        <w:ind w:left="720" w:firstLine="0"/>
        <w:rPr>
          <w:ins w:id="445" w:author="Santiago Angueira, Joanne" w:date="2021-07-26T14:40:00Z"/>
          <w:rFonts w:ascii="Times New Roman" w:hAnsi="Times New Roman"/>
        </w:rPr>
      </w:pPr>
    </w:p>
    <w:p w14:paraId="7BFD84B5" w14:textId="77777777" w:rsidR="00DB7BD4" w:rsidRPr="004C2B3D" w:rsidRDefault="00DB7BD4" w:rsidP="00DB7BD4">
      <w:pPr>
        <w:pStyle w:val="ArticleL1"/>
        <w:rPr>
          <w:rFonts w:ascii="Times New Roman" w:hAnsi="Times New Roman"/>
          <w:sz w:val="24"/>
          <w:szCs w:val="24"/>
        </w:rPr>
      </w:pPr>
      <w:bookmarkStart w:id="446" w:name="_Ref306708238"/>
      <w:bookmarkStart w:id="447" w:name="_Ref306708245"/>
      <w:bookmarkStart w:id="448" w:name="_Ref306708259"/>
      <w:bookmarkStart w:id="449" w:name="_Toc324838300"/>
      <w:bookmarkStart w:id="450" w:name="_Toc55295922"/>
      <w:r w:rsidRPr="004C2B3D">
        <w:rPr>
          <w:rFonts w:ascii="Times New Roman" w:hAnsi="Times New Roman"/>
          <w:sz w:val="24"/>
          <w:szCs w:val="24"/>
        </w:rPr>
        <w:t>INSURANCE</w:t>
      </w:r>
      <w:bookmarkEnd w:id="446"/>
      <w:bookmarkEnd w:id="447"/>
      <w:bookmarkEnd w:id="448"/>
      <w:bookmarkEnd w:id="449"/>
      <w:bookmarkEnd w:id="450"/>
    </w:p>
    <w:p w14:paraId="47D91F32" w14:textId="77777777" w:rsidR="00DB7BD4" w:rsidRPr="00C1490B" w:rsidRDefault="00DB7BD4" w:rsidP="00DB7BD4">
      <w:pPr>
        <w:pStyle w:val="ArticleL2"/>
        <w:rPr>
          <w:rFonts w:ascii="Times New Roman" w:hAnsi="Times New Roman"/>
        </w:rPr>
      </w:pPr>
      <w:bookmarkStart w:id="451" w:name="_Toc324838301"/>
      <w:bookmarkStart w:id="452" w:name="_Toc55295923"/>
      <w:r w:rsidRPr="00C1490B">
        <w:rPr>
          <w:rFonts w:ascii="Times New Roman" w:hAnsi="Times New Roman"/>
        </w:rPr>
        <w:t>General</w:t>
      </w:r>
      <w:bookmarkEnd w:id="451"/>
      <w:bookmarkEnd w:id="452"/>
    </w:p>
    <w:p w14:paraId="6F8E9C59" w14:textId="639E6917" w:rsidR="00DB7BD4" w:rsidRPr="00C1490B" w:rsidRDefault="00DB7BD4" w:rsidP="00DB7BD4">
      <w:pPr>
        <w:pStyle w:val="ArticleL3"/>
        <w:rPr>
          <w:rFonts w:ascii="Times New Roman" w:hAnsi="Times New Roman"/>
        </w:rPr>
      </w:pPr>
      <w:r w:rsidRPr="00C1490B">
        <w:rPr>
          <w:rFonts w:ascii="Times New Roman" w:hAnsi="Times New Roman"/>
        </w:rPr>
        <w:t>The Supplier shall procure and maintain</w:t>
      </w:r>
      <w:r w:rsidR="0066665A">
        <w:rPr>
          <w:rFonts w:ascii="Times New Roman" w:hAnsi="Times New Roman"/>
        </w:rPr>
        <w:t xml:space="preserve"> in effect at all times </w:t>
      </w:r>
      <w:r w:rsidR="009430EC">
        <w:rPr>
          <w:rFonts w:ascii="Times New Roman" w:hAnsi="Times New Roman"/>
        </w:rPr>
        <w:t>during performance of its obligations hereunder</w:t>
      </w:r>
      <w:r w:rsidR="003C18B2">
        <w:rPr>
          <w:rFonts w:ascii="Times New Roman" w:hAnsi="Times New Roman"/>
        </w:rPr>
        <w:t xml:space="preserve"> and for the duration of the Project</w:t>
      </w:r>
      <w:r w:rsidRPr="00C1490B">
        <w:rPr>
          <w:rFonts w:ascii="Times New Roman" w:hAnsi="Times New Roman"/>
        </w:rPr>
        <w:t>,</w:t>
      </w:r>
      <w:r w:rsidR="00DC1503">
        <w:rPr>
          <w:rFonts w:ascii="Times New Roman" w:hAnsi="Times New Roman"/>
        </w:rPr>
        <w:t xml:space="preserve"> or for such other length of time as specifically set out herein,</w:t>
      </w:r>
      <w:r w:rsidRPr="00C1490B">
        <w:rPr>
          <w:rFonts w:ascii="Times New Roman" w:hAnsi="Times New Roman"/>
        </w:rPr>
        <w:t xml:space="preserve"> at its own cost, the insurances enumerated in Section </w:t>
      </w:r>
      <w:r w:rsidR="00E52783" w:rsidRPr="00C1490B">
        <w:rPr>
          <w:rFonts w:ascii="Times New Roman" w:hAnsi="Times New Roman"/>
        </w:rPr>
        <w:fldChar w:fldCharType="begin"/>
      </w:r>
      <w:r w:rsidRPr="00C1490B">
        <w:rPr>
          <w:rFonts w:ascii="Times New Roman" w:hAnsi="Times New Roman"/>
        </w:rPr>
        <w:instrText xml:space="preserve"> REF _Ref306692747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8.2</w:t>
      </w:r>
      <w:r w:rsidR="00E52783" w:rsidRPr="00C1490B">
        <w:rPr>
          <w:rFonts w:ascii="Times New Roman" w:hAnsi="Times New Roman"/>
        </w:rPr>
        <w:fldChar w:fldCharType="end"/>
      </w:r>
      <w:r w:rsidRPr="00C1490B">
        <w:rPr>
          <w:rFonts w:ascii="Times New Roman" w:hAnsi="Times New Roman"/>
        </w:rPr>
        <w:t xml:space="preserve">.  The provisions of this Article </w:t>
      </w:r>
      <w:r w:rsidR="00E52783" w:rsidRPr="00C1490B">
        <w:rPr>
          <w:rFonts w:ascii="Times New Roman" w:hAnsi="Times New Roman"/>
        </w:rPr>
        <w:fldChar w:fldCharType="begin"/>
      </w:r>
      <w:r w:rsidRPr="00C1490B">
        <w:rPr>
          <w:rFonts w:ascii="Times New Roman" w:hAnsi="Times New Roman"/>
        </w:rPr>
        <w:instrText xml:space="preserve"> REF _Ref306708245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8</w:t>
      </w:r>
      <w:r w:rsidR="00E52783" w:rsidRPr="00C1490B">
        <w:rPr>
          <w:rFonts w:ascii="Times New Roman" w:hAnsi="Times New Roman"/>
        </w:rPr>
        <w:fldChar w:fldCharType="end"/>
      </w:r>
      <w:r w:rsidRPr="00C1490B">
        <w:rPr>
          <w:rFonts w:ascii="Times New Roman" w:hAnsi="Times New Roman"/>
        </w:rPr>
        <w:t xml:space="preserve"> do not modify or change or abrogate any responsibility of the Company or the Supplier stated elsewhere in this Agreement.  The Company shall not assume responsibility for the solvency of any insurer or the failure of any insurer to settle any claim.  The Supplier shall be responsible for the deductibles under the policies described in Section </w:t>
      </w:r>
      <w:r w:rsidR="00E52783" w:rsidRPr="00C1490B">
        <w:rPr>
          <w:rFonts w:ascii="Times New Roman" w:hAnsi="Times New Roman"/>
        </w:rPr>
        <w:fldChar w:fldCharType="begin"/>
      </w:r>
      <w:r w:rsidRPr="00C1490B">
        <w:rPr>
          <w:rFonts w:ascii="Times New Roman" w:hAnsi="Times New Roman"/>
        </w:rPr>
        <w:instrText xml:space="preserve"> REF _Ref306692747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8.2</w:t>
      </w:r>
      <w:r w:rsidR="00E52783" w:rsidRPr="00C1490B">
        <w:rPr>
          <w:rFonts w:ascii="Times New Roman" w:hAnsi="Times New Roman"/>
        </w:rPr>
        <w:fldChar w:fldCharType="end"/>
      </w:r>
      <w:r w:rsidRPr="00C1490B">
        <w:rPr>
          <w:rFonts w:ascii="Times New Roman" w:hAnsi="Times New Roman"/>
        </w:rPr>
        <w:t>.</w:t>
      </w:r>
    </w:p>
    <w:p w14:paraId="4D1104B5" w14:textId="383E746C" w:rsidR="00DB7BD4" w:rsidRDefault="00DB7BD4" w:rsidP="00DB7BD4">
      <w:pPr>
        <w:pStyle w:val="ArticleL3"/>
        <w:rPr>
          <w:rFonts w:ascii="Times New Roman" w:hAnsi="Times New Roman"/>
        </w:rPr>
      </w:pPr>
      <w:r w:rsidRPr="00C1490B">
        <w:rPr>
          <w:rFonts w:ascii="Times New Roman" w:hAnsi="Times New Roman"/>
        </w:rPr>
        <w:t xml:space="preserve">The Supplier shall provide the insurances set forth in Section </w:t>
      </w:r>
      <w:r w:rsidR="00E52783" w:rsidRPr="00C1490B">
        <w:rPr>
          <w:rFonts w:ascii="Times New Roman" w:hAnsi="Times New Roman"/>
        </w:rPr>
        <w:fldChar w:fldCharType="begin"/>
      </w:r>
      <w:r w:rsidRPr="00C1490B">
        <w:rPr>
          <w:rFonts w:ascii="Times New Roman" w:hAnsi="Times New Roman"/>
        </w:rPr>
        <w:instrText xml:space="preserve"> REF _Ref306692801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8.2</w:t>
      </w:r>
      <w:r w:rsidR="00E52783" w:rsidRPr="00C1490B">
        <w:rPr>
          <w:rFonts w:ascii="Times New Roman" w:hAnsi="Times New Roman"/>
        </w:rPr>
        <w:fldChar w:fldCharType="end"/>
      </w:r>
      <w:r w:rsidRPr="00C1490B">
        <w:rPr>
          <w:rFonts w:ascii="Times New Roman" w:hAnsi="Times New Roman"/>
        </w:rPr>
        <w:t xml:space="preserve"> with insurance carriers and evidence thereof in a form reasonably satisfactory (including, but not limited to, an original signed copy of the policies) to the Company</w:t>
      </w:r>
      <w:r w:rsidR="005F7A04">
        <w:rPr>
          <w:rFonts w:ascii="Times New Roman" w:hAnsi="Times New Roman"/>
        </w:rPr>
        <w:t xml:space="preserve"> no later than </w:t>
      </w:r>
      <w:ins w:id="453" w:author="Santiago Angueira, Joanne" w:date="2021-07-26T14:50:00Z">
        <w:r w:rsidR="006D0D72">
          <w:rPr>
            <w:rFonts w:ascii="Times New Roman" w:hAnsi="Times New Roman"/>
          </w:rPr>
          <w:t>fifteen</w:t>
        </w:r>
      </w:ins>
      <w:del w:id="454" w:author="Santiago Angueira, Joanne" w:date="2021-07-26T14:50:00Z">
        <w:r w:rsidR="005F7A04" w:rsidDel="006D0D72">
          <w:rPr>
            <w:rFonts w:ascii="Times New Roman" w:hAnsi="Times New Roman"/>
          </w:rPr>
          <w:delText>ten</w:delText>
        </w:r>
      </w:del>
      <w:r w:rsidR="005F7A04">
        <w:rPr>
          <w:rFonts w:ascii="Times New Roman" w:hAnsi="Times New Roman"/>
        </w:rPr>
        <w:t xml:space="preserve"> (</w:t>
      </w:r>
      <w:ins w:id="455" w:author="Santiago Angueira, Joanne" w:date="2021-07-26T14:50:00Z">
        <w:r w:rsidR="006D0D72">
          <w:rPr>
            <w:rFonts w:ascii="Times New Roman" w:hAnsi="Times New Roman"/>
          </w:rPr>
          <w:t>15</w:t>
        </w:r>
      </w:ins>
      <w:del w:id="456" w:author="Santiago Angueira, Joanne" w:date="2021-07-26T14:50:00Z">
        <w:r w:rsidR="005F7A04" w:rsidDel="006D0D72">
          <w:rPr>
            <w:rFonts w:ascii="Times New Roman" w:hAnsi="Times New Roman"/>
          </w:rPr>
          <w:delText>10</w:delText>
        </w:r>
      </w:del>
      <w:r w:rsidR="005F7A04">
        <w:rPr>
          <w:rFonts w:ascii="Times New Roman" w:hAnsi="Times New Roman"/>
        </w:rPr>
        <w:t xml:space="preserve">) </w:t>
      </w:r>
      <w:ins w:id="457" w:author="Santiago Angueira, Joanne" w:date="2021-07-26T14:50:00Z">
        <w:r w:rsidR="006D0D72">
          <w:rPr>
            <w:rFonts w:ascii="Times New Roman" w:hAnsi="Times New Roman"/>
          </w:rPr>
          <w:t xml:space="preserve">business </w:t>
        </w:r>
      </w:ins>
      <w:r w:rsidR="005F7A04">
        <w:rPr>
          <w:rFonts w:ascii="Times New Roman" w:hAnsi="Times New Roman"/>
        </w:rPr>
        <w:t>days after the award of the contract by the Company and prior to commencing any work</w:t>
      </w:r>
      <w:r w:rsidRPr="00C1490B">
        <w:rPr>
          <w:rFonts w:ascii="Times New Roman" w:hAnsi="Times New Roman"/>
        </w:rPr>
        <w:t>.</w:t>
      </w:r>
      <w:r w:rsidR="00FF3DE5">
        <w:rPr>
          <w:rFonts w:ascii="Times New Roman" w:hAnsi="Times New Roman"/>
        </w:rPr>
        <w:t xml:space="preserve">  </w:t>
      </w:r>
      <w:r w:rsidR="00167A5F">
        <w:rPr>
          <w:rFonts w:ascii="Times New Roman" w:hAnsi="Times New Roman"/>
        </w:rPr>
        <w:t xml:space="preserve"> </w:t>
      </w:r>
    </w:p>
    <w:p w14:paraId="7B9BDE37" w14:textId="4BA4F111" w:rsidR="00237385" w:rsidRPr="00C1490B" w:rsidRDefault="00237385" w:rsidP="00DB7BD4">
      <w:pPr>
        <w:pStyle w:val="ArticleL3"/>
        <w:rPr>
          <w:rFonts w:ascii="Times New Roman" w:hAnsi="Times New Roman"/>
        </w:rPr>
      </w:pPr>
      <w:r>
        <w:rPr>
          <w:rFonts w:ascii="Times New Roman" w:hAnsi="Times New Roman"/>
        </w:rPr>
        <w:t xml:space="preserve">If the Supplier fails to supply </w:t>
      </w:r>
      <w:r w:rsidR="00684DF5">
        <w:rPr>
          <w:rFonts w:ascii="Times New Roman" w:hAnsi="Times New Roman"/>
        </w:rPr>
        <w:t>the Company with a Certificate of Insurance of each policy required to be obtained hereunder, or if after supplying such certificate the policy lapses, is cancelled, or is materially altered, then in every such case, the Company may obtain and maintain such insurance in the name of the Supplier. The cost thereof will be payable by the Supplier, as the case may be, to the Company on demand</w:t>
      </w:r>
      <w:r w:rsidR="00B269A6">
        <w:rPr>
          <w:rFonts w:ascii="Times New Roman" w:hAnsi="Times New Roman"/>
        </w:rPr>
        <w:t xml:space="preserve"> and the Company may, at its election, deduct the cost thereof from monies which are due or may become due to the Supplier</w:t>
      </w:r>
      <w:ins w:id="458" w:author="Santiago Angueira, Joanne" w:date="2021-07-26T14:51:00Z">
        <w:r w:rsidR="006D0D72">
          <w:rPr>
            <w:rFonts w:ascii="Times New Roman" w:hAnsi="Times New Roman"/>
          </w:rPr>
          <w:t xml:space="preserve"> under the same Purchase Order</w:t>
        </w:r>
      </w:ins>
      <w:r w:rsidR="00B269A6">
        <w:rPr>
          <w:rFonts w:ascii="Times New Roman" w:hAnsi="Times New Roman"/>
        </w:rPr>
        <w:t xml:space="preserve">.  Failure to provide said Certificate may also constitute grounds for cancellation of a Purchase Order or this Agreement by the Company. </w:t>
      </w:r>
    </w:p>
    <w:p w14:paraId="20EE6FB1" w14:textId="3EC2D93B" w:rsidR="00DB7BD4" w:rsidRPr="00C1490B" w:rsidRDefault="00DB7BD4" w:rsidP="00DB7BD4">
      <w:pPr>
        <w:pStyle w:val="ArticleL3"/>
        <w:rPr>
          <w:rFonts w:ascii="Times New Roman" w:hAnsi="Times New Roman"/>
        </w:rPr>
      </w:pPr>
      <w:r w:rsidRPr="00C1490B">
        <w:rPr>
          <w:rFonts w:ascii="Times New Roman" w:hAnsi="Times New Roman"/>
        </w:rPr>
        <w:t>Any policies provided by the Supplier shall, to the extent of the Supplier</w:t>
      </w:r>
      <w:r w:rsidR="00B85926">
        <w:rPr>
          <w:rFonts w:ascii="Times New Roman" w:hAnsi="Times New Roman"/>
        </w:rPr>
        <w:t>’</w:t>
      </w:r>
      <w:r w:rsidRPr="00C1490B">
        <w:rPr>
          <w:rFonts w:ascii="Times New Roman" w:hAnsi="Times New Roman"/>
        </w:rPr>
        <w:t>s indemnification obligations contained in this Agreement, name the Company and any other entity reasonably required by the Company as additional named insureds (except for workers</w:t>
      </w:r>
      <w:r w:rsidR="00B85926">
        <w:rPr>
          <w:rFonts w:ascii="Times New Roman" w:hAnsi="Times New Roman"/>
        </w:rPr>
        <w:t>’</w:t>
      </w:r>
      <w:r w:rsidRPr="00C1490B">
        <w:rPr>
          <w:rFonts w:ascii="Times New Roman" w:hAnsi="Times New Roman"/>
        </w:rPr>
        <w:t xml:space="preserve"> compensation insurance and automobile liability), and the Supplier, on behalf of itself and its insurers, shall waive all rights of subrogation and recovery against such additional insureds for any loss or damage covered by such insurances to be maintained hereunder.</w:t>
      </w:r>
      <w:ins w:id="459" w:author="Santiago Angueira, Joanne" w:date="2021-07-26T14:51:00Z">
        <w:r w:rsidR="006D0D72">
          <w:rPr>
            <w:rFonts w:ascii="Times New Roman" w:hAnsi="Times New Roman"/>
          </w:rPr>
          <w:t xml:space="preserve"> Provided, that such waiver of rights of subrogation shall be to the extent of the liabilities assumed by </w:t>
        </w:r>
      </w:ins>
      <w:ins w:id="460" w:author="Santiago Angueira, Joanne" w:date="2021-07-26T14:52:00Z">
        <w:r w:rsidR="006D0D72">
          <w:rPr>
            <w:rFonts w:ascii="Times New Roman" w:hAnsi="Times New Roman"/>
          </w:rPr>
          <w:t>Supplier herein.</w:t>
        </w:r>
      </w:ins>
    </w:p>
    <w:p w14:paraId="763FAE44" w14:textId="77777777" w:rsidR="00DB7BD4" w:rsidRPr="00C1490B" w:rsidRDefault="00DB7BD4" w:rsidP="00DB7BD4">
      <w:pPr>
        <w:pStyle w:val="ArticleL3"/>
        <w:rPr>
          <w:rFonts w:ascii="Times New Roman" w:hAnsi="Times New Roman"/>
        </w:rPr>
      </w:pPr>
      <w:r w:rsidRPr="00C1490B">
        <w:rPr>
          <w:rFonts w:ascii="Times New Roman" w:hAnsi="Times New Roman"/>
        </w:rPr>
        <w:lastRenderedPageBreak/>
        <w:t>The liability policies of insurance provided by the Supplier shall be endorsed to provide a severability of interests and cross liability clause to the benefit of each additional named insured.</w:t>
      </w:r>
    </w:p>
    <w:p w14:paraId="040D6629" w14:textId="5482B2CE" w:rsidR="00DB7BD4" w:rsidRDefault="00DB7BD4" w:rsidP="00DB7BD4">
      <w:pPr>
        <w:pStyle w:val="ArticleL3"/>
        <w:rPr>
          <w:rFonts w:ascii="Times New Roman" w:hAnsi="Times New Roman"/>
        </w:rPr>
      </w:pPr>
      <w:r w:rsidRPr="00C1490B">
        <w:rPr>
          <w:rFonts w:ascii="Times New Roman" w:hAnsi="Times New Roman"/>
        </w:rPr>
        <w:t xml:space="preserve">Unless otherwise stated, all insurance limits outlined in Section </w:t>
      </w:r>
      <w:r w:rsidR="00E52783" w:rsidRPr="00C1490B">
        <w:rPr>
          <w:rFonts w:ascii="Times New Roman" w:hAnsi="Times New Roman"/>
        </w:rPr>
        <w:fldChar w:fldCharType="begin"/>
      </w:r>
      <w:r w:rsidRPr="00C1490B">
        <w:rPr>
          <w:rFonts w:ascii="Times New Roman" w:hAnsi="Times New Roman"/>
        </w:rPr>
        <w:instrText xml:space="preserve"> REF _Ref306692747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8.2</w:t>
      </w:r>
      <w:r w:rsidR="00E52783" w:rsidRPr="00C1490B">
        <w:rPr>
          <w:rFonts w:ascii="Times New Roman" w:hAnsi="Times New Roman"/>
        </w:rPr>
        <w:fldChar w:fldCharType="end"/>
      </w:r>
      <w:r w:rsidRPr="00C1490B">
        <w:rPr>
          <w:rFonts w:ascii="Times New Roman" w:hAnsi="Times New Roman"/>
        </w:rPr>
        <w:t xml:space="preserve"> shall apply solely to this Project.</w:t>
      </w:r>
    </w:p>
    <w:p w14:paraId="351261ED" w14:textId="3FED5FDA" w:rsidR="00D61964" w:rsidRDefault="006D0D72" w:rsidP="00DB7BD4">
      <w:pPr>
        <w:pStyle w:val="ArticleL3"/>
        <w:rPr>
          <w:rFonts w:ascii="Times New Roman" w:hAnsi="Times New Roman"/>
        </w:rPr>
      </w:pPr>
      <w:ins w:id="461" w:author="Santiago Angueira, Joanne" w:date="2021-07-26T14:53:00Z">
        <w:r>
          <w:rPr>
            <w:rFonts w:ascii="Times New Roman" w:hAnsi="Times New Roman"/>
          </w:rPr>
          <w:t xml:space="preserve">Unless as otherwise </w:t>
        </w:r>
      </w:ins>
      <w:ins w:id="462" w:author="Santiago Angueira, Joanne" w:date="2021-07-26T14:54:00Z">
        <w:r>
          <w:rPr>
            <w:rFonts w:ascii="Times New Roman" w:hAnsi="Times New Roman"/>
          </w:rPr>
          <w:t>stated</w:t>
        </w:r>
      </w:ins>
      <w:ins w:id="463" w:author="Santiago Angueira, Joanne" w:date="2021-07-26T14:53:00Z">
        <w:r>
          <w:rPr>
            <w:rFonts w:ascii="Times New Roman" w:hAnsi="Times New Roman"/>
          </w:rPr>
          <w:t xml:space="preserve"> herein, </w:t>
        </w:r>
      </w:ins>
      <w:del w:id="464" w:author="Santiago Angueira, Joanne" w:date="2021-07-26T14:53:00Z">
        <w:r w:rsidR="00D61964" w:rsidDel="006D0D72">
          <w:rPr>
            <w:rFonts w:ascii="Times New Roman" w:hAnsi="Times New Roman"/>
          </w:rPr>
          <w:delText>T</w:delText>
        </w:r>
      </w:del>
      <w:ins w:id="465" w:author="Santiago Angueira, Joanne" w:date="2021-07-26T14:53:00Z">
        <w:r>
          <w:rPr>
            <w:rFonts w:ascii="Times New Roman" w:hAnsi="Times New Roman"/>
          </w:rPr>
          <w:t>t</w:t>
        </w:r>
      </w:ins>
      <w:r w:rsidR="00D61964">
        <w:rPr>
          <w:rFonts w:ascii="Times New Roman" w:hAnsi="Times New Roman"/>
        </w:rPr>
        <w:t>he requirements contained herein as to types and limits, as well as Company</w:t>
      </w:r>
      <w:r w:rsidR="00B85926">
        <w:rPr>
          <w:rFonts w:ascii="Times New Roman" w:hAnsi="Times New Roman"/>
        </w:rPr>
        <w:t>’</w:t>
      </w:r>
      <w:r w:rsidR="00D61964">
        <w:rPr>
          <w:rFonts w:ascii="Times New Roman" w:hAnsi="Times New Roman"/>
        </w:rPr>
        <w:t xml:space="preserve">s approval of insurance coverage to be maintained by the Supplier, are not intended to and shall not in any manner limit or qualify the liabilities and obligations </w:t>
      </w:r>
      <w:r w:rsidR="006039C3">
        <w:rPr>
          <w:rFonts w:ascii="Times New Roman" w:hAnsi="Times New Roman"/>
        </w:rPr>
        <w:t xml:space="preserve">assumed by the Supplier under the Agreement. </w:t>
      </w:r>
    </w:p>
    <w:p w14:paraId="421D1875" w14:textId="5EAE74AA" w:rsidR="00C56A43" w:rsidRPr="00C1490B" w:rsidRDefault="00C56A43" w:rsidP="00DB7BD4">
      <w:pPr>
        <w:pStyle w:val="ArticleL3"/>
        <w:rPr>
          <w:rFonts w:ascii="Times New Roman" w:hAnsi="Times New Roman"/>
        </w:rPr>
      </w:pPr>
      <w:r>
        <w:rPr>
          <w:rFonts w:ascii="Times New Roman" w:hAnsi="Times New Roman"/>
        </w:rPr>
        <w:t>If any portion of the Supplier</w:t>
      </w:r>
      <w:r w:rsidR="00B85926">
        <w:rPr>
          <w:rFonts w:ascii="Times New Roman" w:hAnsi="Times New Roman"/>
        </w:rPr>
        <w:t>’</w:t>
      </w:r>
      <w:r>
        <w:rPr>
          <w:rFonts w:ascii="Times New Roman" w:hAnsi="Times New Roman"/>
        </w:rPr>
        <w:t>s obligations under this Agreement is sub-contracted, it shall be the obligation of the Supplier to ensure that each Subcontractor complies with all</w:t>
      </w:r>
      <w:r w:rsidR="00AD396C">
        <w:rPr>
          <w:rFonts w:ascii="Times New Roman" w:hAnsi="Times New Roman"/>
        </w:rPr>
        <w:t xml:space="preserve"> </w:t>
      </w:r>
      <w:r>
        <w:rPr>
          <w:rFonts w:ascii="Times New Roman" w:hAnsi="Times New Roman"/>
        </w:rPr>
        <w:t xml:space="preserve">of the insurance obligations and waiver provisions of this Agreement. </w:t>
      </w:r>
    </w:p>
    <w:p w14:paraId="1114E553" w14:textId="77777777" w:rsidR="00DB7BD4" w:rsidRPr="00C1490B" w:rsidRDefault="00DB7BD4" w:rsidP="00DB7BD4">
      <w:pPr>
        <w:pStyle w:val="ArticleL2"/>
        <w:rPr>
          <w:rFonts w:ascii="Times New Roman" w:hAnsi="Times New Roman"/>
        </w:rPr>
      </w:pPr>
      <w:bookmarkStart w:id="466" w:name="_Ref306626676"/>
      <w:bookmarkStart w:id="467" w:name="_Ref306692487"/>
      <w:bookmarkStart w:id="468" w:name="_Ref306692747"/>
      <w:bookmarkStart w:id="469" w:name="_Ref306692801"/>
      <w:bookmarkStart w:id="470" w:name="_Ref306694523"/>
      <w:bookmarkStart w:id="471" w:name="_Ref306694531"/>
      <w:bookmarkStart w:id="472" w:name="_Ref306694538"/>
      <w:bookmarkStart w:id="473" w:name="_Ref306694543"/>
      <w:bookmarkStart w:id="474" w:name="_Toc324838302"/>
      <w:bookmarkStart w:id="475" w:name="_Toc55295924"/>
      <w:r w:rsidRPr="00C1490B">
        <w:rPr>
          <w:rFonts w:ascii="Times New Roman" w:hAnsi="Times New Roman"/>
        </w:rPr>
        <w:t>Policies to be Obtained by Supplier</w:t>
      </w:r>
      <w:bookmarkEnd w:id="466"/>
      <w:bookmarkEnd w:id="467"/>
      <w:bookmarkEnd w:id="468"/>
      <w:bookmarkEnd w:id="469"/>
      <w:bookmarkEnd w:id="470"/>
      <w:bookmarkEnd w:id="471"/>
      <w:bookmarkEnd w:id="472"/>
      <w:bookmarkEnd w:id="473"/>
      <w:bookmarkEnd w:id="474"/>
      <w:bookmarkEnd w:id="475"/>
    </w:p>
    <w:p w14:paraId="69AE5DFE" w14:textId="45881E28" w:rsidR="00DB7BD4" w:rsidRPr="00C1490B" w:rsidRDefault="00DB7BD4" w:rsidP="00DB7BD4">
      <w:pPr>
        <w:pStyle w:val="ArticleL3"/>
        <w:rPr>
          <w:rFonts w:ascii="Times New Roman" w:hAnsi="Times New Roman"/>
        </w:rPr>
      </w:pPr>
      <w:bookmarkStart w:id="476" w:name="_Ref306694508"/>
      <w:r w:rsidRPr="00C1490B">
        <w:rPr>
          <w:rFonts w:ascii="Times New Roman" w:hAnsi="Times New Roman"/>
        </w:rPr>
        <w:t>The Supplier shall obtain and maintain, in full force and effect:</w:t>
      </w:r>
    </w:p>
    <w:bookmarkEnd w:id="476"/>
    <w:p w14:paraId="6158C5FE" w14:textId="07EC363B" w:rsidR="00DB7BD4" w:rsidRDefault="00C01B56" w:rsidP="00FA6536">
      <w:pPr>
        <w:pStyle w:val="ArticleL4"/>
        <w:numPr>
          <w:ilvl w:val="3"/>
          <w:numId w:val="8"/>
        </w:numPr>
        <w:rPr>
          <w:rFonts w:ascii="Times New Roman" w:hAnsi="Times New Roman"/>
        </w:rPr>
      </w:pPr>
      <w:r>
        <w:rPr>
          <w:rFonts w:ascii="Times New Roman" w:hAnsi="Times New Roman"/>
        </w:rPr>
        <w:t>General Commercial Liability Insurance</w:t>
      </w:r>
      <w:r w:rsidR="00375543">
        <w:rPr>
          <w:rFonts w:ascii="Times New Roman" w:hAnsi="Times New Roman"/>
        </w:rPr>
        <w:t xml:space="preserve"> </w:t>
      </w:r>
      <w:r w:rsidR="00DB7BD4" w:rsidRPr="00C1490B">
        <w:rPr>
          <w:rFonts w:ascii="Times New Roman" w:hAnsi="Times New Roman"/>
        </w:rPr>
        <w:t xml:space="preserve">covering all activities of the Supplier, </w:t>
      </w:r>
      <w:r w:rsidR="00DC743B">
        <w:rPr>
          <w:rFonts w:ascii="Times New Roman" w:hAnsi="Times New Roman"/>
        </w:rPr>
        <w:t xml:space="preserve">with combined single limits of not less than </w:t>
      </w:r>
      <w:ins w:id="477" w:author="Santiago Angueira, Joanne" w:date="2021-07-26T14:56:00Z">
        <w:r w:rsidR="001C1DE8">
          <w:rPr>
            <w:rFonts w:ascii="Times New Roman" w:hAnsi="Times New Roman"/>
          </w:rPr>
          <w:t>five</w:t>
        </w:r>
      </w:ins>
      <w:del w:id="478" w:author="Santiago Angueira, Joanne" w:date="2021-07-26T14:55:00Z">
        <w:r w:rsidR="00DC743B" w:rsidDel="001C1DE8">
          <w:rPr>
            <w:rFonts w:ascii="Times New Roman" w:hAnsi="Times New Roman"/>
          </w:rPr>
          <w:delText>t</w:delText>
        </w:r>
        <w:r w:rsidR="00331518" w:rsidDel="001C1DE8">
          <w:rPr>
            <w:rFonts w:ascii="Times New Roman" w:hAnsi="Times New Roman"/>
          </w:rPr>
          <w:delText>wenty</w:delText>
        </w:r>
      </w:del>
      <w:r w:rsidR="00DB7BD4" w:rsidRPr="00C1490B">
        <w:rPr>
          <w:rFonts w:ascii="Times New Roman" w:hAnsi="Times New Roman"/>
        </w:rPr>
        <w:t xml:space="preserve"> million Dollars ($</w:t>
      </w:r>
      <w:ins w:id="479" w:author="Santiago Angueira, Joanne" w:date="2021-07-26T14:55:00Z">
        <w:r w:rsidR="00465C7D">
          <w:rPr>
            <w:rFonts w:ascii="Times New Roman" w:hAnsi="Times New Roman"/>
          </w:rPr>
          <w:t>5</w:t>
        </w:r>
      </w:ins>
      <w:del w:id="480" w:author="Santiago Angueira, Joanne" w:date="2021-07-26T14:55:00Z">
        <w:r w:rsidR="00331518" w:rsidDel="00465C7D">
          <w:rPr>
            <w:rFonts w:ascii="Times New Roman" w:hAnsi="Times New Roman"/>
          </w:rPr>
          <w:delText>2</w:delText>
        </w:r>
        <w:r w:rsidR="003344C0" w:rsidDel="00465C7D">
          <w:rPr>
            <w:rFonts w:ascii="Times New Roman" w:hAnsi="Times New Roman"/>
          </w:rPr>
          <w:delText>0</w:delText>
        </w:r>
      </w:del>
      <w:r w:rsidR="00DB7BD4" w:rsidRPr="00C1490B">
        <w:rPr>
          <w:rFonts w:ascii="Times New Roman" w:hAnsi="Times New Roman"/>
        </w:rPr>
        <w:t>,000,000)</w:t>
      </w:r>
      <w:r w:rsidR="00DC743B">
        <w:rPr>
          <w:rFonts w:ascii="Times New Roman" w:hAnsi="Times New Roman"/>
        </w:rPr>
        <w:t xml:space="preserve"> </w:t>
      </w:r>
      <w:r w:rsidR="00506E28">
        <w:rPr>
          <w:rFonts w:ascii="Times New Roman" w:hAnsi="Times New Roman"/>
        </w:rPr>
        <w:t>per occurrence for bodily injury, death and damage to property</w:t>
      </w:r>
      <w:r w:rsidR="00DB7BD4" w:rsidRPr="00C1490B">
        <w:rPr>
          <w:rFonts w:ascii="Times New Roman" w:hAnsi="Times New Roman"/>
        </w:rPr>
        <w:t>;</w:t>
      </w:r>
    </w:p>
    <w:p w14:paraId="0A0B0989" w14:textId="3F918E98" w:rsidR="005D32C8" w:rsidRPr="00C1490B" w:rsidRDefault="00C01B56" w:rsidP="00FA6536">
      <w:pPr>
        <w:pStyle w:val="ArticleL4"/>
        <w:numPr>
          <w:ilvl w:val="3"/>
          <w:numId w:val="8"/>
        </w:numPr>
        <w:rPr>
          <w:rFonts w:ascii="Times New Roman" w:hAnsi="Times New Roman"/>
        </w:rPr>
      </w:pPr>
      <w:r>
        <w:rPr>
          <w:rFonts w:ascii="Times New Roman" w:hAnsi="Times New Roman"/>
        </w:rPr>
        <w:t>Errors &amp; Omissions Insurance</w:t>
      </w:r>
      <w:r w:rsidR="008E0E99">
        <w:rPr>
          <w:rFonts w:ascii="Times New Roman" w:hAnsi="Times New Roman"/>
        </w:rPr>
        <w:t xml:space="preserve"> with a limit of not less than five million Dollars ($5,000,000)</w:t>
      </w:r>
      <w:r w:rsidR="00DC1503">
        <w:rPr>
          <w:rFonts w:ascii="Times New Roman" w:hAnsi="Times New Roman"/>
        </w:rPr>
        <w:t xml:space="preserve"> </w:t>
      </w:r>
      <w:r w:rsidR="00701C7A">
        <w:rPr>
          <w:rFonts w:ascii="Times New Roman" w:hAnsi="Times New Roman"/>
        </w:rPr>
        <w:t xml:space="preserve">which must be in force for at least two (2) years after the Project is completed; </w:t>
      </w:r>
    </w:p>
    <w:p w14:paraId="72E62593" w14:textId="73A38D70" w:rsidR="001C4F77" w:rsidRDefault="00F934E3" w:rsidP="004176AE">
      <w:pPr>
        <w:pStyle w:val="ArticleL4"/>
        <w:numPr>
          <w:ilvl w:val="3"/>
          <w:numId w:val="8"/>
        </w:numPr>
        <w:rPr>
          <w:rFonts w:ascii="Times New Roman" w:hAnsi="Times New Roman"/>
        </w:rPr>
      </w:pPr>
      <w:r>
        <w:rPr>
          <w:rFonts w:ascii="Times New Roman" w:hAnsi="Times New Roman"/>
        </w:rPr>
        <w:t xml:space="preserve">Automobile and Snowmobile Liability (Owned, Non-Owned and Hired): </w:t>
      </w:r>
      <w:r w:rsidR="00DD2D89">
        <w:rPr>
          <w:rFonts w:ascii="Times New Roman" w:hAnsi="Times New Roman"/>
        </w:rPr>
        <w:t xml:space="preserve">such insurance must protect Supplier against the liability imposed by law upon the Supplier, or upon such other persons, covering all motor vehicles and/or snowmobiles used, to be used, or to be leased by the Supplier on its behalf, in connection with the work to be completed under this Agreement, for: </w:t>
      </w:r>
    </w:p>
    <w:p w14:paraId="0B754757" w14:textId="0CDE6CC8" w:rsidR="005E6CE7" w:rsidRPr="005E6CE7" w:rsidRDefault="00DD2D89" w:rsidP="00DD2D89">
      <w:pPr>
        <w:pStyle w:val="ArticleL5"/>
        <w:rPr>
          <w:rFonts w:ascii="Times New Roman" w:hAnsi="Times New Roman"/>
        </w:rPr>
      </w:pPr>
      <w:r w:rsidRPr="005E6CE7">
        <w:rPr>
          <w:rFonts w:ascii="Times New Roman" w:hAnsi="Times New Roman"/>
        </w:rPr>
        <w:t>Bodily injury</w:t>
      </w:r>
      <w:r w:rsidR="004426E3" w:rsidRPr="005E6CE7">
        <w:rPr>
          <w:rFonts w:ascii="Times New Roman" w:hAnsi="Times New Roman"/>
        </w:rPr>
        <w:t xml:space="preserve">: not less than </w:t>
      </w:r>
      <w:ins w:id="481" w:author="Santiago Angueira, Joanne" w:date="2021-07-26T14:56:00Z">
        <w:r w:rsidR="001C1DE8">
          <w:rPr>
            <w:rFonts w:ascii="Times New Roman" w:hAnsi="Times New Roman"/>
          </w:rPr>
          <w:t>two</w:t>
        </w:r>
      </w:ins>
      <w:del w:id="482" w:author="Santiago Angueira, Joanne" w:date="2021-07-26T14:56:00Z">
        <w:r w:rsidR="004426E3" w:rsidRPr="005E6CE7" w:rsidDel="001C1DE8">
          <w:rPr>
            <w:rFonts w:ascii="Times New Roman" w:hAnsi="Times New Roman"/>
          </w:rPr>
          <w:delText>five</w:delText>
        </w:r>
      </w:del>
      <w:r w:rsidR="004426E3" w:rsidRPr="005E6CE7">
        <w:rPr>
          <w:rFonts w:ascii="Times New Roman" w:hAnsi="Times New Roman"/>
        </w:rPr>
        <w:t xml:space="preserve"> million Dollars ($</w:t>
      </w:r>
      <w:ins w:id="483" w:author="Santiago Angueira, Joanne" w:date="2021-07-26T14:56:00Z">
        <w:r w:rsidR="001C1DE8">
          <w:rPr>
            <w:rFonts w:ascii="Times New Roman" w:hAnsi="Times New Roman"/>
          </w:rPr>
          <w:t>2</w:t>
        </w:r>
      </w:ins>
      <w:del w:id="484" w:author="Santiago Angueira, Joanne" w:date="2021-07-26T14:56:00Z">
        <w:r w:rsidR="004426E3" w:rsidRPr="005E6CE7" w:rsidDel="001C1DE8">
          <w:rPr>
            <w:rFonts w:ascii="Times New Roman" w:hAnsi="Times New Roman"/>
          </w:rPr>
          <w:delText>5</w:delText>
        </w:r>
      </w:del>
      <w:r w:rsidR="004426E3" w:rsidRPr="005E6CE7">
        <w:rPr>
          <w:rFonts w:ascii="Times New Roman" w:hAnsi="Times New Roman"/>
        </w:rPr>
        <w:t xml:space="preserve">,000,000) for each occurrence; </w:t>
      </w:r>
    </w:p>
    <w:p w14:paraId="02826FE2" w14:textId="35FD150E" w:rsidR="00DD2D89" w:rsidRPr="005E6CE7" w:rsidRDefault="005E6CE7" w:rsidP="00DD2D89">
      <w:pPr>
        <w:pStyle w:val="ArticleL5"/>
        <w:rPr>
          <w:rFonts w:ascii="Times New Roman" w:hAnsi="Times New Roman"/>
        </w:rPr>
      </w:pPr>
      <w:r w:rsidRPr="005E6CE7">
        <w:rPr>
          <w:rFonts w:ascii="Times New Roman" w:hAnsi="Times New Roman"/>
        </w:rPr>
        <w:t xml:space="preserve">Property damage: not less than </w:t>
      </w:r>
      <w:ins w:id="485" w:author="Santiago Angueira, Joanne" w:date="2021-07-26T14:56:00Z">
        <w:r w:rsidR="001C1DE8">
          <w:rPr>
            <w:rFonts w:ascii="Times New Roman" w:hAnsi="Times New Roman"/>
          </w:rPr>
          <w:t>two</w:t>
        </w:r>
      </w:ins>
      <w:del w:id="486" w:author="Santiago Angueira, Joanne" w:date="2021-07-26T14:56:00Z">
        <w:r w:rsidRPr="005E6CE7" w:rsidDel="001C1DE8">
          <w:rPr>
            <w:rFonts w:ascii="Times New Roman" w:hAnsi="Times New Roman"/>
          </w:rPr>
          <w:delText>five</w:delText>
        </w:r>
      </w:del>
      <w:r w:rsidRPr="005E6CE7">
        <w:rPr>
          <w:rFonts w:ascii="Times New Roman" w:hAnsi="Times New Roman"/>
        </w:rPr>
        <w:t xml:space="preserve"> million Dollars ($</w:t>
      </w:r>
      <w:ins w:id="487" w:author="Santiago Angueira, Joanne" w:date="2021-07-26T14:56:00Z">
        <w:r w:rsidR="001C1DE8">
          <w:rPr>
            <w:rFonts w:ascii="Times New Roman" w:hAnsi="Times New Roman"/>
          </w:rPr>
          <w:t>2</w:t>
        </w:r>
      </w:ins>
      <w:del w:id="488" w:author="Santiago Angueira, Joanne" w:date="2021-07-26T14:56:00Z">
        <w:r w:rsidRPr="005E6CE7" w:rsidDel="001C1DE8">
          <w:rPr>
            <w:rFonts w:ascii="Times New Roman" w:hAnsi="Times New Roman"/>
          </w:rPr>
          <w:delText>5</w:delText>
        </w:r>
      </w:del>
      <w:r w:rsidRPr="005E6CE7">
        <w:rPr>
          <w:rFonts w:ascii="Times New Roman" w:hAnsi="Times New Roman"/>
        </w:rPr>
        <w:t xml:space="preserve">,000,000) for each occurrence. </w:t>
      </w:r>
      <w:r w:rsidR="004426E3" w:rsidRPr="005E6CE7">
        <w:rPr>
          <w:rFonts w:ascii="Times New Roman" w:hAnsi="Times New Roman"/>
        </w:rPr>
        <w:t xml:space="preserve"> </w:t>
      </w:r>
    </w:p>
    <w:p w14:paraId="1BD7EE1A" w14:textId="78B54017" w:rsidR="007D47E5" w:rsidRDefault="00AC3C13" w:rsidP="004176AE">
      <w:pPr>
        <w:pStyle w:val="ArticleL4"/>
        <w:numPr>
          <w:ilvl w:val="3"/>
          <w:numId w:val="8"/>
        </w:numPr>
        <w:rPr>
          <w:rFonts w:ascii="Times New Roman" w:hAnsi="Times New Roman"/>
        </w:rPr>
      </w:pPr>
      <w:r>
        <w:rPr>
          <w:rFonts w:ascii="Times New Roman" w:hAnsi="Times New Roman"/>
        </w:rPr>
        <w:t>Aircraft Liability (Owned, Leased or Chartered): Supplier shall</w:t>
      </w:r>
      <w:ins w:id="489" w:author="Santiago Angueira, Joanne" w:date="2021-07-26T14:58:00Z">
        <w:r w:rsidR="001C1DE8">
          <w:rPr>
            <w:rFonts w:ascii="Times New Roman" w:hAnsi="Times New Roman"/>
          </w:rPr>
          <w:t>, if applicable,</w:t>
        </w:r>
      </w:ins>
      <w:r>
        <w:rPr>
          <w:rFonts w:ascii="Times New Roman" w:hAnsi="Times New Roman"/>
        </w:rPr>
        <w:t xml:space="preserve"> obtain and maintain, or shall cause third party owners of such aircraft to obtain and maintain, during the term of this Agreement, such insurance as will protect the Supplier against liability imposed by law upon the Supplier, or upon such other persons, for loss or damage arising from the ownership, use or operation of aircraft used or to be used by the Supplier in connection with the work under this Agreement, for not less than </w:t>
      </w:r>
      <w:del w:id="490" w:author="Santiago Angueira, Joanne" w:date="2021-07-26T14:58:00Z">
        <w:r w:rsidDel="001C1DE8">
          <w:rPr>
            <w:rFonts w:ascii="Times New Roman" w:hAnsi="Times New Roman"/>
          </w:rPr>
          <w:delText>twenty-five</w:delText>
        </w:r>
      </w:del>
      <w:ins w:id="491" w:author="Santiago Angueira, Joanne" w:date="2021-07-26T14:58:00Z">
        <w:r w:rsidR="001C1DE8">
          <w:rPr>
            <w:rFonts w:ascii="Times New Roman" w:hAnsi="Times New Roman"/>
          </w:rPr>
          <w:t>ten</w:t>
        </w:r>
      </w:ins>
      <w:r>
        <w:rPr>
          <w:rFonts w:ascii="Times New Roman" w:hAnsi="Times New Roman"/>
        </w:rPr>
        <w:t xml:space="preserve"> million Dollars ($</w:t>
      </w:r>
      <w:ins w:id="492" w:author="Santiago Angueira, Joanne" w:date="2021-07-26T14:58:00Z">
        <w:r w:rsidR="001C1DE8">
          <w:rPr>
            <w:rFonts w:ascii="Times New Roman" w:hAnsi="Times New Roman"/>
          </w:rPr>
          <w:t>10</w:t>
        </w:r>
      </w:ins>
      <w:del w:id="493" w:author="Santiago Angueira, Joanne" w:date="2021-07-26T14:58:00Z">
        <w:r w:rsidDel="001C1DE8">
          <w:rPr>
            <w:rFonts w:ascii="Times New Roman" w:hAnsi="Times New Roman"/>
          </w:rPr>
          <w:delText>25</w:delText>
        </w:r>
      </w:del>
      <w:r>
        <w:rPr>
          <w:rFonts w:ascii="Times New Roman" w:hAnsi="Times New Roman"/>
        </w:rPr>
        <w:t>,000,000)</w:t>
      </w:r>
      <w:r w:rsidR="009D56CB">
        <w:rPr>
          <w:rFonts w:ascii="Times New Roman" w:hAnsi="Times New Roman"/>
        </w:rPr>
        <w:t xml:space="preserve"> inclusive limits each accident, Company shall be included as an additional insured</w:t>
      </w:r>
      <w:r w:rsidR="00B745C2">
        <w:rPr>
          <w:rFonts w:ascii="Times New Roman" w:hAnsi="Times New Roman"/>
        </w:rPr>
        <w:t xml:space="preserve">. To the extent Supplier and/or </w:t>
      </w:r>
      <w:r w:rsidR="00165C3D">
        <w:rPr>
          <w:rFonts w:ascii="Times New Roman" w:hAnsi="Times New Roman"/>
        </w:rPr>
        <w:t>third-party</w:t>
      </w:r>
      <w:r w:rsidR="00B745C2">
        <w:rPr>
          <w:rFonts w:ascii="Times New Roman" w:hAnsi="Times New Roman"/>
        </w:rPr>
        <w:t xml:space="preserve"> owners of such aircraft carry Direct Damage Hull Insurance, such insurance shall be endorsed to waive insurer</w:t>
      </w:r>
      <w:r w:rsidR="00B85926">
        <w:rPr>
          <w:rFonts w:ascii="Times New Roman" w:hAnsi="Times New Roman"/>
        </w:rPr>
        <w:t>’</w:t>
      </w:r>
      <w:r w:rsidR="00B745C2">
        <w:rPr>
          <w:rFonts w:ascii="Times New Roman" w:hAnsi="Times New Roman"/>
        </w:rPr>
        <w:t>s rights or sub</w:t>
      </w:r>
      <w:r w:rsidR="00B17210">
        <w:rPr>
          <w:rFonts w:ascii="Times New Roman" w:hAnsi="Times New Roman"/>
        </w:rPr>
        <w:t>rogation against the Company and its respective employees, agents and servants</w:t>
      </w:r>
      <w:r w:rsidR="009D56CB">
        <w:rPr>
          <w:rFonts w:ascii="Times New Roman" w:hAnsi="Times New Roman"/>
        </w:rPr>
        <w:t xml:space="preserve">; </w:t>
      </w:r>
    </w:p>
    <w:p w14:paraId="07152331" w14:textId="2BF4A1C5" w:rsidR="009D56CB" w:rsidRDefault="009D56CB" w:rsidP="004176AE">
      <w:pPr>
        <w:pStyle w:val="ArticleL4"/>
        <w:numPr>
          <w:ilvl w:val="3"/>
          <w:numId w:val="8"/>
        </w:numPr>
        <w:rPr>
          <w:rFonts w:ascii="Times New Roman" w:hAnsi="Times New Roman"/>
        </w:rPr>
      </w:pPr>
      <w:r>
        <w:rPr>
          <w:rFonts w:ascii="Times New Roman" w:hAnsi="Times New Roman"/>
        </w:rPr>
        <w:t xml:space="preserve">Watercraft Liability (Owned, Leased or Chartered): </w:t>
      </w:r>
      <w:r w:rsidR="00A33429">
        <w:rPr>
          <w:rFonts w:ascii="Times New Roman" w:hAnsi="Times New Roman"/>
        </w:rPr>
        <w:t xml:space="preserve">Supplier shall, if applicable, obtain and maintain, or shall cause third party owners of such </w:t>
      </w:r>
      <w:r w:rsidR="00B17210">
        <w:rPr>
          <w:rFonts w:ascii="Times New Roman" w:hAnsi="Times New Roman"/>
        </w:rPr>
        <w:t>watercraft</w:t>
      </w:r>
      <w:r w:rsidR="00A33429">
        <w:rPr>
          <w:rFonts w:ascii="Times New Roman" w:hAnsi="Times New Roman"/>
        </w:rPr>
        <w:t xml:space="preserve"> to obtain and maintain, during the term of this Agreement, such insurance as will protect the Supplier against liability imposed by law upon the Supplier, or upon such other persons, for loss or damage arising </w:t>
      </w:r>
      <w:r w:rsidR="00A33429">
        <w:rPr>
          <w:rFonts w:ascii="Times New Roman" w:hAnsi="Times New Roman"/>
        </w:rPr>
        <w:lastRenderedPageBreak/>
        <w:t xml:space="preserve">from the ownership, use or operation of </w:t>
      </w:r>
      <w:r w:rsidR="00CA7EB9">
        <w:rPr>
          <w:rFonts w:ascii="Times New Roman" w:hAnsi="Times New Roman"/>
        </w:rPr>
        <w:t>water</w:t>
      </w:r>
      <w:r w:rsidR="00A33429">
        <w:rPr>
          <w:rFonts w:ascii="Times New Roman" w:hAnsi="Times New Roman"/>
        </w:rPr>
        <w:t>craft used or to be used by the Supplier in connection with the work under this Agreement, for not less than five million Dollars ($5,000,000) inclusive limits each accident, Company shall be included as an additional insured</w:t>
      </w:r>
      <w:r w:rsidR="00CA7EB9">
        <w:rPr>
          <w:rFonts w:ascii="Times New Roman" w:hAnsi="Times New Roman"/>
        </w:rPr>
        <w:t xml:space="preserve">. To the extent Supplier and/or </w:t>
      </w:r>
      <w:r w:rsidR="00165C3D">
        <w:rPr>
          <w:rFonts w:ascii="Times New Roman" w:hAnsi="Times New Roman"/>
        </w:rPr>
        <w:t>third-party</w:t>
      </w:r>
      <w:r w:rsidR="00CA7EB9">
        <w:rPr>
          <w:rFonts w:ascii="Times New Roman" w:hAnsi="Times New Roman"/>
        </w:rPr>
        <w:t xml:space="preserve"> owners of such watercraft carry Direct Damage Hull Insurance, such insurance shall be endorsed to waive insurer</w:t>
      </w:r>
      <w:r w:rsidR="00B85926">
        <w:rPr>
          <w:rFonts w:ascii="Times New Roman" w:hAnsi="Times New Roman"/>
        </w:rPr>
        <w:t>’</w:t>
      </w:r>
      <w:r w:rsidR="00CA7EB9">
        <w:rPr>
          <w:rFonts w:ascii="Times New Roman" w:hAnsi="Times New Roman"/>
        </w:rPr>
        <w:t>s rights or subrogation against the Company and its respective employees, agents and servants</w:t>
      </w:r>
      <w:ins w:id="494" w:author="Santiago Angueira, Joanne" w:date="2021-07-26T14:59:00Z">
        <w:r w:rsidR="001C1DE8">
          <w:rPr>
            <w:rFonts w:ascii="Times New Roman" w:hAnsi="Times New Roman"/>
          </w:rPr>
          <w:t>, to the extent of the liabilities assumed by Supplier herein</w:t>
        </w:r>
      </w:ins>
      <w:r w:rsidR="00A33429">
        <w:rPr>
          <w:rFonts w:ascii="Times New Roman" w:hAnsi="Times New Roman"/>
        </w:rPr>
        <w:t>;</w:t>
      </w:r>
    </w:p>
    <w:p w14:paraId="13F9364D" w14:textId="5A9C47A6" w:rsidR="00A71FF0" w:rsidRDefault="00680731" w:rsidP="004176AE">
      <w:pPr>
        <w:pStyle w:val="ArticleL4"/>
        <w:numPr>
          <w:ilvl w:val="3"/>
          <w:numId w:val="8"/>
        </w:numPr>
        <w:rPr>
          <w:rFonts w:ascii="Times New Roman" w:hAnsi="Times New Roman"/>
        </w:rPr>
      </w:pPr>
      <w:r>
        <w:rPr>
          <w:rFonts w:ascii="Times New Roman" w:hAnsi="Times New Roman"/>
        </w:rPr>
        <w:t>Property Insurance</w:t>
      </w:r>
      <w:r w:rsidR="00E26B87">
        <w:rPr>
          <w:rFonts w:ascii="Times New Roman" w:hAnsi="Times New Roman"/>
        </w:rPr>
        <w:t xml:space="preserve">: Supplier shall obtain and maintain during the period of manufacturing and/or fabrication and/or storage prior to delivery of the Equipment to the Company, </w:t>
      </w:r>
      <w:r w:rsidR="00B85926">
        <w:rPr>
          <w:rFonts w:ascii="Times New Roman" w:hAnsi="Times New Roman"/>
        </w:rPr>
        <w:t>“</w:t>
      </w:r>
      <w:r w:rsidR="00E26B87">
        <w:rPr>
          <w:rFonts w:ascii="Times New Roman" w:hAnsi="Times New Roman"/>
        </w:rPr>
        <w:t>All Risks</w:t>
      </w:r>
      <w:r w:rsidR="00B85926">
        <w:rPr>
          <w:rFonts w:ascii="Times New Roman" w:hAnsi="Times New Roman"/>
        </w:rPr>
        <w:t>”</w:t>
      </w:r>
      <w:r w:rsidR="00E26B87">
        <w:rPr>
          <w:rFonts w:ascii="Times New Roman" w:hAnsi="Times New Roman"/>
        </w:rPr>
        <w:t xml:space="preserve"> insurance to cover the Equipment that is the object of a Purchase Order so as to insure the interests of the Company in respect of the full value of progress payments made to the Supplier for such Equipment, up to the occurrence of any loss that would be covered by said policy.  </w:t>
      </w:r>
      <w:r w:rsidR="00655788">
        <w:rPr>
          <w:rFonts w:ascii="Times New Roman" w:hAnsi="Times New Roman"/>
        </w:rPr>
        <w:t xml:space="preserve">It is understood and agreed that, in respect of said Property insurance, the Company shall be qualified as a </w:t>
      </w:r>
      <w:r w:rsidR="00B85926">
        <w:rPr>
          <w:rFonts w:ascii="Times New Roman" w:hAnsi="Times New Roman"/>
        </w:rPr>
        <w:t>“</w:t>
      </w:r>
      <w:r w:rsidR="00655788">
        <w:rPr>
          <w:rFonts w:ascii="Times New Roman" w:hAnsi="Times New Roman"/>
        </w:rPr>
        <w:t>Loss Payee</w:t>
      </w:r>
      <w:r w:rsidR="00B85926">
        <w:rPr>
          <w:rFonts w:ascii="Times New Roman" w:hAnsi="Times New Roman"/>
        </w:rPr>
        <w:t>”</w:t>
      </w:r>
      <w:r w:rsidR="00655788">
        <w:rPr>
          <w:rFonts w:ascii="Times New Roman" w:hAnsi="Times New Roman"/>
        </w:rPr>
        <w:t xml:space="preserve"> as its interests appear.  Supplier shall provide to Company evidence of insurance for </w:t>
      </w:r>
      <w:r w:rsidR="009B6A24">
        <w:rPr>
          <w:rFonts w:ascii="Times New Roman" w:hAnsi="Times New Roman"/>
        </w:rPr>
        <w:t xml:space="preserve">any equipment or materials of the Company that may be in the care, custody or control of the Supplier during the term of this Agreement and such evidence must </w:t>
      </w:r>
      <w:r w:rsidR="00A911A2">
        <w:rPr>
          <w:rFonts w:ascii="Times New Roman" w:hAnsi="Times New Roman"/>
        </w:rPr>
        <w:t>show the deductible</w:t>
      </w:r>
      <w:r w:rsidR="00400053">
        <w:rPr>
          <w:rFonts w:ascii="Times New Roman" w:hAnsi="Times New Roman"/>
        </w:rPr>
        <w:t>;</w:t>
      </w:r>
      <w:r w:rsidR="00A911A2">
        <w:rPr>
          <w:rFonts w:ascii="Times New Roman" w:hAnsi="Times New Roman"/>
        </w:rPr>
        <w:t xml:space="preserve"> </w:t>
      </w:r>
    </w:p>
    <w:p w14:paraId="0421637D" w14:textId="764E2C86" w:rsidR="00A911A2" w:rsidRDefault="00A911A2" w:rsidP="004176AE">
      <w:pPr>
        <w:pStyle w:val="ArticleL4"/>
        <w:numPr>
          <w:ilvl w:val="3"/>
          <w:numId w:val="8"/>
        </w:numPr>
        <w:rPr>
          <w:rFonts w:ascii="Times New Roman" w:hAnsi="Times New Roman"/>
        </w:rPr>
      </w:pPr>
      <w:r>
        <w:rPr>
          <w:rFonts w:ascii="Times New Roman" w:hAnsi="Times New Roman"/>
        </w:rPr>
        <w:t>Employer</w:t>
      </w:r>
      <w:r w:rsidR="00B85926">
        <w:rPr>
          <w:rFonts w:ascii="Times New Roman" w:hAnsi="Times New Roman"/>
        </w:rPr>
        <w:t>’</w:t>
      </w:r>
      <w:r>
        <w:rPr>
          <w:rFonts w:ascii="Times New Roman" w:hAnsi="Times New Roman"/>
        </w:rPr>
        <w:t>s Liability Insurance</w:t>
      </w:r>
      <w:r w:rsidR="00AC18A5">
        <w:rPr>
          <w:rFonts w:ascii="Times New Roman" w:hAnsi="Times New Roman"/>
        </w:rPr>
        <w:t xml:space="preserve"> with limits of liability of not less than one million Dollars ($1,000,000)</w:t>
      </w:r>
      <w:r w:rsidR="00400053">
        <w:rPr>
          <w:rFonts w:ascii="Times New Roman" w:hAnsi="Times New Roman"/>
        </w:rPr>
        <w:t xml:space="preserve"> per accident or disease including death at any time resulting therefrom; </w:t>
      </w:r>
    </w:p>
    <w:p w14:paraId="286B22F9" w14:textId="2E674F3C" w:rsidR="00DF653F" w:rsidRDefault="003352E0" w:rsidP="004176AE">
      <w:pPr>
        <w:pStyle w:val="ArticleL4"/>
        <w:numPr>
          <w:ilvl w:val="3"/>
          <w:numId w:val="8"/>
        </w:numPr>
        <w:rPr>
          <w:rFonts w:ascii="Times New Roman" w:hAnsi="Times New Roman"/>
        </w:rPr>
      </w:pPr>
      <w:r>
        <w:rPr>
          <w:rFonts w:ascii="Times New Roman" w:hAnsi="Times New Roman"/>
        </w:rPr>
        <w:t>Worker</w:t>
      </w:r>
      <w:r w:rsidR="00B85926">
        <w:rPr>
          <w:rFonts w:ascii="Times New Roman" w:hAnsi="Times New Roman"/>
        </w:rPr>
        <w:t>’</w:t>
      </w:r>
      <w:r>
        <w:rPr>
          <w:rFonts w:ascii="Times New Roman" w:hAnsi="Times New Roman"/>
        </w:rPr>
        <w:t>s Compensation Insurance</w:t>
      </w:r>
      <w:r w:rsidR="00DB7BD4" w:rsidRPr="00C1490B">
        <w:rPr>
          <w:rFonts w:ascii="Times New Roman" w:hAnsi="Times New Roman"/>
        </w:rPr>
        <w:t xml:space="preserve"> as required by law</w:t>
      </w:r>
      <w:r w:rsidR="002420C2">
        <w:rPr>
          <w:rFonts w:ascii="Times New Roman" w:hAnsi="Times New Roman"/>
        </w:rPr>
        <w:t xml:space="preserve"> covering all employees of the Supplier engaged in the performance of work under this Agreement </w:t>
      </w:r>
      <w:r w:rsidR="003E2926">
        <w:rPr>
          <w:rFonts w:ascii="Times New Roman" w:hAnsi="Times New Roman"/>
        </w:rPr>
        <w:t>in accordance with the statutory requirements of the province, territory or country having jurisdiction over such employees.  Supplier shall pay all assessments due under the relevant Worker</w:t>
      </w:r>
      <w:r w:rsidR="00B85926">
        <w:rPr>
          <w:rFonts w:ascii="Times New Roman" w:hAnsi="Times New Roman"/>
        </w:rPr>
        <w:t>’</w:t>
      </w:r>
      <w:r w:rsidR="003E2926">
        <w:rPr>
          <w:rFonts w:ascii="Times New Roman" w:hAnsi="Times New Roman"/>
        </w:rPr>
        <w:t xml:space="preserve">s Compensation Act, or insurance policy purchased, in connection with the performance of this Agreement.  Upon failure to do so, Company may pay such assessments and deduct such amount to </w:t>
      </w:r>
      <w:r w:rsidR="00BD7EE9">
        <w:rPr>
          <w:rFonts w:ascii="Times New Roman" w:hAnsi="Times New Roman"/>
        </w:rPr>
        <w:t>so paid from any monies due or to become due to the Supplier</w:t>
      </w:r>
      <w:ins w:id="495" w:author="Santiago Angueira, Joanne" w:date="2021-07-26T15:01:00Z">
        <w:r w:rsidR="001C1DE8">
          <w:rPr>
            <w:rFonts w:ascii="Times New Roman" w:hAnsi="Times New Roman"/>
          </w:rPr>
          <w:t xml:space="preserve"> under the same Purchase Order</w:t>
        </w:r>
      </w:ins>
      <w:r w:rsidR="00BD7EE9">
        <w:rPr>
          <w:rFonts w:ascii="Times New Roman" w:hAnsi="Times New Roman"/>
        </w:rPr>
        <w:t xml:space="preserve">. </w:t>
      </w:r>
      <w:r w:rsidR="0093267E">
        <w:rPr>
          <w:rFonts w:ascii="Times New Roman" w:hAnsi="Times New Roman"/>
        </w:rPr>
        <w:t xml:space="preserve">If Supplier is assessed as additional levy, extra assessment or super assessment as a result of an accident causing injury or death to an employee of the Supplier because of unsafe working conditions then such levy or assessment shall be paid by the Supplier and shall not be reimbursable by the Company.  </w:t>
      </w:r>
      <w:r w:rsidR="00E9108C">
        <w:rPr>
          <w:rFonts w:ascii="Times New Roman" w:hAnsi="Times New Roman"/>
        </w:rPr>
        <w:t xml:space="preserve">Before or at the time of applying to the Company for final payment under a Purchase Order, the Supplier shall deliver to the Company a certificate showing that the Supplier has paid or has caused to be paid all assessments and other amounts required by the authorities having jurisdiction and that the Supplier is in good standing; </w:t>
      </w:r>
    </w:p>
    <w:p w14:paraId="44DD5644" w14:textId="010F8C0B" w:rsidR="00C14291" w:rsidRPr="00D76B83" w:rsidDel="008B07E6" w:rsidRDefault="00DF653F" w:rsidP="00D76B83">
      <w:pPr>
        <w:pStyle w:val="ArticleL4"/>
        <w:numPr>
          <w:ilvl w:val="3"/>
          <w:numId w:val="8"/>
        </w:numPr>
        <w:rPr>
          <w:del w:id="496" w:author="Whipple, Blu" w:date="2021-07-29T13:36:00Z"/>
          <w:rFonts w:ascii="Times New Roman" w:hAnsi="Times New Roman"/>
        </w:rPr>
      </w:pPr>
      <w:del w:id="497" w:author="Whipple, Blu" w:date="2021-07-29T13:36:00Z">
        <w:r w:rsidDel="008B07E6">
          <w:rPr>
            <w:rFonts w:ascii="Times New Roman" w:hAnsi="Times New Roman"/>
          </w:rPr>
          <w:delText xml:space="preserve">WCB Certification: </w:delText>
        </w:r>
        <w:r w:rsidR="0044142B" w:rsidDel="008B07E6">
          <w:rPr>
            <w:rFonts w:ascii="Times New Roman" w:hAnsi="Times New Roman"/>
          </w:rPr>
          <w:delText>Supplier shall provide a Letter of Clearance from the Workers</w:delText>
        </w:r>
        <w:r w:rsidR="00B85926" w:rsidDel="008B07E6">
          <w:rPr>
            <w:rFonts w:ascii="Times New Roman" w:hAnsi="Times New Roman"/>
          </w:rPr>
          <w:delText>’</w:delText>
        </w:r>
        <w:r w:rsidR="0044142B" w:rsidDel="008B07E6">
          <w:rPr>
            <w:rFonts w:ascii="Times New Roman" w:hAnsi="Times New Roman"/>
          </w:rPr>
          <w:delText xml:space="preserve"> Compensation Board to certify that the Supplier or those performing Services on behalf of the Supplier, has or have complied with the provisions of the Workers</w:delText>
        </w:r>
        <w:r w:rsidR="00B85926" w:rsidDel="008B07E6">
          <w:rPr>
            <w:rFonts w:ascii="Times New Roman" w:hAnsi="Times New Roman"/>
          </w:rPr>
          <w:delText>’</w:delText>
        </w:r>
        <w:r w:rsidR="0044142B" w:rsidDel="008B07E6">
          <w:rPr>
            <w:rFonts w:ascii="Times New Roman" w:hAnsi="Times New Roman"/>
          </w:rPr>
          <w:delText xml:space="preserve"> Compensation Act before releasing holdbacks or making final payments; </w:delText>
        </w:r>
      </w:del>
    </w:p>
    <w:p w14:paraId="7A43355C" w14:textId="77777777" w:rsidR="00DB7BD4" w:rsidRPr="00C1490B" w:rsidRDefault="00DB7BD4" w:rsidP="004176AE">
      <w:pPr>
        <w:pStyle w:val="ArticleL4"/>
        <w:numPr>
          <w:ilvl w:val="3"/>
          <w:numId w:val="8"/>
        </w:numPr>
        <w:rPr>
          <w:rFonts w:ascii="Times New Roman" w:hAnsi="Times New Roman"/>
        </w:rPr>
      </w:pPr>
      <w:r w:rsidRPr="00C1490B">
        <w:rPr>
          <w:rFonts w:ascii="Times New Roman" w:hAnsi="Times New Roman"/>
        </w:rPr>
        <w:t>such other insurance that would be obtained by a prudent equipment supplier; and</w:t>
      </w:r>
    </w:p>
    <w:p w14:paraId="7F62FABC" w14:textId="77777777" w:rsidR="00DB7BD4" w:rsidRPr="00C1490B" w:rsidRDefault="00DB7BD4" w:rsidP="004176AE">
      <w:pPr>
        <w:pStyle w:val="ArticleL4"/>
        <w:numPr>
          <w:ilvl w:val="3"/>
          <w:numId w:val="8"/>
        </w:numPr>
        <w:rPr>
          <w:rFonts w:ascii="Times New Roman" w:hAnsi="Times New Roman"/>
        </w:rPr>
      </w:pPr>
      <w:r w:rsidRPr="00C1490B">
        <w:rPr>
          <w:rFonts w:ascii="Times New Roman" w:hAnsi="Times New Roman"/>
        </w:rPr>
        <w:t>such other insurance as the Company may reasonably require from time to time.</w:t>
      </w:r>
    </w:p>
    <w:p w14:paraId="348333A0" w14:textId="4790EB3F" w:rsidR="00DB7BD4" w:rsidRPr="00C1490B" w:rsidRDefault="00DB7BD4" w:rsidP="00DB7BD4">
      <w:pPr>
        <w:pStyle w:val="ArticleL3"/>
        <w:rPr>
          <w:rFonts w:ascii="Times New Roman" w:hAnsi="Times New Roman"/>
        </w:rPr>
      </w:pPr>
      <w:r w:rsidRPr="00C1490B">
        <w:rPr>
          <w:rFonts w:ascii="Times New Roman" w:hAnsi="Times New Roman"/>
        </w:rPr>
        <w:t>The Supplier</w:t>
      </w:r>
      <w:r w:rsidR="00B85926">
        <w:rPr>
          <w:rFonts w:ascii="Times New Roman" w:hAnsi="Times New Roman"/>
        </w:rPr>
        <w:t>’</w:t>
      </w:r>
      <w:r w:rsidRPr="00C1490B">
        <w:rPr>
          <w:rFonts w:ascii="Times New Roman" w:hAnsi="Times New Roman"/>
        </w:rPr>
        <w:t>s policies may be evidenced through a combination of primary and excess coverage limits.</w:t>
      </w:r>
    </w:p>
    <w:p w14:paraId="28604F80" w14:textId="2C4694E5" w:rsidR="00DB7BD4" w:rsidRPr="00C1490B" w:rsidRDefault="00DB7BD4" w:rsidP="00DB7BD4">
      <w:pPr>
        <w:pStyle w:val="ArticleL3"/>
        <w:rPr>
          <w:rFonts w:ascii="Times New Roman" w:hAnsi="Times New Roman"/>
        </w:rPr>
      </w:pPr>
      <w:r w:rsidRPr="00C1490B">
        <w:rPr>
          <w:rFonts w:ascii="Times New Roman" w:hAnsi="Times New Roman"/>
        </w:rPr>
        <w:t xml:space="preserve">Each policy described in this Section </w:t>
      </w:r>
      <w:r w:rsidR="00E52783" w:rsidRPr="00C1490B">
        <w:rPr>
          <w:rFonts w:ascii="Times New Roman" w:hAnsi="Times New Roman"/>
        </w:rPr>
        <w:fldChar w:fldCharType="begin"/>
      </w:r>
      <w:r w:rsidRPr="00C1490B">
        <w:rPr>
          <w:rFonts w:ascii="Times New Roman" w:hAnsi="Times New Roman"/>
        </w:rPr>
        <w:instrText xml:space="preserve"> REF _Ref306694523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8.2</w:t>
      </w:r>
      <w:r w:rsidR="00E52783" w:rsidRPr="00C1490B">
        <w:rPr>
          <w:rFonts w:ascii="Times New Roman" w:hAnsi="Times New Roman"/>
        </w:rPr>
        <w:fldChar w:fldCharType="end"/>
      </w:r>
      <w:r w:rsidRPr="00C1490B">
        <w:rPr>
          <w:rFonts w:ascii="Times New Roman" w:hAnsi="Times New Roman"/>
        </w:rPr>
        <w:t xml:space="preserve"> shall contain terms and conditions reasonably acceptable to the Company, shall be issued by insurers rated </w:t>
      </w:r>
      <w:r w:rsidR="00B85926">
        <w:rPr>
          <w:rFonts w:ascii="Times New Roman" w:hAnsi="Times New Roman"/>
        </w:rPr>
        <w:t>“</w:t>
      </w:r>
      <w:r w:rsidRPr="00C1490B">
        <w:rPr>
          <w:rFonts w:ascii="Times New Roman" w:hAnsi="Times New Roman"/>
        </w:rPr>
        <w:t>A-</w:t>
      </w:r>
      <w:r w:rsidR="00B85926">
        <w:rPr>
          <w:rFonts w:ascii="Times New Roman" w:hAnsi="Times New Roman"/>
        </w:rPr>
        <w:t>”</w:t>
      </w:r>
      <w:r w:rsidRPr="00C1490B">
        <w:rPr>
          <w:rFonts w:ascii="Times New Roman" w:hAnsi="Times New Roman"/>
        </w:rPr>
        <w:t xml:space="preserve"> (Class X) or better by A.M. Best or </w:t>
      </w:r>
      <w:r w:rsidR="00B85926">
        <w:rPr>
          <w:rFonts w:ascii="Times New Roman" w:hAnsi="Times New Roman"/>
        </w:rPr>
        <w:t>“</w:t>
      </w:r>
      <w:r w:rsidRPr="00C1490B">
        <w:rPr>
          <w:rFonts w:ascii="Times New Roman" w:hAnsi="Times New Roman"/>
        </w:rPr>
        <w:t>A</w:t>
      </w:r>
      <w:r w:rsidR="00B85926">
        <w:rPr>
          <w:rFonts w:ascii="Times New Roman" w:hAnsi="Times New Roman"/>
        </w:rPr>
        <w:t>”</w:t>
      </w:r>
      <w:r w:rsidRPr="00C1490B">
        <w:rPr>
          <w:rFonts w:ascii="Times New Roman" w:hAnsi="Times New Roman"/>
        </w:rPr>
        <w:t xml:space="preserve"> or </w:t>
      </w:r>
      <w:r w:rsidRPr="00C1490B">
        <w:rPr>
          <w:rFonts w:ascii="Times New Roman" w:hAnsi="Times New Roman"/>
        </w:rPr>
        <w:lastRenderedPageBreak/>
        <w:t xml:space="preserve">better by S&amp;P or otherwise acceptable to the Company and shall provide for sixty (60) days (or </w:t>
      </w:r>
      <w:ins w:id="498" w:author="Santiago Angueira, Joanne" w:date="2021-07-26T15:03:00Z">
        <w:r w:rsidR="001C1DE8">
          <w:rPr>
            <w:rFonts w:ascii="Times New Roman" w:hAnsi="Times New Roman"/>
          </w:rPr>
          <w:t>thirty</w:t>
        </w:r>
      </w:ins>
      <w:del w:id="499" w:author="Santiago Angueira, Joanne" w:date="2021-07-26T15:03:00Z">
        <w:r w:rsidRPr="00C1490B" w:rsidDel="001C1DE8">
          <w:rPr>
            <w:rFonts w:ascii="Times New Roman" w:hAnsi="Times New Roman"/>
          </w:rPr>
          <w:delText>te</w:delText>
        </w:r>
      </w:del>
      <w:del w:id="500" w:author="Santiago Angueira, Joanne" w:date="2021-07-26T15:04:00Z">
        <w:r w:rsidRPr="00C1490B" w:rsidDel="001C1DE8">
          <w:rPr>
            <w:rFonts w:ascii="Times New Roman" w:hAnsi="Times New Roman"/>
          </w:rPr>
          <w:delText>n</w:delText>
        </w:r>
      </w:del>
      <w:r w:rsidRPr="00C1490B">
        <w:rPr>
          <w:rFonts w:ascii="Times New Roman" w:hAnsi="Times New Roman"/>
        </w:rPr>
        <w:t xml:space="preserve"> (</w:t>
      </w:r>
      <w:ins w:id="501" w:author="Santiago Angueira, Joanne" w:date="2021-07-26T15:04:00Z">
        <w:r w:rsidR="001C1DE8">
          <w:rPr>
            <w:rFonts w:ascii="Times New Roman" w:hAnsi="Times New Roman"/>
          </w:rPr>
          <w:t>30</w:t>
        </w:r>
      </w:ins>
      <w:del w:id="502" w:author="Santiago Angueira, Joanne" w:date="2021-07-26T15:04:00Z">
        <w:r w:rsidRPr="00C1490B" w:rsidDel="001C1DE8">
          <w:rPr>
            <w:rFonts w:ascii="Times New Roman" w:hAnsi="Times New Roman"/>
          </w:rPr>
          <w:delText>10</w:delText>
        </w:r>
      </w:del>
      <w:r w:rsidRPr="00C1490B">
        <w:rPr>
          <w:rFonts w:ascii="Times New Roman" w:hAnsi="Times New Roman"/>
        </w:rPr>
        <w:t>) days in the case of cancellation due to non-payment of premiums) prior notice of cancellation, non-renewal or material change to the Company.  The Supplier shall forward to the Company certificates evidencing that the coverage is in effect and the payment of premiums is current and, if the Company so requires, a copy of the policy.  If, after the time of placement, the rating of any insurer declines below A.M. Best</w:t>
      </w:r>
      <w:r w:rsidR="00B85926">
        <w:rPr>
          <w:rFonts w:ascii="Times New Roman" w:hAnsi="Times New Roman"/>
        </w:rPr>
        <w:t>’</w:t>
      </w:r>
      <w:r w:rsidRPr="00C1490B">
        <w:rPr>
          <w:rFonts w:ascii="Times New Roman" w:hAnsi="Times New Roman"/>
        </w:rPr>
        <w:t xml:space="preserve">s </w:t>
      </w:r>
      <w:r w:rsidR="00B85926">
        <w:rPr>
          <w:rFonts w:ascii="Times New Roman" w:hAnsi="Times New Roman"/>
        </w:rPr>
        <w:t>“</w:t>
      </w:r>
      <w:r w:rsidRPr="00C1490B">
        <w:rPr>
          <w:rFonts w:ascii="Times New Roman" w:hAnsi="Times New Roman"/>
        </w:rPr>
        <w:t>A-</w:t>
      </w:r>
      <w:r w:rsidR="00B85926">
        <w:rPr>
          <w:rFonts w:ascii="Times New Roman" w:hAnsi="Times New Roman"/>
        </w:rPr>
        <w:t>”</w:t>
      </w:r>
      <w:r w:rsidRPr="00C1490B">
        <w:rPr>
          <w:rFonts w:ascii="Times New Roman" w:hAnsi="Times New Roman"/>
        </w:rPr>
        <w:t xml:space="preserve"> or S&amp;P</w:t>
      </w:r>
      <w:r w:rsidR="00B85926">
        <w:rPr>
          <w:rFonts w:ascii="Times New Roman" w:hAnsi="Times New Roman"/>
        </w:rPr>
        <w:t>’</w:t>
      </w:r>
      <w:r w:rsidRPr="00C1490B">
        <w:rPr>
          <w:rFonts w:ascii="Times New Roman" w:hAnsi="Times New Roman"/>
        </w:rPr>
        <w:t xml:space="preserve">s </w:t>
      </w:r>
      <w:r w:rsidR="00B85926">
        <w:rPr>
          <w:rFonts w:ascii="Times New Roman" w:hAnsi="Times New Roman"/>
        </w:rPr>
        <w:t>“</w:t>
      </w:r>
      <w:r w:rsidRPr="00C1490B">
        <w:rPr>
          <w:rFonts w:ascii="Times New Roman" w:hAnsi="Times New Roman"/>
        </w:rPr>
        <w:t>A</w:t>
      </w:r>
      <w:r w:rsidR="00B85926">
        <w:rPr>
          <w:rFonts w:ascii="Times New Roman" w:hAnsi="Times New Roman"/>
        </w:rPr>
        <w:t>”</w:t>
      </w:r>
      <w:r w:rsidRPr="00C1490B">
        <w:rPr>
          <w:rFonts w:ascii="Times New Roman" w:hAnsi="Times New Roman"/>
        </w:rPr>
        <w:t xml:space="preserve">, then the Supplier shall immediately replace that coverage with an insurer that is rated </w:t>
      </w:r>
      <w:r w:rsidR="00B85926">
        <w:rPr>
          <w:rFonts w:ascii="Times New Roman" w:hAnsi="Times New Roman"/>
        </w:rPr>
        <w:t>“</w:t>
      </w:r>
      <w:r w:rsidRPr="00C1490B">
        <w:rPr>
          <w:rFonts w:ascii="Times New Roman" w:hAnsi="Times New Roman"/>
        </w:rPr>
        <w:t>A-</w:t>
      </w:r>
      <w:r w:rsidR="00B85926">
        <w:rPr>
          <w:rFonts w:ascii="Times New Roman" w:hAnsi="Times New Roman"/>
        </w:rPr>
        <w:t>”</w:t>
      </w:r>
      <w:r w:rsidRPr="00C1490B">
        <w:rPr>
          <w:rFonts w:ascii="Times New Roman" w:hAnsi="Times New Roman"/>
        </w:rPr>
        <w:t xml:space="preserve"> (Class X) or better by A.M. Best or </w:t>
      </w:r>
      <w:r w:rsidR="00B85926">
        <w:rPr>
          <w:rFonts w:ascii="Times New Roman" w:hAnsi="Times New Roman"/>
        </w:rPr>
        <w:t>“</w:t>
      </w:r>
      <w:r w:rsidRPr="00C1490B">
        <w:rPr>
          <w:rFonts w:ascii="Times New Roman" w:hAnsi="Times New Roman"/>
        </w:rPr>
        <w:t>A</w:t>
      </w:r>
      <w:r w:rsidR="00B85926">
        <w:rPr>
          <w:rFonts w:ascii="Times New Roman" w:hAnsi="Times New Roman"/>
        </w:rPr>
        <w:t>”</w:t>
      </w:r>
      <w:r w:rsidRPr="00C1490B">
        <w:rPr>
          <w:rFonts w:ascii="Times New Roman" w:hAnsi="Times New Roman"/>
        </w:rPr>
        <w:t xml:space="preserve"> or better by S&amp;P and that replacement policy shall contain, at minimum, the same coverage as the prior policy and any additional cost shall be the responsibility of the Supplier.</w:t>
      </w:r>
    </w:p>
    <w:p w14:paraId="7C190B66" w14:textId="0444380C" w:rsidR="00DB7BD4" w:rsidRPr="00F24CAA" w:rsidRDefault="00DB7BD4" w:rsidP="00F24CAA">
      <w:pPr>
        <w:pStyle w:val="ArticleL3"/>
        <w:rPr>
          <w:rFonts w:ascii="Times New Roman" w:hAnsi="Times New Roman"/>
        </w:rPr>
      </w:pPr>
      <w:r w:rsidRPr="00C1490B">
        <w:rPr>
          <w:rFonts w:ascii="Times New Roman" w:hAnsi="Times New Roman"/>
        </w:rPr>
        <w:t>All equipment, supplies and materials belonging to the Supplier or any of its Subcontractor</w:t>
      </w:r>
      <w:r w:rsidR="00B44E8E">
        <w:rPr>
          <w:rFonts w:ascii="Times New Roman" w:hAnsi="Times New Roman"/>
        </w:rPr>
        <w:t>s</w:t>
      </w:r>
      <w:r w:rsidRPr="00C1490B">
        <w:rPr>
          <w:rFonts w:ascii="Times New Roman" w:hAnsi="Times New Roman"/>
        </w:rPr>
        <w:t xml:space="preserve"> or used by the Supplier or any of its Subcontractor</w:t>
      </w:r>
      <w:r w:rsidR="00B44E8E">
        <w:rPr>
          <w:rFonts w:ascii="Times New Roman" w:hAnsi="Times New Roman"/>
        </w:rPr>
        <w:t>s</w:t>
      </w:r>
      <w:r w:rsidRPr="00C1490B">
        <w:rPr>
          <w:rFonts w:ascii="Times New Roman" w:hAnsi="Times New Roman"/>
        </w:rPr>
        <w:t xml:space="preserve"> shall be brought to and kept at the Site at the cost and risk of the Supplier or such Subcontractor, and the Company shall not be liable for loss or damage thereto and any insurance policies carried by the Supplier or such Subcontractor shall waive the underwriters</w:t>
      </w:r>
      <w:r w:rsidR="00B85926">
        <w:rPr>
          <w:rFonts w:ascii="Times New Roman" w:hAnsi="Times New Roman"/>
        </w:rPr>
        <w:t>’</w:t>
      </w:r>
      <w:r w:rsidRPr="00C1490B">
        <w:rPr>
          <w:rFonts w:ascii="Times New Roman" w:hAnsi="Times New Roman"/>
        </w:rPr>
        <w:t xml:space="preserve"> right to subrogation against the Company and its assignees, subsidiaries, affiliates and employees</w:t>
      </w:r>
      <w:ins w:id="503" w:author="Santiago Angueira, Joanne" w:date="2021-07-26T15:05:00Z">
        <w:r w:rsidR="00106F0F">
          <w:rPr>
            <w:rFonts w:ascii="Times New Roman" w:hAnsi="Times New Roman"/>
          </w:rPr>
          <w:t xml:space="preserve"> to the extent of the liabilities assumed by Supplier herein</w:t>
        </w:r>
      </w:ins>
      <w:r w:rsidRPr="00C1490B">
        <w:rPr>
          <w:rFonts w:ascii="Times New Roman" w:hAnsi="Times New Roman"/>
        </w:rPr>
        <w:t>.  The Supplier shall obtain adequate insurance to cover any tools and equipment leased from third parties, which insurance shall include waivers of subrogation in favour of the Company and its assignees, subsidiaries, affiliates and employees.</w:t>
      </w:r>
      <w:ins w:id="504" w:author="Santiago Angueira, Joanne" w:date="2021-07-26T15:06:00Z">
        <w:r w:rsidR="00106F0F">
          <w:rPr>
            <w:rFonts w:ascii="Times New Roman" w:hAnsi="Times New Roman"/>
          </w:rPr>
          <w:t xml:space="preserve"> Such waiver of subrogation shall be to the extent of the liabilities assumed by Supplier herein.</w:t>
        </w:r>
      </w:ins>
    </w:p>
    <w:p w14:paraId="67D73BF7" w14:textId="77777777" w:rsidR="00DB7BD4" w:rsidRPr="00312557" w:rsidRDefault="00DB7BD4" w:rsidP="00DB7BD4">
      <w:pPr>
        <w:pStyle w:val="ArticleL1"/>
        <w:rPr>
          <w:rFonts w:ascii="Times New Roman" w:hAnsi="Times New Roman"/>
          <w:sz w:val="24"/>
          <w:szCs w:val="24"/>
        </w:rPr>
      </w:pPr>
      <w:bookmarkStart w:id="505" w:name="_Ref324490803"/>
      <w:bookmarkStart w:id="506" w:name="_Toc324838303"/>
      <w:bookmarkStart w:id="507" w:name="_Toc55295925"/>
      <w:bookmarkStart w:id="508" w:name="_Ref306708281"/>
      <w:bookmarkStart w:id="509" w:name="_Ref306708289"/>
      <w:bookmarkStart w:id="510" w:name="_Ref306708295"/>
      <w:r w:rsidRPr="00312557">
        <w:rPr>
          <w:rFonts w:ascii="Times New Roman" w:hAnsi="Times New Roman"/>
          <w:sz w:val="24"/>
          <w:szCs w:val="24"/>
        </w:rPr>
        <w:t>INTELLECTUAL PROPERTY</w:t>
      </w:r>
      <w:bookmarkEnd w:id="505"/>
      <w:bookmarkEnd w:id="506"/>
      <w:bookmarkEnd w:id="507"/>
    </w:p>
    <w:p w14:paraId="472472EF" w14:textId="77777777" w:rsidR="00DB7BD4" w:rsidRPr="00C1490B" w:rsidRDefault="00DB7BD4" w:rsidP="00DB7BD4">
      <w:pPr>
        <w:pStyle w:val="ArticleL2"/>
        <w:rPr>
          <w:rFonts w:ascii="Times New Roman" w:hAnsi="Times New Roman"/>
        </w:rPr>
      </w:pPr>
      <w:bookmarkStart w:id="511" w:name="_Ref324490520"/>
      <w:bookmarkStart w:id="512" w:name="_Ref324490552"/>
      <w:bookmarkStart w:id="513" w:name="_Toc324838304"/>
      <w:bookmarkStart w:id="514" w:name="_Toc55295926"/>
      <w:r w:rsidRPr="00C1490B">
        <w:rPr>
          <w:rFonts w:ascii="Times New Roman" w:hAnsi="Times New Roman"/>
        </w:rPr>
        <w:t>Supplier Intellectual Property</w:t>
      </w:r>
      <w:bookmarkEnd w:id="511"/>
      <w:bookmarkEnd w:id="512"/>
      <w:bookmarkEnd w:id="513"/>
      <w:bookmarkEnd w:id="514"/>
    </w:p>
    <w:p w14:paraId="5C5A0C7F" w14:textId="5524A8BB" w:rsidR="00DB7BD4" w:rsidRPr="00C1490B" w:rsidRDefault="00DB7BD4" w:rsidP="00DB7BD4">
      <w:pPr>
        <w:pStyle w:val="ArticleCont2"/>
        <w:rPr>
          <w:rFonts w:ascii="Times New Roman" w:hAnsi="Times New Roman"/>
        </w:rPr>
      </w:pPr>
      <w:r w:rsidRPr="00C1490B">
        <w:rPr>
          <w:rFonts w:ascii="Times New Roman" w:hAnsi="Times New Roman"/>
        </w:rPr>
        <w:t>The Supplier is and will remain the owner of all Supplier Intellectual Property and nothing in this Agreement prevents, limits or restricts the Supplier</w:t>
      </w:r>
      <w:r w:rsidR="00B85926">
        <w:rPr>
          <w:rFonts w:ascii="Times New Roman" w:hAnsi="Times New Roman"/>
        </w:rPr>
        <w:t>’</w:t>
      </w:r>
      <w:r w:rsidRPr="00C1490B">
        <w:rPr>
          <w:rFonts w:ascii="Times New Roman" w:hAnsi="Times New Roman"/>
        </w:rPr>
        <w:t>s subsequent use or exploitation of any Supplier Intellectual Property.  The Supplier grants to the Company a non-exclusive, transferable</w:t>
      </w:r>
      <w:ins w:id="515" w:author="Whipple, Blu" w:date="2021-07-29T13:37:00Z">
        <w:r w:rsidR="008B07E6">
          <w:rPr>
            <w:rFonts w:ascii="Times New Roman" w:hAnsi="Times New Roman"/>
          </w:rPr>
          <w:t xml:space="preserve"> (to the end user)</w:t>
        </w:r>
      </w:ins>
      <w:r w:rsidRPr="00C1490B">
        <w:rPr>
          <w:rFonts w:ascii="Times New Roman" w:hAnsi="Times New Roman"/>
        </w:rPr>
        <w:t xml:space="preserve">, royalty-free, irrevocable and perpetual </w:t>
      </w:r>
      <w:ins w:id="516" w:author="Santiago Angueira, Joanne" w:date="2021-07-26T15:07:00Z">
        <w:r w:rsidR="00106F0F">
          <w:rPr>
            <w:rFonts w:ascii="Times New Roman" w:hAnsi="Times New Roman"/>
          </w:rPr>
          <w:t xml:space="preserve">limited </w:t>
        </w:r>
      </w:ins>
      <w:del w:id="517" w:author="Santiago Angueira, Joanne" w:date="2021-07-26T15:08:00Z">
        <w:r w:rsidRPr="00C1490B" w:rsidDel="00106F0F">
          <w:rPr>
            <w:rFonts w:ascii="Times New Roman" w:hAnsi="Times New Roman"/>
          </w:rPr>
          <w:delText>worldwide</w:delText>
        </w:r>
      </w:del>
      <w:r w:rsidRPr="00C1490B">
        <w:rPr>
          <w:rFonts w:ascii="Times New Roman" w:hAnsi="Times New Roman"/>
        </w:rPr>
        <w:t xml:space="preserve"> licence to use all Supplier Intellectual Property included in or necessary for the use of the Equipment for the sole purpose of, and in connection with, the Project.  The Company shall not reproduce, communicate, use, register or attempt to register any interest in or otherwise deal with the Supplier Intellectual Property, including filing for patent protection, or allow any of their personnel to do the same, for any purpose other than as permitted in this Section </w:t>
      </w:r>
      <w:r w:rsidR="00E52783" w:rsidRPr="00C1490B">
        <w:rPr>
          <w:rFonts w:ascii="Times New Roman" w:hAnsi="Times New Roman"/>
        </w:rPr>
        <w:fldChar w:fldCharType="begin"/>
      </w:r>
      <w:r w:rsidRPr="00C1490B">
        <w:rPr>
          <w:rFonts w:ascii="Times New Roman" w:hAnsi="Times New Roman"/>
        </w:rPr>
        <w:instrText xml:space="preserve"> REF _Ref324490520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9.1</w:t>
      </w:r>
      <w:r w:rsidR="00E52783" w:rsidRPr="00C1490B">
        <w:rPr>
          <w:rFonts w:ascii="Times New Roman" w:hAnsi="Times New Roman"/>
        </w:rPr>
        <w:fldChar w:fldCharType="end"/>
      </w:r>
      <w:r w:rsidRPr="00C1490B">
        <w:rPr>
          <w:rFonts w:ascii="Times New Roman" w:hAnsi="Times New Roman"/>
        </w:rPr>
        <w:t>.</w:t>
      </w:r>
    </w:p>
    <w:p w14:paraId="059E3D88" w14:textId="77777777" w:rsidR="00DB7BD4" w:rsidRPr="00C1490B" w:rsidRDefault="00DB7BD4" w:rsidP="00DB7BD4">
      <w:pPr>
        <w:pStyle w:val="ArticleL2"/>
        <w:rPr>
          <w:rFonts w:ascii="Times New Roman" w:hAnsi="Times New Roman"/>
        </w:rPr>
      </w:pPr>
      <w:bookmarkStart w:id="518" w:name="_Ref324490527"/>
      <w:bookmarkStart w:id="519" w:name="_Ref324490558"/>
      <w:bookmarkStart w:id="520" w:name="_Toc324838305"/>
      <w:bookmarkStart w:id="521" w:name="_Toc55295927"/>
      <w:r w:rsidRPr="00C1490B">
        <w:rPr>
          <w:rFonts w:ascii="Times New Roman" w:hAnsi="Times New Roman"/>
        </w:rPr>
        <w:t>Company Intellectual Property</w:t>
      </w:r>
      <w:bookmarkEnd w:id="518"/>
      <w:bookmarkEnd w:id="519"/>
      <w:bookmarkEnd w:id="520"/>
      <w:bookmarkEnd w:id="521"/>
    </w:p>
    <w:p w14:paraId="22AB3245" w14:textId="2A8A21C2" w:rsidR="00DB7BD4" w:rsidRPr="00C1490B" w:rsidRDefault="00DB7BD4" w:rsidP="00DB7BD4">
      <w:pPr>
        <w:pStyle w:val="ArticleCont2"/>
        <w:rPr>
          <w:rFonts w:ascii="Times New Roman" w:hAnsi="Times New Roman"/>
        </w:rPr>
      </w:pPr>
      <w:r w:rsidRPr="00C1490B">
        <w:rPr>
          <w:rFonts w:ascii="Times New Roman" w:hAnsi="Times New Roman"/>
        </w:rPr>
        <w:t>The Company is and will remain the owner of all Company Intellectual Property and nothing in this Agreement prevents, limits or restricts the Company</w:t>
      </w:r>
      <w:r w:rsidR="00B85926">
        <w:rPr>
          <w:rFonts w:ascii="Times New Roman" w:hAnsi="Times New Roman"/>
        </w:rPr>
        <w:t>’</w:t>
      </w:r>
      <w:r w:rsidRPr="00C1490B">
        <w:rPr>
          <w:rFonts w:ascii="Times New Roman" w:hAnsi="Times New Roman"/>
        </w:rPr>
        <w:t xml:space="preserve">s subsequent use or exploitation of any Company Intellectual Property.  The Company grants to the Supplier a non-exclusive, transferable, royalty-free, irrevocable and perpetual worldwide licence to use any applicable Company Intellectual Property for the sole purpose of, or in connection with, supplying the Equipment to the Company, or creating and developing new Intellectual Property with respect to the Equipment, provided that any such newly-developed Intellectual Property is included in the Equipment.  The Supplier shall not reproduce, communicate, use, register or attempt to register any interest in or otherwise deal with the Company Intellectual Property, including filing for patent protection, or allow any of their personnel to do the same, for any purpose other than as permitted in this Section </w:t>
      </w:r>
      <w:r w:rsidR="00E52783" w:rsidRPr="00C1490B">
        <w:rPr>
          <w:rFonts w:ascii="Times New Roman" w:hAnsi="Times New Roman"/>
        </w:rPr>
        <w:fldChar w:fldCharType="begin"/>
      </w:r>
      <w:r w:rsidRPr="00C1490B">
        <w:rPr>
          <w:rFonts w:ascii="Times New Roman" w:hAnsi="Times New Roman"/>
        </w:rPr>
        <w:instrText xml:space="preserve"> REF _Ref324490527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9.2</w:t>
      </w:r>
      <w:r w:rsidR="00E52783" w:rsidRPr="00C1490B">
        <w:rPr>
          <w:rFonts w:ascii="Times New Roman" w:hAnsi="Times New Roman"/>
        </w:rPr>
        <w:fldChar w:fldCharType="end"/>
      </w:r>
      <w:r w:rsidRPr="00C1490B">
        <w:rPr>
          <w:rFonts w:ascii="Times New Roman" w:hAnsi="Times New Roman"/>
        </w:rPr>
        <w:t>.  In using any Company Intellectual Property that is also Confidential Information, the Supplier will comply with Section</w:t>
      </w:r>
      <w:r w:rsidR="00517ADE">
        <w:rPr>
          <w:rFonts w:ascii="Times New Roman" w:hAnsi="Times New Roman"/>
        </w:rPr>
        <w:t xml:space="preserve"> 19</w:t>
      </w:r>
      <w:r w:rsidR="0013436A">
        <w:rPr>
          <w:rFonts w:ascii="Times New Roman" w:hAnsi="Times New Roman"/>
        </w:rPr>
        <w:t>.3</w:t>
      </w:r>
      <w:r w:rsidRPr="00C1490B">
        <w:rPr>
          <w:rFonts w:ascii="Times New Roman" w:hAnsi="Times New Roman"/>
        </w:rPr>
        <w:t>.</w:t>
      </w:r>
    </w:p>
    <w:p w14:paraId="1CB44CD2" w14:textId="77777777" w:rsidR="00DB7BD4" w:rsidRPr="00C1490B" w:rsidRDefault="00DB7BD4" w:rsidP="00DB7BD4">
      <w:pPr>
        <w:pStyle w:val="ArticleL2"/>
        <w:rPr>
          <w:rFonts w:ascii="Times New Roman" w:hAnsi="Times New Roman"/>
        </w:rPr>
      </w:pPr>
      <w:bookmarkStart w:id="522" w:name="_Toc324838306"/>
      <w:bookmarkStart w:id="523" w:name="_Toc55295928"/>
      <w:r w:rsidRPr="00C1490B">
        <w:rPr>
          <w:rFonts w:ascii="Times New Roman" w:hAnsi="Times New Roman"/>
        </w:rPr>
        <w:t>Intellectual Property Created under this Agreement</w:t>
      </w:r>
      <w:bookmarkEnd w:id="522"/>
      <w:bookmarkEnd w:id="523"/>
    </w:p>
    <w:p w14:paraId="4BF3E044" w14:textId="77777777" w:rsidR="00DB7BD4" w:rsidRPr="00C1490B" w:rsidRDefault="00DB7BD4" w:rsidP="00DB7BD4">
      <w:pPr>
        <w:pStyle w:val="ArticleL3"/>
        <w:rPr>
          <w:rFonts w:ascii="Times New Roman" w:hAnsi="Times New Roman"/>
        </w:rPr>
      </w:pPr>
      <w:r w:rsidRPr="00C1490B">
        <w:rPr>
          <w:rFonts w:ascii="Times New Roman" w:hAnsi="Times New Roman"/>
        </w:rPr>
        <w:t>The Company acknowledges and agrees that the Supplier, directly or through one or more of its affiliates, owns all right, title and interest in and to:</w:t>
      </w:r>
    </w:p>
    <w:p w14:paraId="65EF7195" w14:textId="77777777" w:rsidR="00DB7BD4" w:rsidRPr="00C1490B" w:rsidRDefault="00DB7BD4" w:rsidP="00BB379E">
      <w:pPr>
        <w:pStyle w:val="ArticleL4"/>
        <w:numPr>
          <w:ilvl w:val="3"/>
          <w:numId w:val="8"/>
        </w:numPr>
        <w:rPr>
          <w:rFonts w:ascii="Times New Roman" w:hAnsi="Times New Roman"/>
        </w:rPr>
      </w:pPr>
      <w:r w:rsidRPr="00C1490B">
        <w:rPr>
          <w:rFonts w:ascii="Times New Roman" w:hAnsi="Times New Roman"/>
        </w:rPr>
        <w:lastRenderedPageBreak/>
        <w:t>all Intellectual Property created or developed under this Agreement solely by the Supplier or its personnel, provided that the Supplier has not materially used and/or relied upon the Company Intellectual Property in the development of such Intellectual Property without the participation, collaboration, knowledge or permission of the Company to use the Company Intellectual Property for that specific purpose; and</w:t>
      </w:r>
    </w:p>
    <w:p w14:paraId="2DE55C03" w14:textId="77777777" w:rsidR="00DB7BD4" w:rsidRPr="00C1490B" w:rsidRDefault="00DB7BD4" w:rsidP="00BB379E">
      <w:pPr>
        <w:pStyle w:val="ArticleL4"/>
        <w:numPr>
          <w:ilvl w:val="3"/>
          <w:numId w:val="8"/>
        </w:numPr>
        <w:rPr>
          <w:rFonts w:ascii="Times New Roman" w:hAnsi="Times New Roman"/>
        </w:rPr>
      </w:pPr>
      <w:r w:rsidRPr="00C1490B">
        <w:rPr>
          <w:rFonts w:ascii="Times New Roman" w:hAnsi="Times New Roman"/>
        </w:rPr>
        <w:t>all Intellectual Property created or developed under this Agreement by the Company or its personnel if the Supplier Intellectual Property was materially used and/or relied upon in the development of such Intellectual Property without the participation, collaboration, knowledge or permission of the Supplier to use the Supplier Intellectual Property for that specific purpose.</w:t>
      </w:r>
    </w:p>
    <w:p w14:paraId="5307B4BB" w14:textId="77777777" w:rsidR="00DB7BD4" w:rsidRPr="00C1490B" w:rsidRDefault="00DB7BD4" w:rsidP="00DB7BD4">
      <w:pPr>
        <w:pStyle w:val="ArticleCont3"/>
        <w:rPr>
          <w:rFonts w:ascii="Times New Roman" w:hAnsi="Times New Roman"/>
        </w:rPr>
      </w:pPr>
      <w:r w:rsidRPr="00C1490B">
        <w:rPr>
          <w:rFonts w:ascii="Times New Roman" w:hAnsi="Times New Roman"/>
        </w:rPr>
        <w:t xml:space="preserve">All such Intellectual Property shall be deemed to be Supplier Intellectual Property and licensed as such to the Company under Section </w:t>
      </w:r>
      <w:r w:rsidR="00E52783" w:rsidRPr="00C1490B">
        <w:rPr>
          <w:rFonts w:ascii="Times New Roman" w:hAnsi="Times New Roman"/>
        </w:rPr>
        <w:fldChar w:fldCharType="begin"/>
      </w:r>
      <w:r w:rsidRPr="00C1490B">
        <w:rPr>
          <w:rFonts w:ascii="Times New Roman" w:hAnsi="Times New Roman"/>
        </w:rPr>
        <w:instrText xml:space="preserve"> REF _Ref324490552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9.1</w:t>
      </w:r>
      <w:r w:rsidR="00E52783" w:rsidRPr="00C1490B">
        <w:rPr>
          <w:rFonts w:ascii="Times New Roman" w:hAnsi="Times New Roman"/>
        </w:rPr>
        <w:fldChar w:fldCharType="end"/>
      </w:r>
      <w:r w:rsidRPr="00C1490B">
        <w:rPr>
          <w:rFonts w:ascii="Times New Roman" w:hAnsi="Times New Roman"/>
        </w:rPr>
        <w:t>.</w:t>
      </w:r>
    </w:p>
    <w:p w14:paraId="69AD5B5F" w14:textId="77777777" w:rsidR="00DB7BD4" w:rsidRPr="00C1490B" w:rsidRDefault="00DB7BD4" w:rsidP="00DB7BD4">
      <w:pPr>
        <w:pStyle w:val="ArticleL3"/>
        <w:rPr>
          <w:rFonts w:ascii="Times New Roman" w:hAnsi="Times New Roman"/>
        </w:rPr>
      </w:pPr>
      <w:r w:rsidRPr="00C1490B">
        <w:rPr>
          <w:rFonts w:ascii="Times New Roman" w:hAnsi="Times New Roman"/>
        </w:rPr>
        <w:t>The Supplier acknowledges and agrees that the Company, directly or through one or more of its affiliates, owns all right, title and interest in and to:</w:t>
      </w:r>
    </w:p>
    <w:p w14:paraId="3A974BDD" w14:textId="77777777" w:rsidR="00DB7BD4" w:rsidRPr="00C1490B" w:rsidRDefault="00DB7BD4" w:rsidP="00BF5213">
      <w:pPr>
        <w:pStyle w:val="ArticleL4"/>
        <w:numPr>
          <w:ilvl w:val="3"/>
          <w:numId w:val="8"/>
        </w:numPr>
        <w:rPr>
          <w:rFonts w:ascii="Times New Roman" w:hAnsi="Times New Roman"/>
        </w:rPr>
      </w:pPr>
      <w:r w:rsidRPr="00C1490B">
        <w:rPr>
          <w:rFonts w:ascii="Times New Roman" w:hAnsi="Times New Roman"/>
        </w:rPr>
        <w:t>all Intellectual Property created or developed under this Agreement solely by the Company or its personnel, provided that the Company has not materially used and/or relied upon the Supplier Intellectual Property in the development of such Intellectual Property without the participation, collaboration, knowledge or permission of the Supplier to use the Supplier Intellectual Property for that specific purpose;</w:t>
      </w:r>
    </w:p>
    <w:p w14:paraId="59463CE4" w14:textId="7E0FD2DC" w:rsidR="00DB7BD4" w:rsidRPr="00C1490B" w:rsidRDefault="00106F0F" w:rsidP="00BF5213">
      <w:pPr>
        <w:pStyle w:val="ArticleL4"/>
        <w:numPr>
          <w:ilvl w:val="3"/>
          <w:numId w:val="8"/>
        </w:numPr>
        <w:rPr>
          <w:rFonts w:ascii="Times New Roman" w:hAnsi="Times New Roman"/>
        </w:rPr>
      </w:pPr>
      <w:ins w:id="524" w:author="Santiago Angueira, Joanne" w:date="2021-07-26T15:11:00Z">
        <w:r>
          <w:rPr>
            <w:rFonts w:ascii="Times New Roman" w:hAnsi="Times New Roman"/>
          </w:rPr>
          <w:t xml:space="preserve">the physical manifestation of </w:t>
        </w:r>
      </w:ins>
      <w:r w:rsidR="00DB7BD4" w:rsidRPr="00C1490B">
        <w:rPr>
          <w:rFonts w:ascii="Times New Roman" w:hAnsi="Times New Roman"/>
        </w:rPr>
        <w:t>all Intellectual Property created or developed under this Agreement through collaboration of the Supplier and the Company, or the use of or reliance on the Supplier Intellectual Property or the Company Intellectual Property or both, with the participation, collaboration, knowledge or permission of the Company and the Supplier, including, without limitation, any Intellectual Property created or developed under a continuous improvement project; and</w:t>
      </w:r>
    </w:p>
    <w:p w14:paraId="769AEE56" w14:textId="542D5938" w:rsidR="00DB7BD4" w:rsidRPr="00C1490B" w:rsidRDefault="00DB7BD4" w:rsidP="00BF5213">
      <w:pPr>
        <w:pStyle w:val="ArticleL4"/>
        <w:numPr>
          <w:ilvl w:val="3"/>
          <w:numId w:val="8"/>
        </w:numPr>
        <w:rPr>
          <w:rFonts w:ascii="Times New Roman" w:hAnsi="Times New Roman"/>
        </w:rPr>
      </w:pPr>
      <w:r w:rsidRPr="00C1490B">
        <w:rPr>
          <w:rFonts w:ascii="Times New Roman" w:hAnsi="Times New Roman"/>
        </w:rPr>
        <w:t xml:space="preserve">all Intellectual Property created or developed under this Agreement by the Supplier or its personnel if the Company Intellectual Property </w:t>
      </w:r>
      <w:ins w:id="525" w:author="Santiago Angueira, Joanne" w:date="2021-07-26T15:12:00Z">
        <w:r w:rsidR="00106F0F">
          <w:rPr>
            <w:rFonts w:ascii="Times New Roman" w:hAnsi="Times New Roman"/>
          </w:rPr>
          <w:t xml:space="preserve">and Confidential Information </w:t>
        </w:r>
      </w:ins>
      <w:r w:rsidRPr="00C1490B">
        <w:rPr>
          <w:rFonts w:ascii="Times New Roman" w:hAnsi="Times New Roman"/>
        </w:rPr>
        <w:t xml:space="preserve">was materially used </w:t>
      </w:r>
      <w:del w:id="526" w:author="Santiago Angueira, Joanne" w:date="2021-07-26T15:12:00Z">
        <w:r w:rsidRPr="00C1490B" w:rsidDel="00106F0F">
          <w:rPr>
            <w:rFonts w:ascii="Times New Roman" w:hAnsi="Times New Roman"/>
          </w:rPr>
          <w:delText>and/or relied upon</w:delText>
        </w:r>
      </w:del>
      <w:r w:rsidRPr="00C1490B">
        <w:rPr>
          <w:rFonts w:ascii="Times New Roman" w:hAnsi="Times New Roman"/>
        </w:rPr>
        <w:t xml:space="preserve"> in the development of such Intellectual Property without the participation, collaboration, knowledge or permission of the Company to use the Company Intellectual Property for that specific purpose.</w:t>
      </w:r>
      <w:ins w:id="527" w:author="Whipple, Blu" w:date="2021-07-29T13:39:00Z">
        <w:r w:rsidR="00694E3F">
          <w:rPr>
            <w:rFonts w:ascii="Times New Roman" w:hAnsi="Times New Roman"/>
          </w:rPr>
          <w:t xml:space="preserve">  Notwithstanding the foregoing, any improvements made to Supplier’s pre-existing intellectual property shall be owned by Supplier.</w:t>
        </w:r>
      </w:ins>
    </w:p>
    <w:p w14:paraId="30B64E95" w14:textId="77777777" w:rsidR="00DB7BD4" w:rsidRPr="00C1490B" w:rsidRDefault="00DB7BD4" w:rsidP="00DB7BD4">
      <w:pPr>
        <w:pStyle w:val="ArticleCont3"/>
        <w:rPr>
          <w:rFonts w:ascii="Times New Roman" w:hAnsi="Times New Roman"/>
        </w:rPr>
      </w:pPr>
      <w:r w:rsidRPr="00C1490B">
        <w:rPr>
          <w:rFonts w:ascii="Times New Roman" w:hAnsi="Times New Roman"/>
        </w:rPr>
        <w:t xml:space="preserve">All such Intellectual Property shall be deemed to be Company Intellectual Property and licensed as such to the Supplier under Section </w:t>
      </w:r>
      <w:r w:rsidR="00E52783" w:rsidRPr="00C1490B">
        <w:rPr>
          <w:rFonts w:ascii="Times New Roman" w:hAnsi="Times New Roman"/>
        </w:rPr>
        <w:fldChar w:fldCharType="begin"/>
      </w:r>
      <w:r w:rsidRPr="00C1490B">
        <w:rPr>
          <w:rFonts w:ascii="Times New Roman" w:hAnsi="Times New Roman"/>
        </w:rPr>
        <w:instrText xml:space="preserve"> REF _Ref324490558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9.2</w:t>
      </w:r>
      <w:r w:rsidR="00E52783" w:rsidRPr="00C1490B">
        <w:rPr>
          <w:rFonts w:ascii="Times New Roman" w:hAnsi="Times New Roman"/>
        </w:rPr>
        <w:fldChar w:fldCharType="end"/>
      </w:r>
      <w:r w:rsidRPr="00C1490B">
        <w:rPr>
          <w:rFonts w:ascii="Times New Roman" w:hAnsi="Times New Roman"/>
        </w:rPr>
        <w:t>.</w:t>
      </w:r>
    </w:p>
    <w:p w14:paraId="5CF16EFD" w14:textId="77777777" w:rsidR="00DB7BD4" w:rsidRPr="00C1490B" w:rsidRDefault="00DB7BD4" w:rsidP="00DB7BD4">
      <w:pPr>
        <w:pStyle w:val="ArticleL2"/>
        <w:rPr>
          <w:rFonts w:ascii="Times New Roman" w:hAnsi="Times New Roman"/>
        </w:rPr>
      </w:pPr>
      <w:bookmarkStart w:id="528" w:name="_Ref324490446"/>
      <w:bookmarkStart w:id="529" w:name="_Ref324490453"/>
      <w:bookmarkStart w:id="530" w:name="_Toc324838307"/>
      <w:bookmarkStart w:id="531" w:name="_Toc55295929"/>
      <w:r w:rsidRPr="00C1490B">
        <w:rPr>
          <w:rFonts w:ascii="Times New Roman" w:hAnsi="Times New Roman"/>
        </w:rPr>
        <w:t>Intellectual Property Warranty</w:t>
      </w:r>
      <w:bookmarkEnd w:id="528"/>
      <w:bookmarkEnd w:id="529"/>
      <w:bookmarkEnd w:id="530"/>
      <w:bookmarkEnd w:id="531"/>
    </w:p>
    <w:p w14:paraId="353BB6FA" w14:textId="2C8C7BD8" w:rsidR="00DB7BD4" w:rsidRPr="00C1490B" w:rsidRDefault="00DB7BD4" w:rsidP="00DB7BD4">
      <w:pPr>
        <w:pStyle w:val="ArticleL3"/>
        <w:rPr>
          <w:rFonts w:ascii="Times New Roman" w:hAnsi="Times New Roman"/>
        </w:rPr>
      </w:pPr>
      <w:r w:rsidRPr="00C1490B">
        <w:rPr>
          <w:rFonts w:ascii="Times New Roman" w:hAnsi="Times New Roman"/>
        </w:rPr>
        <w:t xml:space="preserve">Each Party that licenses its Intellectual Property under this Agreement (the </w:t>
      </w:r>
      <w:r w:rsidR="00B85926">
        <w:rPr>
          <w:rFonts w:ascii="Times New Roman" w:hAnsi="Times New Roman"/>
        </w:rPr>
        <w:t>“</w:t>
      </w:r>
      <w:r w:rsidRPr="00C1490B">
        <w:rPr>
          <w:rFonts w:ascii="Times New Roman" w:hAnsi="Times New Roman"/>
          <w:b/>
        </w:rPr>
        <w:t>Licensor</w:t>
      </w:r>
      <w:r w:rsidR="00B85926">
        <w:rPr>
          <w:rFonts w:ascii="Times New Roman" w:hAnsi="Times New Roman"/>
        </w:rPr>
        <w:t>”</w:t>
      </w:r>
      <w:r w:rsidRPr="00C1490B">
        <w:rPr>
          <w:rFonts w:ascii="Times New Roman" w:hAnsi="Times New Roman"/>
        </w:rPr>
        <w:t xml:space="preserve">) represents and warrants to the Party receiving the licence (the </w:t>
      </w:r>
      <w:r w:rsidR="00B85926">
        <w:rPr>
          <w:rFonts w:ascii="Times New Roman" w:hAnsi="Times New Roman"/>
        </w:rPr>
        <w:t>“</w:t>
      </w:r>
      <w:r w:rsidRPr="00C1490B">
        <w:rPr>
          <w:rFonts w:ascii="Times New Roman" w:hAnsi="Times New Roman"/>
          <w:b/>
        </w:rPr>
        <w:t>Licensee</w:t>
      </w:r>
      <w:r w:rsidR="00B85926">
        <w:rPr>
          <w:rFonts w:ascii="Times New Roman" w:hAnsi="Times New Roman"/>
        </w:rPr>
        <w:t>”</w:t>
      </w:r>
      <w:r w:rsidRPr="00C1490B">
        <w:rPr>
          <w:rFonts w:ascii="Times New Roman" w:hAnsi="Times New Roman"/>
        </w:rPr>
        <w:t>) that:</w:t>
      </w:r>
    </w:p>
    <w:p w14:paraId="4EE77135" w14:textId="77777777" w:rsidR="00DB7BD4" w:rsidRPr="00C1490B" w:rsidRDefault="00DB7BD4" w:rsidP="00BB379E">
      <w:pPr>
        <w:pStyle w:val="ArticleL4"/>
        <w:numPr>
          <w:ilvl w:val="3"/>
          <w:numId w:val="8"/>
        </w:numPr>
        <w:rPr>
          <w:rFonts w:ascii="Times New Roman" w:hAnsi="Times New Roman"/>
        </w:rPr>
      </w:pPr>
      <w:r w:rsidRPr="00C1490B">
        <w:rPr>
          <w:rFonts w:ascii="Times New Roman" w:hAnsi="Times New Roman"/>
        </w:rPr>
        <w:t>the Licensor has the right to grant the licence to the Licensee under this Agreement; and</w:t>
      </w:r>
    </w:p>
    <w:p w14:paraId="1FEED6AC" w14:textId="77777777" w:rsidR="00DB7BD4" w:rsidRPr="00C1490B" w:rsidRDefault="00DB7BD4" w:rsidP="00BB379E">
      <w:pPr>
        <w:pStyle w:val="ArticleL4"/>
        <w:numPr>
          <w:ilvl w:val="3"/>
          <w:numId w:val="8"/>
        </w:numPr>
        <w:rPr>
          <w:rFonts w:ascii="Times New Roman" w:hAnsi="Times New Roman"/>
        </w:rPr>
      </w:pPr>
      <w:r w:rsidRPr="00C1490B">
        <w:rPr>
          <w:rFonts w:ascii="Times New Roman" w:hAnsi="Times New Roman"/>
        </w:rPr>
        <w:t>the Intellectual Property being licensed by such Licensor in accordance with this Agreement will not infringe on the Intellectual Property rights of any third party.</w:t>
      </w:r>
    </w:p>
    <w:p w14:paraId="28AE44D9" w14:textId="77777777" w:rsidR="00DB7BD4" w:rsidRPr="00C1490B" w:rsidRDefault="00DB7BD4" w:rsidP="00DB7BD4">
      <w:pPr>
        <w:pStyle w:val="ArticleL3"/>
        <w:rPr>
          <w:rFonts w:ascii="Times New Roman" w:hAnsi="Times New Roman"/>
        </w:rPr>
      </w:pPr>
      <w:r w:rsidRPr="00C1490B">
        <w:rPr>
          <w:rFonts w:ascii="Times New Roman" w:hAnsi="Times New Roman"/>
        </w:rPr>
        <w:lastRenderedPageBreak/>
        <w:t>Each Party agrees to:</w:t>
      </w:r>
    </w:p>
    <w:p w14:paraId="409413CC" w14:textId="77777777" w:rsidR="00DB7BD4" w:rsidRPr="00C1490B" w:rsidRDefault="00DB7BD4" w:rsidP="00BB379E">
      <w:pPr>
        <w:pStyle w:val="ArticleL4"/>
        <w:numPr>
          <w:ilvl w:val="3"/>
          <w:numId w:val="8"/>
        </w:numPr>
        <w:rPr>
          <w:rFonts w:ascii="Times New Roman" w:hAnsi="Times New Roman"/>
        </w:rPr>
      </w:pPr>
      <w:r w:rsidRPr="00C1490B">
        <w:rPr>
          <w:rFonts w:ascii="Times New Roman" w:hAnsi="Times New Roman"/>
        </w:rPr>
        <w:t>disclose to the other Party all Intellectual Property created under this Agreement as and when it is created;</w:t>
      </w:r>
    </w:p>
    <w:p w14:paraId="0BC84038" w14:textId="77777777" w:rsidR="00DB7BD4" w:rsidRPr="00C1490B" w:rsidRDefault="00DB7BD4" w:rsidP="00BB379E">
      <w:pPr>
        <w:pStyle w:val="ArticleL4"/>
        <w:numPr>
          <w:ilvl w:val="3"/>
          <w:numId w:val="8"/>
        </w:numPr>
        <w:rPr>
          <w:rFonts w:ascii="Times New Roman" w:hAnsi="Times New Roman"/>
        </w:rPr>
      </w:pPr>
      <w:r w:rsidRPr="00C1490B">
        <w:rPr>
          <w:rFonts w:ascii="Times New Roman" w:hAnsi="Times New Roman"/>
        </w:rPr>
        <w:t>ensure that any contract entered into by such Party in relation to this Agreement preserves the ownership rights in the Intellectual Property of the Parties as specified in this Agreement;</w:t>
      </w:r>
    </w:p>
    <w:p w14:paraId="1C546648" w14:textId="77777777" w:rsidR="00DB7BD4" w:rsidRPr="00C1490B" w:rsidRDefault="00DB7BD4" w:rsidP="00BB379E">
      <w:pPr>
        <w:pStyle w:val="ArticleL4"/>
        <w:numPr>
          <w:ilvl w:val="3"/>
          <w:numId w:val="8"/>
        </w:numPr>
        <w:rPr>
          <w:rFonts w:ascii="Times New Roman" w:hAnsi="Times New Roman"/>
        </w:rPr>
      </w:pPr>
      <w:r w:rsidRPr="00C1490B">
        <w:rPr>
          <w:rFonts w:ascii="Times New Roman" w:hAnsi="Times New Roman"/>
        </w:rPr>
        <w:t>notify the Licensor as soon as such Party becomes aware of any suspected, threatened or actual infringement of any Intellectual Property of the Licensor and to provide all reasonable assistance in relation to that infringement; and</w:t>
      </w:r>
    </w:p>
    <w:p w14:paraId="6CE4AC00" w14:textId="77777777" w:rsidR="00DB7BD4" w:rsidRPr="00C1490B" w:rsidRDefault="00DB7BD4" w:rsidP="00BB379E">
      <w:pPr>
        <w:pStyle w:val="ArticleL4"/>
        <w:numPr>
          <w:ilvl w:val="3"/>
          <w:numId w:val="8"/>
        </w:numPr>
        <w:rPr>
          <w:rFonts w:ascii="Times New Roman" w:hAnsi="Times New Roman"/>
        </w:rPr>
      </w:pPr>
      <w:r w:rsidRPr="00C1490B">
        <w:rPr>
          <w:rFonts w:ascii="Times New Roman" w:hAnsi="Times New Roman"/>
        </w:rPr>
        <w:t>provide all reasonable assistance that the Licensor may request to protect, perfect, enforce, defend or assert its interests in and right to use and exploit its Intellectual Property (including assisting the Licensor to take action against persons infringing the Intellectual Property of the Licensor).</w:t>
      </w:r>
    </w:p>
    <w:p w14:paraId="1BA75FA8" w14:textId="77777777" w:rsidR="00DB7BD4" w:rsidRPr="00C1490B" w:rsidRDefault="00DB7BD4" w:rsidP="00DB7BD4">
      <w:pPr>
        <w:pStyle w:val="ArticleL2"/>
        <w:rPr>
          <w:rFonts w:ascii="Times New Roman" w:hAnsi="Times New Roman"/>
        </w:rPr>
      </w:pPr>
      <w:bookmarkStart w:id="532" w:name="_Toc324838308"/>
      <w:bookmarkStart w:id="533" w:name="_Toc55295930"/>
      <w:r w:rsidRPr="00C1490B">
        <w:rPr>
          <w:rFonts w:ascii="Times New Roman" w:hAnsi="Times New Roman"/>
        </w:rPr>
        <w:t>Third Party Intellectual Property Rights</w:t>
      </w:r>
      <w:bookmarkEnd w:id="532"/>
      <w:bookmarkEnd w:id="533"/>
    </w:p>
    <w:p w14:paraId="7F0D79FB" w14:textId="479524EC" w:rsidR="00DB7BD4" w:rsidRPr="00C1490B" w:rsidRDefault="00DB7BD4" w:rsidP="00DB7BD4">
      <w:pPr>
        <w:pStyle w:val="ArticleL3"/>
        <w:rPr>
          <w:rFonts w:ascii="Times New Roman" w:hAnsi="Times New Roman"/>
        </w:rPr>
      </w:pPr>
      <w:r w:rsidRPr="00C1490B">
        <w:rPr>
          <w:rFonts w:ascii="Times New Roman" w:hAnsi="Times New Roman"/>
        </w:rPr>
        <w:t>Each Licensor warrants that, to the extent that it uses or proposes to use or allows any Licensee the use of the Intellectual Property of any third party under this Agreement, the Licensor has obtained or will obtain from the relevant third party, at no further cost to the Licensee, all necessary licences and consents to use, or assignments of, such Intellectual Property. The Parties acknowledge that a third party may impose certain terms and conditions on the licence of its Intellectual Property binding on the Licensor and the Licensee.</w:t>
      </w:r>
    </w:p>
    <w:p w14:paraId="430D9D1A" w14:textId="29009F11" w:rsidR="00DB7BD4" w:rsidRPr="00C1490B" w:rsidRDefault="00755952" w:rsidP="00755952">
      <w:pPr>
        <w:pStyle w:val="ArticleL3"/>
        <w:rPr>
          <w:rFonts w:ascii="Times New Roman" w:hAnsi="Times New Roman"/>
        </w:rPr>
      </w:pPr>
      <w:ins w:id="534" w:author="Whipple, Blu" w:date="2021-07-29T13:47:00Z">
        <w:r w:rsidRPr="00755952">
          <w:rPr>
            <w:rFonts w:ascii="Times New Roman" w:hAnsi="Times New Roman"/>
          </w:rPr>
          <w:t>(c)</w:t>
        </w:r>
        <w:r w:rsidRPr="00755952">
          <w:rPr>
            <w:rFonts w:ascii="Times New Roman" w:hAnsi="Times New Roman"/>
          </w:rPr>
          <w:tab/>
          <w:t>Except for Company specified designs and/or Company specified third party or free issued equipment to be incorporated into the</w:t>
        </w:r>
        <w:r>
          <w:rPr>
            <w:rFonts w:ascii="Times New Roman" w:hAnsi="Times New Roman"/>
          </w:rPr>
          <w:t xml:space="preserve"> Equipment and/or Work, e</w:t>
        </w:r>
      </w:ins>
      <w:del w:id="535" w:author="Whipple, Blu" w:date="2021-07-29T13:47:00Z">
        <w:r w:rsidR="00DB7BD4" w:rsidRPr="00C1490B" w:rsidDel="00755952">
          <w:rPr>
            <w:rFonts w:ascii="Times New Roman" w:hAnsi="Times New Roman"/>
          </w:rPr>
          <w:delText>E</w:delText>
        </w:r>
      </w:del>
      <w:r w:rsidR="00DB7BD4" w:rsidRPr="00C1490B">
        <w:rPr>
          <w:rFonts w:ascii="Times New Roman" w:hAnsi="Times New Roman"/>
        </w:rPr>
        <w:t xml:space="preserve">ach Licensor shall indemnify and hold harmless the Licensee, and shall keep the Licensee indemnified, in respect of all claims and liabilities incurred or sustained by the Licensee resulting from any actual or alleged infringement of any Intellectual Property rights of any third party arising out of or caused by the licensing of the claimed Intellectual Property of the Licensor pursuant this Article </w:t>
      </w:r>
      <w:r w:rsidR="00E52783" w:rsidRPr="00C1490B">
        <w:rPr>
          <w:rFonts w:ascii="Times New Roman" w:hAnsi="Times New Roman"/>
        </w:rPr>
        <w:fldChar w:fldCharType="begin"/>
      </w:r>
      <w:r w:rsidR="00DB7BD4" w:rsidRPr="00C1490B">
        <w:rPr>
          <w:rFonts w:ascii="Times New Roman" w:hAnsi="Times New Roman"/>
        </w:rPr>
        <w:instrText xml:space="preserve"> REF _Ref324490803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9</w:t>
      </w:r>
      <w:r w:rsidR="00E52783" w:rsidRPr="00C1490B">
        <w:rPr>
          <w:rFonts w:ascii="Times New Roman" w:hAnsi="Times New Roman"/>
        </w:rPr>
        <w:fldChar w:fldCharType="end"/>
      </w:r>
      <w:r w:rsidR="00DB7BD4" w:rsidRPr="00C1490B">
        <w:rPr>
          <w:rFonts w:ascii="Times New Roman" w:hAnsi="Times New Roman"/>
        </w:rPr>
        <w:t>.</w:t>
      </w:r>
    </w:p>
    <w:p w14:paraId="7C50BF4A" w14:textId="1832A770" w:rsidR="00DB7BD4" w:rsidRPr="00C1490B" w:rsidRDefault="00966796" w:rsidP="00DB7BD4">
      <w:pPr>
        <w:pStyle w:val="ArticleL3"/>
        <w:rPr>
          <w:rFonts w:ascii="Times New Roman" w:hAnsi="Times New Roman"/>
        </w:rPr>
      </w:pPr>
      <w:bookmarkStart w:id="536" w:name="_Ref324490569"/>
      <w:ins w:id="537" w:author="Santiago Angueira, Joanne" w:date="2021-07-26T15:16:00Z">
        <w:r>
          <w:rPr>
            <w:rFonts w:ascii="Times New Roman" w:hAnsi="Times New Roman"/>
          </w:rPr>
          <w:t xml:space="preserve">Except for Company specified designs and/or Company specified third party or free issued equipment to be incorporated into the Equipment and/or Work (services), </w:t>
        </w:r>
      </w:ins>
      <w:del w:id="538" w:author="Santiago Angueira, Joanne" w:date="2021-07-26T15:16:00Z">
        <w:r w:rsidR="00DB7BD4" w:rsidRPr="00C1490B" w:rsidDel="00966796">
          <w:rPr>
            <w:rFonts w:ascii="Times New Roman" w:hAnsi="Times New Roman"/>
          </w:rPr>
          <w:delText>I</w:delText>
        </w:r>
      </w:del>
      <w:ins w:id="539" w:author="Santiago Angueira, Joanne" w:date="2021-07-26T15:16:00Z">
        <w:r>
          <w:rPr>
            <w:rFonts w:ascii="Times New Roman" w:hAnsi="Times New Roman"/>
          </w:rPr>
          <w:t>i</w:t>
        </w:r>
      </w:ins>
      <w:r w:rsidR="00DB7BD4" w:rsidRPr="00C1490B">
        <w:rPr>
          <w:rFonts w:ascii="Times New Roman" w:hAnsi="Times New Roman"/>
        </w:rPr>
        <w:t>f the Company is prevented from operating or using the Equipment, in whole or in part, as a result of any claim in relation to an infringement of the Supplier Intellectual Property or the Intellectual Property rights of a third party, the Supplier shall, at its cost, take all commercially reasonable steps to procure for the Company the right to operate or use the Equipment for the purpose for which it was intended.</w:t>
      </w:r>
      <w:bookmarkEnd w:id="536"/>
    </w:p>
    <w:p w14:paraId="40C779B6" w14:textId="77777777" w:rsidR="00DB7BD4" w:rsidRPr="00C1490B" w:rsidRDefault="00DB7BD4" w:rsidP="00DB7BD4">
      <w:pPr>
        <w:pStyle w:val="ArticleL3"/>
        <w:rPr>
          <w:rFonts w:ascii="Times New Roman" w:hAnsi="Times New Roman"/>
        </w:rPr>
      </w:pPr>
      <w:r w:rsidRPr="00C1490B">
        <w:rPr>
          <w:rFonts w:ascii="Times New Roman" w:hAnsi="Times New Roman"/>
        </w:rPr>
        <w:t xml:space="preserve">If Supplier cannot procure the rights referred to in Section </w:t>
      </w:r>
      <w:r w:rsidR="00E52783" w:rsidRPr="00C1490B">
        <w:rPr>
          <w:rFonts w:ascii="Times New Roman" w:hAnsi="Times New Roman"/>
        </w:rPr>
        <w:fldChar w:fldCharType="begin"/>
      </w:r>
      <w:r w:rsidRPr="00C1490B">
        <w:rPr>
          <w:rFonts w:ascii="Times New Roman" w:hAnsi="Times New Roman"/>
        </w:rPr>
        <w:instrText xml:space="preserve"> REF _Ref324490569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9.5(c)</w:t>
      </w:r>
      <w:r w:rsidR="00E52783" w:rsidRPr="00C1490B">
        <w:rPr>
          <w:rFonts w:ascii="Times New Roman" w:hAnsi="Times New Roman"/>
        </w:rPr>
        <w:fldChar w:fldCharType="end"/>
      </w:r>
      <w:r w:rsidRPr="00C1490B">
        <w:rPr>
          <w:rFonts w:ascii="Times New Roman" w:hAnsi="Times New Roman"/>
        </w:rPr>
        <w:t xml:space="preserve"> within a reasonable period of time and, in any event, no more than sixty (60) days following the initiation of the claim for infringement, the Supplier shall notify the Company and shall immediately, at its cost:</w:t>
      </w:r>
    </w:p>
    <w:p w14:paraId="3F951076" w14:textId="77777777" w:rsidR="00DB7BD4" w:rsidRPr="00C1490B" w:rsidRDefault="00DB7BD4" w:rsidP="00BB379E">
      <w:pPr>
        <w:pStyle w:val="ArticleL4"/>
        <w:numPr>
          <w:ilvl w:val="3"/>
          <w:numId w:val="8"/>
        </w:numPr>
        <w:rPr>
          <w:rFonts w:ascii="Times New Roman" w:hAnsi="Times New Roman"/>
        </w:rPr>
      </w:pPr>
      <w:r w:rsidRPr="00C1490B">
        <w:rPr>
          <w:rFonts w:ascii="Times New Roman" w:hAnsi="Times New Roman"/>
        </w:rPr>
        <w:t>alter the Equipment or the relevant part of the Equipment to avoid infringement or violation of the Intellectual Property;</w:t>
      </w:r>
    </w:p>
    <w:p w14:paraId="54A5546F" w14:textId="77777777" w:rsidR="00DB7BD4" w:rsidRPr="00C1490B" w:rsidRDefault="00DB7BD4" w:rsidP="00BB379E">
      <w:pPr>
        <w:pStyle w:val="ArticleL4"/>
        <w:numPr>
          <w:ilvl w:val="3"/>
          <w:numId w:val="8"/>
        </w:numPr>
        <w:rPr>
          <w:rFonts w:ascii="Times New Roman" w:hAnsi="Times New Roman"/>
        </w:rPr>
      </w:pPr>
      <w:r w:rsidRPr="00C1490B">
        <w:rPr>
          <w:rFonts w:ascii="Times New Roman" w:hAnsi="Times New Roman"/>
        </w:rPr>
        <w:t>replace the Equipment or the relevant part of the Equipment with Equipment which does not infringe or violate the Intellectual Property; or</w:t>
      </w:r>
    </w:p>
    <w:p w14:paraId="65A510CC" w14:textId="6A4E37CC" w:rsidR="00DB7BD4" w:rsidRPr="00C1490B" w:rsidRDefault="00DB7BD4" w:rsidP="00BB379E">
      <w:pPr>
        <w:pStyle w:val="ArticleL4"/>
        <w:numPr>
          <w:ilvl w:val="3"/>
          <w:numId w:val="8"/>
        </w:numPr>
        <w:rPr>
          <w:rFonts w:ascii="Times New Roman" w:hAnsi="Times New Roman"/>
        </w:rPr>
      </w:pPr>
      <w:r w:rsidRPr="00C1490B">
        <w:rPr>
          <w:rFonts w:ascii="Times New Roman" w:hAnsi="Times New Roman"/>
        </w:rPr>
        <w:lastRenderedPageBreak/>
        <w:t xml:space="preserve">remove the Equipment and reimburse the Company for any amounts already paid to the Supplier in respect of the Equipment and pay to the Company any </w:t>
      </w:r>
      <w:ins w:id="540" w:author="Santiago Angueira, Joanne" w:date="2021-07-26T15:17:00Z">
        <w:r w:rsidR="00966796">
          <w:rPr>
            <w:rFonts w:ascii="Times New Roman" w:hAnsi="Times New Roman"/>
          </w:rPr>
          <w:t xml:space="preserve">direct, verifiable </w:t>
        </w:r>
      </w:ins>
      <w:r w:rsidRPr="00C1490B">
        <w:rPr>
          <w:rFonts w:ascii="Times New Roman" w:hAnsi="Times New Roman"/>
        </w:rPr>
        <w:t>costs or other expenses that may have been paid or incurred by the Company in connection with the removed Equipment.</w:t>
      </w:r>
    </w:p>
    <w:p w14:paraId="08824039" w14:textId="77777777" w:rsidR="00DB7BD4" w:rsidRPr="00312557" w:rsidRDefault="00DB7BD4" w:rsidP="00DB7BD4">
      <w:pPr>
        <w:pStyle w:val="ArticleL1"/>
        <w:rPr>
          <w:rFonts w:ascii="Times New Roman" w:hAnsi="Times New Roman"/>
          <w:sz w:val="24"/>
          <w:szCs w:val="24"/>
        </w:rPr>
      </w:pPr>
      <w:bookmarkStart w:id="541" w:name="_Ref324750115"/>
      <w:bookmarkStart w:id="542" w:name="_Ref324750122"/>
      <w:bookmarkStart w:id="543" w:name="_Ref324750130"/>
      <w:bookmarkStart w:id="544" w:name="_Toc324838309"/>
      <w:bookmarkStart w:id="545" w:name="_Toc55295931"/>
      <w:r w:rsidRPr="00312557">
        <w:rPr>
          <w:rFonts w:ascii="Times New Roman" w:hAnsi="Times New Roman"/>
          <w:sz w:val="24"/>
          <w:szCs w:val="24"/>
        </w:rPr>
        <w:t>REPRESENTATIONS AND WARRANTIES</w:t>
      </w:r>
      <w:bookmarkEnd w:id="508"/>
      <w:bookmarkEnd w:id="509"/>
      <w:bookmarkEnd w:id="510"/>
      <w:bookmarkEnd w:id="541"/>
      <w:bookmarkEnd w:id="542"/>
      <w:bookmarkEnd w:id="543"/>
      <w:bookmarkEnd w:id="544"/>
      <w:bookmarkEnd w:id="545"/>
    </w:p>
    <w:p w14:paraId="07E68395" w14:textId="37E7C7C0" w:rsidR="00DB7BD4" w:rsidRPr="00C1490B" w:rsidRDefault="00DB7BD4" w:rsidP="00DB7BD4">
      <w:pPr>
        <w:pStyle w:val="ArticleL2"/>
        <w:rPr>
          <w:rFonts w:ascii="Times New Roman" w:hAnsi="Times New Roman"/>
        </w:rPr>
      </w:pPr>
      <w:bookmarkStart w:id="546" w:name="_Toc324838310"/>
      <w:bookmarkStart w:id="547" w:name="_Toc55295932"/>
      <w:r w:rsidRPr="00C1490B">
        <w:rPr>
          <w:rFonts w:ascii="Times New Roman" w:hAnsi="Times New Roman"/>
        </w:rPr>
        <w:t>Company</w:t>
      </w:r>
      <w:r w:rsidR="00B85926">
        <w:rPr>
          <w:rFonts w:ascii="Times New Roman" w:hAnsi="Times New Roman"/>
        </w:rPr>
        <w:t>’</w:t>
      </w:r>
      <w:r w:rsidRPr="00C1490B">
        <w:rPr>
          <w:rFonts w:ascii="Times New Roman" w:hAnsi="Times New Roman"/>
        </w:rPr>
        <w:t>s Representations and Warranties</w:t>
      </w:r>
      <w:bookmarkEnd w:id="546"/>
      <w:bookmarkEnd w:id="547"/>
    </w:p>
    <w:p w14:paraId="31529970" w14:textId="77777777" w:rsidR="00DB7BD4" w:rsidRPr="00C1490B" w:rsidRDefault="00DB7BD4" w:rsidP="00DB7BD4">
      <w:pPr>
        <w:pStyle w:val="ArticleCont2"/>
        <w:rPr>
          <w:rFonts w:ascii="Times New Roman" w:hAnsi="Times New Roman"/>
        </w:rPr>
      </w:pPr>
      <w:r w:rsidRPr="00C1490B">
        <w:rPr>
          <w:rFonts w:ascii="Times New Roman" w:hAnsi="Times New Roman"/>
        </w:rPr>
        <w:t>The Company represents and warrants that as of the date hereof:</w:t>
      </w:r>
    </w:p>
    <w:p w14:paraId="48D51AE7" w14:textId="19CEC8A3" w:rsidR="00DB7BD4" w:rsidRPr="00C1490B" w:rsidRDefault="00DB7BD4" w:rsidP="00DB7BD4">
      <w:pPr>
        <w:pStyle w:val="ArticleL3"/>
        <w:rPr>
          <w:rFonts w:ascii="Times New Roman" w:hAnsi="Times New Roman"/>
        </w:rPr>
      </w:pPr>
      <w:r w:rsidRPr="00C1490B">
        <w:rPr>
          <w:rFonts w:ascii="Times New Roman" w:hAnsi="Times New Roman"/>
        </w:rPr>
        <w:t xml:space="preserve">The Company is a corporation duly organized and validly existing under the laws of </w:t>
      </w:r>
      <w:r w:rsidR="00640D14">
        <w:rPr>
          <w:rFonts w:ascii="Times New Roman" w:hAnsi="Times New Roman"/>
        </w:rPr>
        <w:t xml:space="preserve">Ontario </w:t>
      </w:r>
      <w:r w:rsidRPr="00C1490B">
        <w:rPr>
          <w:rFonts w:ascii="Times New Roman" w:hAnsi="Times New Roman"/>
        </w:rPr>
        <w:t>and has all necessary power and authority to carry on its business as presently conducted, to own or hold its properties and to enter into and perform its obligations under this Agreement.</w:t>
      </w:r>
    </w:p>
    <w:p w14:paraId="3275F91E" w14:textId="77777777" w:rsidR="00DB7BD4" w:rsidRPr="00C1490B" w:rsidRDefault="00DB7BD4" w:rsidP="00DB7BD4">
      <w:pPr>
        <w:pStyle w:val="ArticleL3"/>
        <w:rPr>
          <w:rFonts w:ascii="Times New Roman" w:hAnsi="Times New Roman"/>
        </w:rPr>
      </w:pPr>
      <w:r w:rsidRPr="00C1490B">
        <w:rPr>
          <w:rFonts w:ascii="Times New Roman" w:hAnsi="Times New Roman"/>
        </w:rPr>
        <w:t>Each of the execution, delivery and performance by the Company of this Agreement has been duly authorized by all necessary action on the part of the Company, does not require any approval, except as has been heretofore obtained, of its board of directors or shareholders or any consent of or approval from any trustee, lessor or holder of any indebtedness or other obligation of the Company, except for such as have been duly obtained, and does not contravene or constitute a default under any provision of applicable law, the constating documents or by-laws of the Company or of any agreement, judgment, injunction, order, decree or other instrument binding upon the Company, and the Company is in compliance with all applicable laws which govern its ability to perform its obligations under this Agreement.</w:t>
      </w:r>
    </w:p>
    <w:p w14:paraId="72E2CEA2" w14:textId="10D07056" w:rsidR="00DB7BD4" w:rsidRPr="00C1490B" w:rsidRDefault="00DB7BD4" w:rsidP="00DB7BD4">
      <w:pPr>
        <w:pStyle w:val="ArticleL3"/>
        <w:rPr>
          <w:rFonts w:ascii="Times New Roman" w:hAnsi="Times New Roman"/>
        </w:rPr>
      </w:pPr>
      <w:r w:rsidRPr="00C1490B">
        <w:rPr>
          <w:rFonts w:ascii="Times New Roman" w:hAnsi="Times New Roman"/>
        </w:rPr>
        <w:t>The Company has duly executed and delivered this Agreement, and, assuming the due authorization, execution and delivery thereof by the Supplier, this Agreement constitutes (or when so executed and delivered will constitute) a valid and binding obligation of the Company enforceable against it in accordance with its terms, except that (i) such enforceability may be limited by applicable bankruptcy, insolvency, reorganization, liquidation, moratorium or similar laws affecting creditors</w:t>
      </w:r>
      <w:r w:rsidR="00B85926">
        <w:rPr>
          <w:rFonts w:ascii="Times New Roman" w:hAnsi="Times New Roman"/>
        </w:rPr>
        <w:t>’</w:t>
      </w:r>
      <w:r w:rsidRPr="00C1490B">
        <w:rPr>
          <w:rFonts w:ascii="Times New Roman" w:hAnsi="Times New Roman"/>
        </w:rPr>
        <w:t xml:space="preserve"> rights generally and (ii) the application of general equitable principles may limit the availability of certain remedies.</w:t>
      </w:r>
    </w:p>
    <w:p w14:paraId="021E1BC9" w14:textId="77777777" w:rsidR="00DB7BD4" w:rsidRPr="00C1490B" w:rsidRDefault="00DB7BD4" w:rsidP="00DB7BD4">
      <w:pPr>
        <w:pStyle w:val="ArticleL3"/>
        <w:rPr>
          <w:rFonts w:ascii="Times New Roman" w:hAnsi="Times New Roman"/>
        </w:rPr>
      </w:pPr>
      <w:r w:rsidRPr="00C1490B">
        <w:rPr>
          <w:rFonts w:ascii="Times New Roman" w:hAnsi="Times New Roman"/>
        </w:rPr>
        <w:t>The Company is financially solvent, able to pay its debts as they mature and possessed of sufficient working capital to make the payments contemplated under this Agreement.</w:t>
      </w:r>
    </w:p>
    <w:p w14:paraId="581C961B" w14:textId="77777777" w:rsidR="00DB7BD4" w:rsidRPr="00C1490B" w:rsidRDefault="00DB7BD4" w:rsidP="00DB7BD4">
      <w:pPr>
        <w:pStyle w:val="ArticleL3"/>
        <w:rPr>
          <w:rFonts w:ascii="Times New Roman" w:hAnsi="Times New Roman"/>
        </w:rPr>
      </w:pPr>
      <w:r w:rsidRPr="00C1490B">
        <w:rPr>
          <w:rFonts w:ascii="Times New Roman" w:hAnsi="Times New Roman"/>
        </w:rPr>
        <w:t>The Company holds or will hold any and all licenses, Permits or special licenses required by law to perform its obligations under this Agreement.</w:t>
      </w:r>
    </w:p>
    <w:p w14:paraId="0AB77490" w14:textId="0319A7BE" w:rsidR="00DB7BD4" w:rsidRPr="003A6865" w:rsidRDefault="00DB7BD4" w:rsidP="003A6865">
      <w:pPr>
        <w:pStyle w:val="ArticleL3"/>
        <w:rPr>
          <w:rFonts w:ascii="Times New Roman" w:hAnsi="Times New Roman"/>
        </w:rPr>
      </w:pPr>
      <w:r w:rsidRPr="00C1490B">
        <w:rPr>
          <w:rFonts w:ascii="Times New Roman" w:hAnsi="Times New Roman"/>
        </w:rPr>
        <w:t>There is no pending action, suit, proceeding, inquiry or investigation against the Company, at law or in equity or before or by any Governmental Authority, of which it has received notice, or which to its knowledge is threatened which, if reasonably expected to be adversely determined, would materially and adversely affect its ability to perform its obligations under this Agreement.</w:t>
      </w:r>
    </w:p>
    <w:p w14:paraId="3AFF5CBA" w14:textId="6793E10E" w:rsidR="00DB7BD4" w:rsidRPr="00C1490B" w:rsidRDefault="00DB7BD4" w:rsidP="00DB7BD4">
      <w:pPr>
        <w:pStyle w:val="ArticleL2"/>
        <w:rPr>
          <w:rFonts w:ascii="Times New Roman" w:hAnsi="Times New Roman"/>
        </w:rPr>
      </w:pPr>
      <w:bookmarkStart w:id="548" w:name="_Toc324838311"/>
      <w:bookmarkStart w:id="549" w:name="_Toc55295933"/>
      <w:r w:rsidRPr="00C1490B">
        <w:rPr>
          <w:rFonts w:ascii="Times New Roman" w:hAnsi="Times New Roman"/>
        </w:rPr>
        <w:t>Supplier</w:t>
      </w:r>
      <w:r w:rsidR="00B85926">
        <w:rPr>
          <w:rFonts w:ascii="Times New Roman" w:hAnsi="Times New Roman"/>
        </w:rPr>
        <w:t>’</w:t>
      </w:r>
      <w:r w:rsidRPr="00C1490B">
        <w:rPr>
          <w:rFonts w:ascii="Times New Roman" w:hAnsi="Times New Roman"/>
        </w:rPr>
        <w:t>s Representations and Warranties</w:t>
      </w:r>
      <w:bookmarkEnd w:id="548"/>
      <w:bookmarkEnd w:id="549"/>
    </w:p>
    <w:p w14:paraId="7195300C" w14:textId="77777777" w:rsidR="00DB7BD4" w:rsidRPr="00C1490B" w:rsidRDefault="00DB7BD4" w:rsidP="00DB7BD4">
      <w:pPr>
        <w:pStyle w:val="ArticleCont2"/>
        <w:rPr>
          <w:rFonts w:ascii="Times New Roman" w:hAnsi="Times New Roman"/>
        </w:rPr>
      </w:pPr>
      <w:r w:rsidRPr="00C1490B">
        <w:rPr>
          <w:rFonts w:ascii="Times New Roman" w:hAnsi="Times New Roman"/>
        </w:rPr>
        <w:t>The Supplier represents and warrants as of the date hereof that:</w:t>
      </w:r>
    </w:p>
    <w:p w14:paraId="03612C75" w14:textId="462E8429" w:rsidR="00DB7BD4" w:rsidRPr="00C1490B" w:rsidRDefault="00DB7BD4" w:rsidP="00DB7BD4">
      <w:pPr>
        <w:pStyle w:val="ArticleL3"/>
        <w:rPr>
          <w:rFonts w:ascii="Times New Roman" w:hAnsi="Times New Roman"/>
        </w:rPr>
      </w:pPr>
      <w:r w:rsidRPr="00C1490B">
        <w:rPr>
          <w:rFonts w:ascii="Times New Roman" w:hAnsi="Times New Roman"/>
        </w:rPr>
        <w:t xml:space="preserve">The Supplier is a corporation duly organized and validly existing in good standing under the laws of </w:t>
      </w:r>
      <w:ins w:id="550" w:author="Santiago Angueira, Joanne" w:date="2021-07-26T15:23:00Z">
        <w:r w:rsidR="00966796">
          <w:rPr>
            <w:rFonts w:ascii="Times New Roman" w:hAnsi="Times New Roman"/>
          </w:rPr>
          <w:t>Alberta</w:t>
        </w:r>
      </w:ins>
      <w:del w:id="551" w:author="Santiago Angueira, Joanne" w:date="2021-07-26T15:22:00Z">
        <w:r w:rsidRPr="00901EA1" w:rsidDel="00966796">
          <w:rPr>
            <w:rStyle w:val="Prompt"/>
            <w:rFonts w:ascii="Times New Roman" w:hAnsi="Times New Roman"/>
            <w:sz w:val="20"/>
            <w:szCs w:val="20"/>
            <w:highlight w:val="yellow"/>
          </w:rPr>
          <w:sym w:font="Wingdings" w:char="F06E"/>
        </w:r>
      </w:del>
      <w:r w:rsidRPr="00C1490B">
        <w:rPr>
          <w:rFonts w:ascii="Times New Roman" w:hAnsi="Times New Roman"/>
        </w:rPr>
        <w:t xml:space="preserve"> and has all necessary power and authority to carry on its business as presently conducted, to own or hold under lease its properties and to enter into and perform its obligations under this Agreement.  All of the Supplier</w:t>
      </w:r>
      <w:r w:rsidR="00B85926">
        <w:rPr>
          <w:rFonts w:ascii="Times New Roman" w:hAnsi="Times New Roman"/>
        </w:rPr>
        <w:t>’</w:t>
      </w:r>
      <w:r w:rsidRPr="00C1490B">
        <w:rPr>
          <w:rFonts w:ascii="Times New Roman" w:hAnsi="Times New Roman"/>
        </w:rPr>
        <w:t xml:space="preserve">s employees and Subcontractors shall be qualified and </w:t>
      </w:r>
      <w:r w:rsidRPr="00C1490B">
        <w:rPr>
          <w:rFonts w:ascii="Times New Roman" w:hAnsi="Times New Roman"/>
        </w:rPr>
        <w:lastRenderedPageBreak/>
        <w:t xml:space="preserve">licensed as necessary to carry on business in the </w:t>
      </w:r>
      <w:r w:rsidR="003E43F6">
        <w:rPr>
          <w:rFonts w:ascii="Times New Roman" w:hAnsi="Times New Roman"/>
        </w:rPr>
        <w:t>Province of Ontario</w:t>
      </w:r>
      <w:r w:rsidRPr="00C1490B">
        <w:rPr>
          <w:rFonts w:ascii="Times New Roman" w:hAnsi="Times New Roman"/>
        </w:rPr>
        <w:t xml:space="preserve"> and</w:t>
      </w:r>
      <w:r w:rsidR="00E43058">
        <w:rPr>
          <w:rFonts w:ascii="Times New Roman" w:hAnsi="Times New Roman"/>
        </w:rPr>
        <w:t xml:space="preserve"> to</w:t>
      </w:r>
      <w:r w:rsidRPr="00C1490B">
        <w:rPr>
          <w:rFonts w:ascii="Times New Roman" w:hAnsi="Times New Roman"/>
        </w:rPr>
        <w:t xml:space="preserve"> perform the portion of the Supplier</w:t>
      </w:r>
      <w:r w:rsidR="00B85926">
        <w:rPr>
          <w:rFonts w:ascii="Times New Roman" w:hAnsi="Times New Roman"/>
        </w:rPr>
        <w:t>’</w:t>
      </w:r>
      <w:r w:rsidRPr="00C1490B">
        <w:rPr>
          <w:rFonts w:ascii="Times New Roman" w:hAnsi="Times New Roman"/>
        </w:rPr>
        <w:t>s obligations hereunder that they are performing in accordance with all applicable laws.</w:t>
      </w:r>
    </w:p>
    <w:p w14:paraId="41F32DCA" w14:textId="77777777" w:rsidR="00DB7BD4" w:rsidRPr="00C1490B" w:rsidRDefault="00DB7BD4" w:rsidP="00DB7BD4">
      <w:pPr>
        <w:pStyle w:val="ArticleL3"/>
        <w:rPr>
          <w:rFonts w:ascii="Times New Roman" w:hAnsi="Times New Roman"/>
        </w:rPr>
      </w:pPr>
      <w:r w:rsidRPr="00C1490B">
        <w:rPr>
          <w:rFonts w:ascii="Times New Roman" w:hAnsi="Times New Roman"/>
        </w:rPr>
        <w:t>Each of the execution, delivery and performance by the Supplier of this Agreement has been duly authorized by all necessary action on the part of the Supplier, does not require any approval, except as has been heretofore obtained, of its board of directors or shareholders or any consent of or approval from any trustee, lessor or holder of any indebtedness or other obligation of the Supplier, except for such as have been duly obtained, and does not contravene or constitute a default under any provision of applicable law, the constating documents or by-laws of the Supplier or of any agreement, judgment, injunction, order, decree or other instrument binding upon the Supplier, or subject the Project or any part thereof or the Site or any portion thereof to any lien other than as contemplated or permitted by this Agreement, and the Supplier is in compliance with all applicable laws (i) which govern its ability to perform its obligations under this Agreement or (ii) the noncompliance with which would have a material adverse effect on the Supplier.</w:t>
      </w:r>
    </w:p>
    <w:p w14:paraId="29307B72" w14:textId="77777777" w:rsidR="00DB7BD4" w:rsidRPr="00C1490B" w:rsidRDefault="00DB7BD4" w:rsidP="00DB7BD4">
      <w:pPr>
        <w:pStyle w:val="ArticleL3"/>
        <w:rPr>
          <w:rFonts w:ascii="Times New Roman" w:hAnsi="Times New Roman"/>
        </w:rPr>
      </w:pPr>
      <w:r w:rsidRPr="00C1490B">
        <w:rPr>
          <w:rFonts w:ascii="Times New Roman" w:hAnsi="Times New Roman"/>
        </w:rPr>
        <w:t>Neither the execution and delivery by the Supplier of this Agreement, nor the consummation by it of any of the transactions contemplated hereby, requires the consent or approval of, the giving of notice to, the registration with, the recording or filing of any document with, or the taking of any other action in respect of any Governmental Authority, except such as are not yet required, and the Supplier has no reason to believe that the same will not be readily obtainable in the ordinary course of business upon due application therefor, or which have been duly obtained and are in full force and effect.</w:t>
      </w:r>
    </w:p>
    <w:p w14:paraId="43FC8ED1" w14:textId="1507FC93" w:rsidR="00DB7BD4" w:rsidRPr="00C1490B" w:rsidRDefault="00DB7BD4" w:rsidP="00DB7BD4">
      <w:pPr>
        <w:pStyle w:val="ArticleL3"/>
        <w:rPr>
          <w:rFonts w:ascii="Times New Roman" w:hAnsi="Times New Roman"/>
        </w:rPr>
      </w:pPr>
      <w:r w:rsidRPr="00C1490B">
        <w:rPr>
          <w:rFonts w:ascii="Times New Roman" w:hAnsi="Times New Roman"/>
        </w:rPr>
        <w:t>The Supplier has duly executed and delivered this Agreement, and, assuming the due authorization, execution and delivery thereof by the Company, this Agreement constitutes (or when so executed and delivered will constitute) a valid and binding obligation of the Supplier enforceable against it in accordance with its terms, except that (i) such enforceability may be limited by applicable bankruptcy, insolvency, reorganization, liquidation, moratorium or similar laws affecting creditors</w:t>
      </w:r>
      <w:r w:rsidR="00B85926">
        <w:rPr>
          <w:rFonts w:ascii="Times New Roman" w:hAnsi="Times New Roman"/>
        </w:rPr>
        <w:t>’</w:t>
      </w:r>
      <w:r w:rsidRPr="00C1490B">
        <w:rPr>
          <w:rFonts w:ascii="Times New Roman" w:hAnsi="Times New Roman"/>
        </w:rPr>
        <w:t xml:space="preserve"> rights generally and (ii) the application of general equitable principles may limit the availability of certain remedies.</w:t>
      </w:r>
    </w:p>
    <w:p w14:paraId="4AFFCFED" w14:textId="77777777" w:rsidR="00DB7BD4" w:rsidRPr="00C1490B" w:rsidRDefault="00DB7BD4" w:rsidP="00DB7BD4">
      <w:pPr>
        <w:pStyle w:val="ArticleL3"/>
        <w:rPr>
          <w:rFonts w:ascii="Times New Roman" w:hAnsi="Times New Roman"/>
        </w:rPr>
      </w:pPr>
      <w:r w:rsidRPr="00C1490B">
        <w:rPr>
          <w:rFonts w:ascii="Times New Roman" w:hAnsi="Times New Roman"/>
        </w:rPr>
        <w:t>The Supplier has substantial experience and all the required skills and capacity necessary to perform its obligations in accordance with this Agreement.</w:t>
      </w:r>
    </w:p>
    <w:p w14:paraId="52D8956E" w14:textId="654487F3" w:rsidR="00DB7BD4" w:rsidRPr="00C1490B" w:rsidDel="00613BCB" w:rsidRDefault="00DB7BD4" w:rsidP="00DB7BD4">
      <w:pPr>
        <w:pStyle w:val="ArticleL3"/>
        <w:rPr>
          <w:del w:id="552" w:author="Whipple, Blu" w:date="2021-07-29T13:49:00Z"/>
          <w:rFonts w:ascii="Times New Roman" w:hAnsi="Times New Roman"/>
        </w:rPr>
      </w:pPr>
      <w:bookmarkStart w:id="553" w:name="_Ref306616286"/>
      <w:del w:id="554" w:author="Whipple, Blu" w:date="2021-07-29T13:49:00Z">
        <w:r w:rsidRPr="00C1490B" w:rsidDel="00613BCB">
          <w:rPr>
            <w:rFonts w:ascii="Times New Roman" w:hAnsi="Times New Roman"/>
          </w:rPr>
          <w:delText xml:space="preserve">The Supplier has had sufficient opportunity to review any information provided to it by the Company related to the Project, is informed about the Site and </w:delText>
        </w:r>
      </w:del>
      <w:ins w:id="555" w:author="Santiago Angueira, Joanne" w:date="2021-07-26T15:33:00Z">
        <w:del w:id="556" w:author="Whipple, Blu" w:date="2021-07-29T13:49:00Z">
          <w:r w:rsidR="008E6C8C" w:rsidDel="00613BCB">
            <w:rPr>
              <w:rFonts w:ascii="Times New Roman" w:hAnsi="Times New Roman"/>
            </w:rPr>
            <w:delText xml:space="preserve">its </w:delText>
          </w:r>
        </w:del>
      </w:ins>
      <w:del w:id="557" w:author="Whipple, Blu" w:date="2021-07-29T13:49:00Z">
        <w:r w:rsidRPr="00C1490B" w:rsidDel="00613BCB">
          <w:rPr>
            <w:rFonts w:ascii="Times New Roman" w:hAnsi="Times New Roman"/>
          </w:rPr>
          <w:delText xml:space="preserve">surrounding locations, including surface and subsurface conditions, to the full extent the Supplier deems necessary for the performance of its obligations hereunder, and is </w:delText>
        </w:r>
      </w:del>
      <w:ins w:id="558" w:author="Santiago Angueira, Joanne" w:date="2021-07-26T15:37:00Z">
        <w:del w:id="559" w:author="Whipple, Blu" w:date="2021-07-29T13:49:00Z">
          <w:r w:rsidR="00FD54D1" w:rsidDel="00613BCB">
            <w:rPr>
              <w:rFonts w:ascii="Times New Roman" w:hAnsi="Times New Roman"/>
            </w:rPr>
            <w:delText xml:space="preserve">Supplier shall use all commercially reasonable efforts to become </w:delText>
          </w:r>
        </w:del>
      </w:ins>
      <w:del w:id="560" w:author="Whipple, Blu" w:date="2021-07-29T13:49:00Z">
        <w:r w:rsidRPr="00C1490B" w:rsidDel="00613BCB">
          <w:rPr>
            <w:rFonts w:ascii="Times New Roman" w:hAnsi="Times New Roman"/>
          </w:rPr>
          <w:delText xml:space="preserve">familiar with and has satisfied itself or will make itself familiar with and satisfy itself with respect to the general and local conditions with respect to environment, transportation, access, waste disposal, handling and storage of materials, availability and condition of roads, </w:delText>
        </w:r>
      </w:del>
      <w:ins w:id="561" w:author="Santiago Angueira, Joanne" w:date="2021-07-26T15:36:00Z">
        <w:del w:id="562" w:author="Whipple, Blu" w:date="2021-07-29T13:49:00Z">
          <w:r w:rsidR="00FD54D1" w:rsidDel="00613BCB">
            <w:rPr>
              <w:rFonts w:ascii="Times New Roman" w:hAnsi="Times New Roman"/>
            </w:rPr>
            <w:delText xml:space="preserve">and </w:delText>
          </w:r>
        </w:del>
      </w:ins>
      <w:del w:id="563" w:author="Whipple, Blu" w:date="2021-07-29T13:49:00Z">
        <w:r w:rsidRPr="00C1490B" w:rsidDel="00613BCB">
          <w:rPr>
            <w:rFonts w:ascii="Times New Roman" w:hAnsi="Times New Roman"/>
          </w:rPr>
          <w:delText>climatic conditions (including precipitation and evaporation)</w:delText>
        </w:r>
      </w:del>
      <w:ins w:id="564" w:author="Santiago Angueira, Joanne" w:date="2021-07-26T15:37:00Z">
        <w:del w:id="565" w:author="Whipple, Blu" w:date="2021-07-29T13:49:00Z">
          <w:r w:rsidR="00FD54D1" w:rsidDel="00613BCB">
            <w:rPr>
              <w:rFonts w:ascii="Times New Roman" w:hAnsi="Times New Roman"/>
            </w:rPr>
            <w:delText>.</w:delText>
          </w:r>
        </w:del>
      </w:ins>
      <w:del w:id="566" w:author="Whipple, Blu" w:date="2021-07-29T13:49:00Z">
        <w:r w:rsidRPr="00C1490B" w:rsidDel="00613BCB">
          <w:rPr>
            <w:rFonts w:ascii="Times New Roman" w:hAnsi="Times New Roman"/>
          </w:rPr>
          <w:delText>, seasons, topography and ground surface conditions, subsurface geology and naturally occurring subsurface conditions, nature and quantity of surface and subsurface materials (other than man-made/man-located materials) to be encountered, location of underground utilities, and equipment and facilities needed prior to and during performance of all the Supplier</w:delText>
        </w:r>
        <w:r w:rsidR="00B85926" w:rsidDel="00613BCB">
          <w:rPr>
            <w:rFonts w:ascii="Times New Roman" w:hAnsi="Times New Roman"/>
          </w:rPr>
          <w:delText>’</w:delText>
        </w:r>
        <w:r w:rsidRPr="00C1490B" w:rsidDel="00613BCB">
          <w:rPr>
            <w:rFonts w:ascii="Times New Roman" w:hAnsi="Times New Roman"/>
          </w:rPr>
          <w:delText>s obligations under this Agreement.</w:delText>
        </w:r>
        <w:bookmarkEnd w:id="553"/>
      </w:del>
    </w:p>
    <w:p w14:paraId="59E99119" w14:textId="156AC4D5" w:rsidR="00DB7BD4" w:rsidRPr="00C1490B" w:rsidRDefault="00DB7BD4" w:rsidP="00DB7BD4">
      <w:pPr>
        <w:pStyle w:val="ArticleL3"/>
        <w:rPr>
          <w:rFonts w:ascii="Times New Roman" w:hAnsi="Times New Roman"/>
        </w:rPr>
      </w:pPr>
      <w:r w:rsidRPr="00C1490B">
        <w:rPr>
          <w:rFonts w:ascii="Times New Roman" w:hAnsi="Times New Roman"/>
        </w:rPr>
        <w:t xml:space="preserve">The Supplier is financially solvent, able to pay its debts as they mature and possessed of sufficient working capital to complete its obligations under this Agreement.  </w:t>
      </w:r>
    </w:p>
    <w:p w14:paraId="70705AC0" w14:textId="77777777" w:rsidR="00DB7BD4" w:rsidRPr="00C1490B" w:rsidRDefault="00DB7BD4" w:rsidP="00DB7BD4">
      <w:pPr>
        <w:pStyle w:val="ArticleL3"/>
        <w:rPr>
          <w:rFonts w:ascii="Times New Roman" w:hAnsi="Times New Roman"/>
        </w:rPr>
      </w:pPr>
      <w:r w:rsidRPr="00C1490B">
        <w:rPr>
          <w:rFonts w:ascii="Times New Roman" w:hAnsi="Times New Roman"/>
        </w:rPr>
        <w:t>The Supplier holds all licenses, or will hire Subcontractors with such licenses, required by law to perform the obligations to be performed by the Supplier under this Agreement.</w:t>
      </w:r>
    </w:p>
    <w:p w14:paraId="54048F3A" w14:textId="1C5152C9" w:rsidR="0068179E" w:rsidRDefault="005222DE" w:rsidP="00DB7BD4">
      <w:pPr>
        <w:pStyle w:val="ArticleL3"/>
        <w:rPr>
          <w:rFonts w:ascii="Times New Roman" w:hAnsi="Times New Roman"/>
        </w:rPr>
      </w:pPr>
      <w:r>
        <w:rPr>
          <w:rFonts w:ascii="Times New Roman" w:hAnsi="Times New Roman"/>
        </w:rPr>
        <w:lastRenderedPageBreak/>
        <w:t>All of the Supplier</w:t>
      </w:r>
      <w:r w:rsidR="00B85926">
        <w:rPr>
          <w:rFonts w:ascii="Times New Roman" w:hAnsi="Times New Roman"/>
        </w:rPr>
        <w:t>’</w:t>
      </w:r>
      <w:r>
        <w:rPr>
          <w:rFonts w:ascii="Times New Roman" w:hAnsi="Times New Roman"/>
        </w:rPr>
        <w:t>s employees and/or agents who will be perfor</w:t>
      </w:r>
      <w:r w:rsidR="000D6A21">
        <w:rPr>
          <w:rFonts w:ascii="Times New Roman" w:hAnsi="Times New Roman"/>
        </w:rPr>
        <w:t>ming the work under this Agreement are</w:t>
      </w:r>
      <w:r w:rsidR="006A1584">
        <w:rPr>
          <w:rFonts w:ascii="Times New Roman" w:hAnsi="Times New Roman"/>
        </w:rPr>
        <w:t>, if required,</w:t>
      </w:r>
      <w:r w:rsidR="000D6A21">
        <w:rPr>
          <w:rFonts w:ascii="Times New Roman" w:hAnsi="Times New Roman"/>
        </w:rPr>
        <w:t xml:space="preserve"> duly </w:t>
      </w:r>
      <w:r w:rsidR="0023687D">
        <w:rPr>
          <w:rFonts w:ascii="Times New Roman" w:hAnsi="Times New Roman"/>
        </w:rPr>
        <w:t xml:space="preserve">authorized and </w:t>
      </w:r>
      <w:r w:rsidR="000D6A21">
        <w:rPr>
          <w:rFonts w:ascii="Times New Roman" w:hAnsi="Times New Roman"/>
        </w:rPr>
        <w:t>licensed by their respective professional regulatory organizations</w:t>
      </w:r>
      <w:r w:rsidR="0023687D">
        <w:rPr>
          <w:rFonts w:ascii="Times New Roman" w:hAnsi="Times New Roman"/>
        </w:rPr>
        <w:t>, their licences are in good standing</w:t>
      </w:r>
      <w:r w:rsidR="00507EC6">
        <w:rPr>
          <w:rFonts w:ascii="Times New Roman" w:hAnsi="Times New Roman"/>
        </w:rPr>
        <w:t xml:space="preserve"> and </w:t>
      </w:r>
      <w:r w:rsidR="0023687D">
        <w:rPr>
          <w:rFonts w:ascii="Times New Roman" w:hAnsi="Times New Roman"/>
        </w:rPr>
        <w:t xml:space="preserve">they </w:t>
      </w:r>
      <w:r w:rsidR="00507EC6">
        <w:rPr>
          <w:rFonts w:ascii="Times New Roman" w:hAnsi="Times New Roman"/>
        </w:rPr>
        <w:t xml:space="preserve">have all of the </w:t>
      </w:r>
      <w:r w:rsidR="00885E4A">
        <w:rPr>
          <w:rFonts w:ascii="Times New Roman" w:hAnsi="Times New Roman"/>
        </w:rPr>
        <w:t xml:space="preserve">professional </w:t>
      </w:r>
      <w:r w:rsidR="00507EC6">
        <w:rPr>
          <w:rFonts w:ascii="Times New Roman" w:hAnsi="Times New Roman"/>
        </w:rPr>
        <w:t>skill</w:t>
      </w:r>
      <w:r w:rsidR="00885E4A">
        <w:rPr>
          <w:rFonts w:ascii="Times New Roman" w:hAnsi="Times New Roman"/>
        </w:rPr>
        <w:t>s</w:t>
      </w:r>
      <w:r w:rsidR="00507EC6">
        <w:rPr>
          <w:rFonts w:ascii="Times New Roman" w:hAnsi="Times New Roman"/>
        </w:rPr>
        <w:t>, knowledge and</w:t>
      </w:r>
      <w:r w:rsidR="00885E4A">
        <w:rPr>
          <w:rFonts w:ascii="Times New Roman" w:hAnsi="Times New Roman"/>
        </w:rPr>
        <w:t xml:space="preserve"> certifications required </w:t>
      </w:r>
      <w:r w:rsidR="002F5B7C">
        <w:rPr>
          <w:rFonts w:ascii="Times New Roman" w:hAnsi="Times New Roman"/>
        </w:rPr>
        <w:t>to perform the work as required and to the standard required under this Agreement</w:t>
      </w:r>
      <w:r w:rsidR="0068179E">
        <w:rPr>
          <w:rFonts w:ascii="Times New Roman" w:hAnsi="Times New Roman"/>
        </w:rPr>
        <w:t xml:space="preserve">. </w:t>
      </w:r>
    </w:p>
    <w:p w14:paraId="380B2017" w14:textId="62CF0A14" w:rsidR="005222DE" w:rsidRDefault="0068179E" w:rsidP="00DB7BD4">
      <w:pPr>
        <w:pStyle w:val="ArticleL3"/>
        <w:rPr>
          <w:rFonts w:ascii="Times New Roman" w:hAnsi="Times New Roman"/>
        </w:rPr>
      </w:pPr>
      <w:r>
        <w:rPr>
          <w:rFonts w:ascii="Times New Roman" w:hAnsi="Times New Roman"/>
        </w:rPr>
        <w:t xml:space="preserve">The Supplier shall ensure that any Subcontractors that it hires </w:t>
      </w:r>
      <w:ins w:id="567" w:author="Santiago Angueira, Joanne" w:date="2021-07-26T15:38:00Z">
        <w:r w:rsidR="00FD54D1">
          <w:rPr>
            <w:rFonts w:ascii="Times New Roman" w:hAnsi="Times New Roman"/>
          </w:rPr>
          <w:t>to perf</w:t>
        </w:r>
        <w:r w:rsidR="001965C5">
          <w:rPr>
            <w:rFonts w:ascii="Times New Roman" w:hAnsi="Times New Roman"/>
          </w:rPr>
          <w:t>orm Work at Company’s jobsite</w:t>
        </w:r>
        <w:r w:rsidR="00FD54D1">
          <w:rPr>
            <w:rFonts w:ascii="Times New Roman" w:hAnsi="Times New Roman"/>
          </w:rPr>
          <w:t xml:space="preserve">, </w:t>
        </w:r>
      </w:ins>
      <w:r>
        <w:rPr>
          <w:rFonts w:ascii="Times New Roman" w:hAnsi="Times New Roman"/>
        </w:rPr>
        <w:t>require that their employees and/or agents who will be performing the work under this Agreement are</w:t>
      </w:r>
      <w:r w:rsidR="006A1584">
        <w:rPr>
          <w:rFonts w:ascii="Times New Roman" w:hAnsi="Times New Roman"/>
        </w:rPr>
        <w:t>, if required,</w:t>
      </w:r>
      <w:r>
        <w:rPr>
          <w:rFonts w:ascii="Times New Roman" w:hAnsi="Times New Roman"/>
        </w:rPr>
        <w:t xml:space="preserve"> duly authorized and licensed by their respective professional regulatory organizations, their licen</w:t>
      </w:r>
      <w:r w:rsidR="003267E7">
        <w:rPr>
          <w:rFonts w:ascii="Times New Roman" w:hAnsi="Times New Roman"/>
        </w:rPr>
        <w:t xml:space="preserve">ces are in good standing and they have all of the professional skills, knowledge and certifications required to perform the work as required and to the standard required under this Agreement. </w:t>
      </w:r>
      <w:r w:rsidR="00507EC6">
        <w:rPr>
          <w:rFonts w:ascii="Times New Roman" w:hAnsi="Times New Roman"/>
        </w:rPr>
        <w:t xml:space="preserve"> </w:t>
      </w:r>
    </w:p>
    <w:p w14:paraId="21565C75" w14:textId="52523D6B" w:rsidR="00DB7BD4" w:rsidRPr="00C1490B" w:rsidRDefault="00DB7BD4" w:rsidP="00DB7BD4">
      <w:pPr>
        <w:pStyle w:val="ArticleL3"/>
        <w:rPr>
          <w:rFonts w:ascii="Times New Roman" w:hAnsi="Times New Roman"/>
        </w:rPr>
      </w:pPr>
      <w:r w:rsidRPr="00C1490B">
        <w:rPr>
          <w:rFonts w:ascii="Times New Roman" w:hAnsi="Times New Roman"/>
        </w:rPr>
        <w:t>There is no pending action, suit, proceeding, inquiry or investigation against the Supplier, at law or in equity or before or by any Governmental Authority, of which the Supplier has received notice, or which the Supplier has knowledge is threatened, which would materially and adversely affect its ability to perform its obligations under this Agreement.</w:t>
      </w:r>
    </w:p>
    <w:p w14:paraId="0925ACC7" w14:textId="41178359" w:rsidR="00DB7BD4" w:rsidRPr="00C1490B" w:rsidRDefault="00DB7BD4" w:rsidP="00DB7BD4">
      <w:pPr>
        <w:pStyle w:val="ArticleL3"/>
        <w:rPr>
          <w:rFonts w:ascii="Times New Roman" w:hAnsi="Times New Roman"/>
        </w:rPr>
      </w:pPr>
      <w:r w:rsidRPr="00C1490B">
        <w:rPr>
          <w:rFonts w:ascii="Times New Roman" w:hAnsi="Times New Roman"/>
        </w:rPr>
        <w:t>None of the Supplier</w:t>
      </w:r>
      <w:r w:rsidR="00B85926">
        <w:rPr>
          <w:rFonts w:ascii="Times New Roman" w:hAnsi="Times New Roman"/>
        </w:rPr>
        <w:t>’</w:t>
      </w:r>
      <w:r w:rsidRPr="00C1490B">
        <w:rPr>
          <w:rFonts w:ascii="Times New Roman" w:hAnsi="Times New Roman"/>
        </w:rPr>
        <w:t>s past or present incorporators, shareholders, directors, officers, employees or agents has given, authorized or offered any commission, bribe, pay-off or kickback, or has in any other manner given or offered any money or anything of value directly or indirectly to any past or present director, officer, employee or agent of any Governmental Authority which violates any applicable law in order to influence or affect the Supplier</w:t>
      </w:r>
      <w:r w:rsidR="00B85926">
        <w:rPr>
          <w:rFonts w:ascii="Times New Roman" w:hAnsi="Times New Roman"/>
        </w:rPr>
        <w:t>’</w:t>
      </w:r>
      <w:r w:rsidRPr="00C1490B">
        <w:rPr>
          <w:rFonts w:ascii="Times New Roman" w:hAnsi="Times New Roman"/>
        </w:rPr>
        <w:t>s or the Company</w:t>
      </w:r>
      <w:r w:rsidR="00B85926">
        <w:rPr>
          <w:rFonts w:ascii="Times New Roman" w:hAnsi="Times New Roman"/>
        </w:rPr>
        <w:t>’</w:t>
      </w:r>
      <w:r w:rsidRPr="00C1490B">
        <w:rPr>
          <w:rFonts w:ascii="Times New Roman" w:hAnsi="Times New Roman"/>
        </w:rPr>
        <w:t>s obligations under this Agreement.  The Supplier agrees to take all reasonable actions to ensure that all Persons acting on behalf of the Supplier in the future do not give, authorize or offer any commission, bribe, pay-off, kickback, money or anything of value directly or indirectly to any present or future director, officer, employee or agent of any Government Authority which violates any applicable law in order to influence or affect the Supplier</w:t>
      </w:r>
      <w:r w:rsidR="00B85926">
        <w:rPr>
          <w:rFonts w:ascii="Times New Roman" w:hAnsi="Times New Roman"/>
        </w:rPr>
        <w:t>’</w:t>
      </w:r>
      <w:r w:rsidRPr="00C1490B">
        <w:rPr>
          <w:rFonts w:ascii="Times New Roman" w:hAnsi="Times New Roman"/>
        </w:rPr>
        <w:t>s or the Company</w:t>
      </w:r>
      <w:r w:rsidR="00B85926">
        <w:rPr>
          <w:rFonts w:ascii="Times New Roman" w:hAnsi="Times New Roman"/>
        </w:rPr>
        <w:t>’</w:t>
      </w:r>
      <w:r w:rsidRPr="00C1490B">
        <w:rPr>
          <w:rFonts w:ascii="Times New Roman" w:hAnsi="Times New Roman"/>
        </w:rPr>
        <w:t>s obligations under this Agreement and will not otherwise violate the</w:t>
      </w:r>
      <w:r w:rsidR="00421FAE">
        <w:rPr>
          <w:rFonts w:ascii="Times New Roman" w:hAnsi="Times New Roman"/>
        </w:rPr>
        <w:t xml:space="preserve"> Canadian </w:t>
      </w:r>
      <w:r w:rsidR="00421FAE">
        <w:rPr>
          <w:rFonts w:ascii="Times New Roman" w:hAnsi="Times New Roman"/>
          <w:i/>
          <w:iCs/>
        </w:rPr>
        <w:t xml:space="preserve">Criminal Code </w:t>
      </w:r>
      <w:r w:rsidR="00421FAE">
        <w:rPr>
          <w:rFonts w:ascii="Times New Roman" w:hAnsi="Times New Roman"/>
        </w:rPr>
        <w:t xml:space="preserve">or the </w:t>
      </w:r>
      <w:r w:rsidR="00421FAE">
        <w:rPr>
          <w:rFonts w:ascii="Times New Roman" w:hAnsi="Times New Roman"/>
          <w:i/>
          <w:iCs/>
        </w:rPr>
        <w:t>Corruption of Foreign Public Officials Ac</w:t>
      </w:r>
      <w:r w:rsidR="0082387A">
        <w:rPr>
          <w:rFonts w:ascii="Times New Roman" w:hAnsi="Times New Roman"/>
          <w:i/>
          <w:iCs/>
        </w:rPr>
        <w:t>t (Canada)</w:t>
      </w:r>
      <w:r w:rsidR="0082387A">
        <w:rPr>
          <w:rFonts w:ascii="Times New Roman" w:hAnsi="Times New Roman"/>
        </w:rPr>
        <w:t>.  Without limiting the generality of the foregoing, the Supplier shall comply with the Company</w:t>
      </w:r>
      <w:r w:rsidR="00B85926">
        <w:rPr>
          <w:rFonts w:ascii="Times New Roman" w:hAnsi="Times New Roman"/>
        </w:rPr>
        <w:t>’</w:t>
      </w:r>
      <w:r w:rsidR="0082387A">
        <w:rPr>
          <w:rFonts w:ascii="Times New Roman" w:hAnsi="Times New Roman"/>
        </w:rPr>
        <w:t>s Code of Business Conduct and Ethics located on the Company</w:t>
      </w:r>
      <w:r w:rsidR="00B85926">
        <w:rPr>
          <w:rFonts w:ascii="Times New Roman" w:hAnsi="Times New Roman"/>
        </w:rPr>
        <w:t>’</w:t>
      </w:r>
      <w:r w:rsidR="0082387A">
        <w:rPr>
          <w:rFonts w:ascii="Times New Roman" w:hAnsi="Times New Roman"/>
        </w:rPr>
        <w:t>s website as the same is updated from time</w:t>
      </w:r>
      <w:r w:rsidR="00DE3343">
        <w:rPr>
          <w:rFonts w:ascii="Times New Roman" w:hAnsi="Times New Roman"/>
        </w:rPr>
        <w:t xml:space="preserve"> to time, and shall immediately report to the Company any actual or potential: (i) conflict of interest in relation to this Agreement, (ii)</w:t>
      </w:r>
      <w:r w:rsidR="00E23CD0">
        <w:rPr>
          <w:rFonts w:ascii="Times New Roman" w:hAnsi="Times New Roman"/>
        </w:rPr>
        <w:t xml:space="preserve"> breach of the Company</w:t>
      </w:r>
      <w:r w:rsidR="00B85926">
        <w:rPr>
          <w:rFonts w:ascii="Times New Roman" w:hAnsi="Times New Roman"/>
        </w:rPr>
        <w:t>’</w:t>
      </w:r>
      <w:r w:rsidR="00E23CD0">
        <w:rPr>
          <w:rFonts w:ascii="Times New Roman" w:hAnsi="Times New Roman"/>
        </w:rPr>
        <w:t>s Code of Conduct and Ethics (including any requests for bribes, kickbacks or any other form of improper payment in contravention of the Code</w:t>
      </w:r>
      <w:r w:rsidR="00737AE1">
        <w:rPr>
          <w:rFonts w:ascii="Times New Roman" w:hAnsi="Times New Roman"/>
        </w:rPr>
        <w:t xml:space="preserve">), and (iii) breach of this subsection of the Agreement. </w:t>
      </w:r>
    </w:p>
    <w:p w14:paraId="05621195" w14:textId="5B96FC86" w:rsidR="00DB7BD4" w:rsidRPr="00C1490B" w:rsidRDefault="00DB7BD4" w:rsidP="00DB7BD4">
      <w:pPr>
        <w:pStyle w:val="ArticleL3"/>
        <w:rPr>
          <w:rFonts w:ascii="Times New Roman" w:hAnsi="Times New Roman"/>
        </w:rPr>
      </w:pPr>
      <w:bookmarkStart w:id="568" w:name="_Ref306695125"/>
      <w:r w:rsidRPr="00C1490B">
        <w:rPr>
          <w:rFonts w:ascii="Times New Roman" w:hAnsi="Times New Roman"/>
        </w:rPr>
        <w:t xml:space="preserve">The Supplier </w:t>
      </w:r>
      <w:r w:rsidR="007E793C">
        <w:rPr>
          <w:rFonts w:ascii="Times New Roman" w:hAnsi="Times New Roman"/>
        </w:rPr>
        <w:t>is familiar with all applicable statutory Federal and Provincial environmental regulations and codes relevant to the performance of its obligations under this Agreement</w:t>
      </w:r>
      <w:r w:rsidR="002E251C">
        <w:rPr>
          <w:rFonts w:ascii="Times New Roman" w:hAnsi="Times New Roman"/>
        </w:rPr>
        <w:t xml:space="preserve"> and shall take all reasonable steps to ensure that its obligations are completed in accordance with those requirements.</w:t>
      </w:r>
      <w:bookmarkEnd w:id="568"/>
    </w:p>
    <w:p w14:paraId="1E4938F4" w14:textId="77777777" w:rsidR="00DB7BD4" w:rsidRPr="00C1490B" w:rsidRDefault="00DB7BD4" w:rsidP="00DB7BD4">
      <w:pPr>
        <w:pStyle w:val="ArticleL2"/>
        <w:rPr>
          <w:rFonts w:ascii="Times New Roman" w:hAnsi="Times New Roman"/>
        </w:rPr>
      </w:pPr>
      <w:bookmarkStart w:id="569" w:name="_Ref306697230"/>
      <w:bookmarkStart w:id="570" w:name="_Ref306698009"/>
      <w:bookmarkStart w:id="571" w:name="_Toc324838312"/>
      <w:bookmarkStart w:id="572" w:name="_Toc55295934"/>
      <w:r w:rsidRPr="00C1490B">
        <w:rPr>
          <w:rFonts w:ascii="Times New Roman" w:hAnsi="Times New Roman"/>
        </w:rPr>
        <w:t>Survival of Representations and Warranties</w:t>
      </w:r>
      <w:bookmarkEnd w:id="569"/>
      <w:bookmarkEnd w:id="570"/>
      <w:bookmarkEnd w:id="571"/>
      <w:bookmarkEnd w:id="572"/>
    </w:p>
    <w:p w14:paraId="7A1AA87A" w14:textId="77777777" w:rsidR="00DB7BD4" w:rsidRPr="00C1490B" w:rsidRDefault="00DB7BD4" w:rsidP="00DB7BD4">
      <w:pPr>
        <w:pStyle w:val="ArticleCont2"/>
        <w:rPr>
          <w:rFonts w:ascii="Times New Roman" w:hAnsi="Times New Roman"/>
        </w:rPr>
      </w:pPr>
      <w:r w:rsidRPr="00C1490B">
        <w:rPr>
          <w:rFonts w:ascii="Times New Roman" w:hAnsi="Times New Roman"/>
        </w:rPr>
        <w:t xml:space="preserve">The representations and warranties of the Company and the Supplier in this Article </w:t>
      </w:r>
      <w:r w:rsidR="00E52783" w:rsidRPr="00C1490B">
        <w:rPr>
          <w:rFonts w:ascii="Times New Roman" w:hAnsi="Times New Roman"/>
        </w:rPr>
        <w:fldChar w:fldCharType="begin"/>
      </w:r>
      <w:r w:rsidRPr="00C1490B">
        <w:rPr>
          <w:rFonts w:ascii="Times New Roman" w:hAnsi="Times New Roman"/>
        </w:rPr>
        <w:instrText xml:space="preserve"> REF _Ref324750115 \r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10</w:t>
      </w:r>
      <w:r w:rsidR="00E52783" w:rsidRPr="00C1490B">
        <w:rPr>
          <w:rFonts w:ascii="Times New Roman" w:hAnsi="Times New Roman"/>
        </w:rPr>
        <w:fldChar w:fldCharType="end"/>
      </w:r>
      <w:r w:rsidRPr="00C1490B">
        <w:rPr>
          <w:rFonts w:ascii="Times New Roman" w:hAnsi="Times New Roman"/>
        </w:rPr>
        <w:t xml:space="preserve"> shall survive the termination of this Agreement, provided that neither Party hereto shall have any obligation or liability whatsoever to the other with respect to any representation or warranty made by such Party in this Article </w:t>
      </w:r>
      <w:r w:rsidR="00E52783" w:rsidRPr="00C1490B">
        <w:rPr>
          <w:rFonts w:ascii="Times New Roman" w:hAnsi="Times New Roman"/>
        </w:rPr>
        <w:fldChar w:fldCharType="begin"/>
      </w:r>
      <w:r w:rsidRPr="00C1490B">
        <w:rPr>
          <w:rFonts w:ascii="Times New Roman" w:hAnsi="Times New Roman"/>
        </w:rPr>
        <w:instrText xml:space="preserve"> REF _Ref324750122 \r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10</w:t>
      </w:r>
      <w:r w:rsidR="00E52783" w:rsidRPr="00C1490B">
        <w:rPr>
          <w:rFonts w:ascii="Times New Roman" w:hAnsi="Times New Roman"/>
        </w:rPr>
        <w:fldChar w:fldCharType="end"/>
      </w:r>
      <w:r w:rsidRPr="00C1490B">
        <w:rPr>
          <w:rFonts w:ascii="Times New Roman" w:hAnsi="Times New Roman"/>
        </w:rPr>
        <w:t xml:space="preserve"> unless such Party has received Notice of a claim relating to the representation or warranty in this Article </w:t>
      </w:r>
      <w:r w:rsidR="00E52783" w:rsidRPr="00C1490B">
        <w:rPr>
          <w:rFonts w:ascii="Times New Roman" w:hAnsi="Times New Roman"/>
        </w:rPr>
        <w:fldChar w:fldCharType="begin"/>
      </w:r>
      <w:r w:rsidRPr="00C1490B">
        <w:rPr>
          <w:rFonts w:ascii="Times New Roman" w:hAnsi="Times New Roman"/>
        </w:rPr>
        <w:instrText xml:space="preserve"> REF _Ref324750130 \r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10</w:t>
      </w:r>
      <w:r w:rsidR="00E52783" w:rsidRPr="00C1490B">
        <w:rPr>
          <w:rFonts w:ascii="Times New Roman" w:hAnsi="Times New Roman"/>
        </w:rPr>
        <w:fldChar w:fldCharType="end"/>
      </w:r>
      <w:r w:rsidRPr="00C1490B">
        <w:rPr>
          <w:rFonts w:ascii="Times New Roman" w:hAnsi="Times New Roman"/>
        </w:rPr>
        <w:t xml:space="preserve"> within two (2) years of the performance by the Parties of all obligations hereunder or the earlier termination hereof.</w:t>
      </w:r>
    </w:p>
    <w:p w14:paraId="6BBE473B" w14:textId="77777777" w:rsidR="00B62C3A" w:rsidRPr="00167FB2" w:rsidRDefault="00B62C3A" w:rsidP="00B62C3A">
      <w:pPr>
        <w:pStyle w:val="ArticleL1"/>
        <w:rPr>
          <w:rFonts w:ascii="Times New Roman" w:hAnsi="Times New Roman"/>
          <w:sz w:val="24"/>
          <w:szCs w:val="24"/>
        </w:rPr>
      </w:pPr>
      <w:bookmarkStart w:id="573" w:name="_Ref306698847"/>
      <w:bookmarkStart w:id="574" w:name="_Ref306698872"/>
      <w:bookmarkStart w:id="575" w:name="_Ref306699645"/>
      <w:bookmarkStart w:id="576" w:name="_Ref306699653"/>
      <w:bookmarkStart w:id="577" w:name="_Ref306701602"/>
      <w:bookmarkStart w:id="578" w:name="_Ref306701769"/>
      <w:bookmarkStart w:id="579" w:name="_Ref306701776"/>
      <w:bookmarkStart w:id="580" w:name="_Ref306701807"/>
      <w:bookmarkStart w:id="581" w:name="_Ref306701813"/>
      <w:bookmarkStart w:id="582" w:name="_Ref306701821"/>
      <w:bookmarkStart w:id="583" w:name="_Ref306701829"/>
      <w:bookmarkStart w:id="584" w:name="_Ref306701892"/>
      <w:bookmarkStart w:id="585" w:name="_Ref306701899"/>
      <w:bookmarkStart w:id="586" w:name="_Ref306708578"/>
      <w:bookmarkStart w:id="587" w:name="_Ref306708585"/>
      <w:bookmarkStart w:id="588" w:name="_Ref306885722"/>
      <w:bookmarkStart w:id="589" w:name="_Toc55295935"/>
      <w:bookmarkStart w:id="590" w:name="_Ref306708271"/>
      <w:bookmarkStart w:id="591" w:name="_Ref306708565"/>
      <w:bookmarkStart w:id="592" w:name="_Ref306708628"/>
      <w:bookmarkStart w:id="593" w:name="_Toc324838313"/>
      <w:r w:rsidRPr="00167FB2">
        <w:rPr>
          <w:rFonts w:ascii="Times New Roman" w:hAnsi="Times New Roman"/>
          <w:sz w:val="24"/>
          <w:szCs w:val="24"/>
        </w:rPr>
        <w:lastRenderedPageBreak/>
        <w:t xml:space="preserve">CHANGES IN THE </w:t>
      </w:r>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r w:rsidR="00167FB2">
        <w:rPr>
          <w:rFonts w:ascii="Times New Roman" w:hAnsi="Times New Roman"/>
          <w:sz w:val="24"/>
          <w:szCs w:val="24"/>
        </w:rPr>
        <w:t>Equipment</w:t>
      </w:r>
      <w:bookmarkEnd w:id="589"/>
    </w:p>
    <w:p w14:paraId="7DBF8676" w14:textId="77777777" w:rsidR="00B62C3A" w:rsidRPr="00C1490B" w:rsidRDefault="00167FB2" w:rsidP="00B62C3A">
      <w:pPr>
        <w:pStyle w:val="ArticleL2"/>
        <w:rPr>
          <w:rFonts w:ascii="Times New Roman" w:hAnsi="Times New Roman"/>
        </w:rPr>
      </w:pPr>
      <w:bookmarkStart w:id="594" w:name="_Ref314231614"/>
      <w:bookmarkStart w:id="595" w:name="_Toc328037768"/>
      <w:bookmarkStart w:id="596" w:name="_Toc55295936"/>
      <w:r>
        <w:rPr>
          <w:rFonts w:ascii="Times New Roman" w:hAnsi="Times New Roman"/>
        </w:rPr>
        <w:t>Company</w:t>
      </w:r>
      <w:r w:rsidR="00B62C3A" w:rsidRPr="00C1490B">
        <w:rPr>
          <w:rFonts w:ascii="Times New Roman" w:hAnsi="Times New Roman"/>
        </w:rPr>
        <w:t xml:space="preserve"> Initiated Changes</w:t>
      </w:r>
      <w:bookmarkEnd w:id="594"/>
      <w:bookmarkEnd w:id="595"/>
      <w:bookmarkEnd w:id="596"/>
    </w:p>
    <w:p w14:paraId="37964997" w14:textId="506B822D" w:rsidR="00B62C3A" w:rsidRPr="008832D1" w:rsidRDefault="00167FB2" w:rsidP="00B62C3A">
      <w:pPr>
        <w:pStyle w:val="ArticleL3"/>
        <w:rPr>
          <w:rFonts w:ascii="Times New Roman" w:hAnsi="Times New Roman"/>
        </w:rPr>
      </w:pPr>
      <w:bookmarkStart w:id="597" w:name="_Ref342045841"/>
      <w:bookmarkStart w:id="598" w:name="_Ref307825415"/>
      <w:r>
        <w:rPr>
          <w:rFonts w:ascii="Times New Roman" w:hAnsi="Times New Roman"/>
        </w:rPr>
        <w:t>The Company</w:t>
      </w:r>
      <w:r w:rsidR="00B62C3A" w:rsidRPr="008832D1">
        <w:rPr>
          <w:rFonts w:ascii="Times New Roman" w:hAnsi="Times New Roman"/>
        </w:rPr>
        <w:t xml:space="preserve"> may, at any time, direct changes to the </w:t>
      </w:r>
      <w:r>
        <w:rPr>
          <w:rFonts w:ascii="Times New Roman" w:hAnsi="Times New Roman"/>
        </w:rPr>
        <w:t>Equipment</w:t>
      </w:r>
      <w:r w:rsidR="009E07D4">
        <w:rPr>
          <w:rFonts w:ascii="Times New Roman" w:hAnsi="Times New Roman"/>
        </w:rPr>
        <w:t xml:space="preserve"> or the services of the Supplier contemplated hereby</w:t>
      </w:r>
      <w:r w:rsidR="001D3A4B">
        <w:rPr>
          <w:rFonts w:ascii="Times New Roman" w:hAnsi="Times New Roman"/>
        </w:rPr>
        <w:t>, including but not limited to: drawings or specifications; additions to or deletions from quantities ordered; the delivery schedule; method of shipment or packing; and/or place of delivery</w:t>
      </w:r>
      <w:r w:rsidR="00B62C3A" w:rsidRPr="008832D1">
        <w:rPr>
          <w:rFonts w:ascii="Times New Roman" w:hAnsi="Times New Roman"/>
        </w:rPr>
        <w:t>.</w:t>
      </w:r>
      <w:bookmarkEnd w:id="597"/>
    </w:p>
    <w:p w14:paraId="1B91EEEA" w14:textId="1376DD82" w:rsidR="00B62C3A" w:rsidRPr="00C1490B" w:rsidRDefault="00B62C3A" w:rsidP="00B62C3A">
      <w:pPr>
        <w:pStyle w:val="ArticleL3"/>
        <w:rPr>
          <w:rFonts w:ascii="Times New Roman" w:hAnsi="Times New Roman"/>
        </w:rPr>
      </w:pPr>
      <w:r w:rsidRPr="00C1490B">
        <w:rPr>
          <w:rFonts w:ascii="Times New Roman" w:hAnsi="Times New Roman"/>
        </w:rPr>
        <w:t xml:space="preserve">As soon as practicable and, in any event, within </w:t>
      </w:r>
      <w:ins w:id="599" w:author="Santiago Angueira, Joanne" w:date="2021-07-26T15:42:00Z">
        <w:r w:rsidR="00FD54D1">
          <w:rPr>
            <w:rFonts w:ascii="Times New Roman" w:hAnsi="Times New Roman"/>
          </w:rPr>
          <w:t xml:space="preserve">a reasonable number of </w:t>
        </w:r>
      </w:ins>
      <w:del w:id="600" w:author="Santiago Angueira, Joanne" w:date="2021-07-26T15:41:00Z">
        <w:r w:rsidR="00D25216" w:rsidDel="00FD54D1">
          <w:rPr>
            <w:rFonts w:ascii="Times New Roman" w:hAnsi="Times New Roman"/>
          </w:rPr>
          <w:delText>ten</w:delText>
        </w:r>
      </w:del>
      <w:del w:id="601" w:author="Santiago Angueira, Joanne" w:date="2021-07-26T15:42:00Z">
        <w:r w:rsidRPr="00C1490B" w:rsidDel="00FD54D1">
          <w:rPr>
            <w:rFonts w:ascii="Times New Roman" w:hAnsi="Times New Roman"/>
          </w:rPr>
          <w:delText xml:space="preserve"> (</w:delText>
        </w:r>
      </w:del>
      <w:del w:id="602" w:author="Santiago Angueira, Joanne" w:date="2021-07-26T15:41:00Z">
        <w:r w:rsidRPr="00C1490B" w:rsidDel="00FD54D1">
          <w:rPr>
            <w:rFonts w:ascii="Times New Roman" w:hAnsi="Times New Roman"/>
          </w:rPr>
          <w:delText>1</w:delText>
        </w:r>
        <w:r w:rsidR="00D25216" w:rsidDel="00FD54D1">
          <w:rPr>
            <w:rFonts w:ascii="Times New Roman" w:hAnsi="Times New Roman"/>
          </w:rPr>
          <w:delText>0</w:delText>
        </w:r>
      </w:del>
      <w:del w:id="603" w:author="Santiago Angueira, Joanne" w:date="2021-07-26T15:42:00Z">
        <w:r w:rsidRPr="00C1490B" w:rsidDel="00FD54D1">
          <w:rPr>
            <w:rFonts w:ascii="Times New Roman" w:hAnsi="Times New Roman"/>
          </w:rPr>
          <w:delText xml:space="preserve">) </w:delText>
        </w:r>
      </w:del>
      <w:r w:rsidRPr="00C1490B">
        <w:rPr>
          <w:rFonts w:ascii="Times New Roman" w:hAnsi="Times New Roman"/>
        </w:rPr>
        <w:t xml:space="preserve">Business Days after receipt of such a direction from </w:t>
      </w:r>
      <w:r w:rsidR="00167FB2">
        <w:rPr>
          <w:rFonts w:ascii="Times New Roman" w:hAnsi="Times New Roman"/>
        </w:rPr>
        <w:t>the Company</w:t>
      </w:r>
      <w:r w:rsidRPr="00C1490B">
        <w:rPr>
          <w:rFonts w:ascii="Times New Roman" w:hAnsi="Times New Roman"/>
        </w:rPr>
        <w:t xml:space="preserve">, </w:t>
      </w:r>
      <w:r w:rsidR="00167FB2">
        <w:rPr>
          <w:rFonts w:ascii="Times New Roman" w:hAnsi="Times New Roman"/>
        </w:rPr>
        <w:t>the Supplier</w:t>
      </w:r>
      <w:r w:rsidRPr="00C1490B">
        <w:rPr>
          <w:rFonts w:ascii="Times New Roman" w:hAnsi="Times New Roman"/>
        </w:rPr>
        <w:t xml:space="preserve"> shall submit to </w:t>
      </w:r>
      <w:r w:rsidR="00167FB2">
        <w:rPr>
          <w:rFonts w:ascii="Times New Roman" w:hAnsi="Times New Roman"/>
        </w:rPr>
        <w:t>the Company</w:t>
      </w:r>
      <w:r w:rsidRPr="00C1490B">
        <w:rPr>
          <w:rFonts w:ascii="Times New Roman" w:hAnsi="Times New Roman"/>
        </w:rPr>
        <w:t xml:space="preserve"> a Change Order Request.</w:t>
      </w:r>
    </w:p>
    <w:p w14:paraId="48873E4E" w14:textId="0E69D60A" w:rsidR="00B62C3A" w:rsidRPr="00C1490B" w:rsidRDefault="00B62C3A" w:rsidP="00B62C3A">
      <w:pPr>
        <w:pStyle w:val="ArticleL3"/>
        <w:rPr>
          <w:rFonts w:ascii="Times New Roman" w:hAnsi="Times New Roman"/>
        </w:rPr>
      </w:pPr>
      <w:r w:rsidRPr="00C1490B">
        <w:rPr>
          <w:rFonts w:ascii="Times New Roman" w:hAnsi="Times New Roman"/>
        </w:rPr>
        <w:t xml:space="preserve">All Change Order Requests submitted by </w:t>
      </w:r>
      <w:r w:rsidR="00167FB2">
        <w:rPr>
          <w:rFonts w:ascii="Times New Roman" w:hAnsi="Times New Roman"/>
        </w:rPr>
        <w:t>the Supplier</w:t>
      </w:r>
      <w:r w:rsidRPr="00C1490B">
        <w:rPr>
          <w:rFonts w:ascii="Times New Roman" w:hAnsi="Times New Roman"/>
        </w:rPr>
        <w:t xml:space="preserve"> shall consist of: (i) a </w:t>
      </w:r>
      <w:ins w:id="604" w:author="Santiago Angueira, Joanne" w:date="2021-07-26T15:42:00Z">
        <w:r w:rsidR="00FD54D1">
          <w:rPr>
            <w:rFonts w:ascii="Times New Roman" w:hAnsi="Times New Roman"/>
          </w:rPr>
          <w:t xml:space="preserve">reasonably </w:t>
        </w:r>
      </w:ins>
      <w:r w:rsidRPr="00C1490B">
        <w:rPr>
          <w:rFonts w:ascii="Times New Roman" w:hAnsi="Times New Roman"/>
        </w:rPr>
        <w:t xml:space="preserve">detailed outline of all proposed changes described in </w:t>
      </w:r>
      <w:r w:rsidRPr="008832D1">
        <w:rPr>
          <w:rFonts w:ascii="Times New Roman" w:hAnsi="Times New Roman"/>
        </w:rPr>
        <w:t xml:space="preserve">Sections </w:t>
      </w:r>
      <w:r w:rsidR="004E3BF4" w:rsidRPr="008832D1">
        <w:rPr>
          <w:rFonts w:ascii="Times New Roman" w:hAnsi="Times New Roman"/>
        </w:rPr>
        <w:fldChar w:fldCharType="begin"/>
      </w:r>
      <w:r w:rsidR="004E3BF4" w:rsidRPr="008832D1">
        <w:rPr>
          <w:rFonts w:ascii="Times New Roman" w:hAnsi="Times New Roman"/>
        </w:rPr>
        <w:instrText xml:space="preserve"> REF _Ref306629637 \w \h </w:instrText>
      </w:r>
      <w:r w:rsidR="008832D1">
        <w:rPr>
          <w:rFonts w:ascii="Times New Roman" w:hAnsi="Times New Roman"/>
        </w:rPr>
        <w:instrText xml:space="preserve"> \* MERGEFORMAT </w:instrText>
      </w:r>
      <w:r w:rsidR="004E3BF4" w:rsidRPr="008832D1">
        <w:rPr>
          <w:rFonts w:ascii="Times New Roman" w:hAnsi="Times New Roman"/>
        </w:rPr>
      </w:r>
      <w:r w:rsidR="004E3BF4" w:rsidRPr="008832D1">
        <w:rPr>
          <w:rFonts w:ascii="Times New Roman" w:hAnsi="Times New Roman"/>
        </w:rPr>
        <w:fldChar w:fldCharType="separate"/>
      </w:r>
      <w:r w:rsidR="00BF5213">
        <w:rPr>
          <w:rFonts w:ascii="Times New Roman" w:hAnsi="Times New Roman"/>
        </w:rPr>
        <w:t>11.3(a)</w:t>
      </w:r>
      <w:del w:id="605" w:author="Santiago Angueira, Joanne" w:date="2021-07-26T15:44:00Z">
        <w:r w:rsidR="00BF5213" w:rsidDel="00FD54D1">
          <w:rPr>
            <w:rFonts w:ascii="Times New Roman" w:hAnsi="Times New Roman"/>
          </w:rPr>
          <w:delText>(i)</w:delText>
        </w:r>
      </w:del>
      <w:r w:rsidR="004E3BF4" w:rsidRPr="008832D1">
        <w:rPr>
          <w:rFonts w:ascii="Times New Roman" w:hAnsi="Times New Roman"/>
        </w:rPr>
        <w:fldChar w:fldCharType="end"/>
      </w:r>
      <w:r w:rsidRPr="008832D1">
        <w:rPr>
          <w:rFonts w:ascii="Times New Roman" w:hAnsi="Times New Roman"/>
        </w:rPr>
        <w:t xml:space="preserve"> through </w:t>
      </w:r>
      <w:r w:rsidR="004E3BF4" w:rsidRPr="008832D1">
        <w:rPr>
          <w:rFonts w:ascii="Times New Roman" w:hAnsi="Times New Roman"/>
        </w:rPr>
        <w:fldChar w:fldCharType="begin"/>
      </w:r>
      <w:r w:rsidR="004E3BF4" w:rsidRPr="008832D1">
        <w:rPr>
          <w:rFonts w:ascii="Times New Roman" w:hAnsi="Times New Roman"/>
        </w:rPr>
        <w:instrText xml:space="preserve"> REF _Ref306629646 \w \h </w:instrText>
      </w:r>
      <w:r w:rsidR="008832D1">
        <w:rPr>
          <w:rFonts w:ascii="Times New Roman" w:hAnsi="Times New Roman"/>
        </w:rPr>
        <w:instrText xml:space="preserve"> \* MERGEFORMAT </w:instrText>
      </w:r>
      <w:r w:rsidR="004E3BF4" w:rsidRPr="008832D1">
        <w:rPr>
          <w:rFonts w:ascii="Times New Roman" w:hAnsi="Times New Roman"/>
        </w:rPr>
      </w:r>
      <w:r w:rsidR="004E3BF4" w:rsidRPr="008832D1">
        <w:rPr>
          <w:rFonts w:ascii="Times New Roman" w:hAnsi="Times New Roman"/>
        </w:rPr>
        <w:fldChar w:fldCharType="separate"/>
      </w:r>
      <w:r w:rsidR="00BF5213">
        <w:rPr>
          <w:rFonts w:ascii="Times New Roman" w:hAnsi="Times New Roman"/>
        </w:rPr>
        <w:t>11.3(</w:t>
      </w:r>
      <w:ins w:id="606" w:author="Santiago Angueira, Joanne" w:date="2021-07-26T15:44:00Z">
        <w:r w:rsidR="00FD54D1">
          <w:rPr>
            <w:rFonts w:ascii="Times New Roman" w:hAnsi="Times New Roman"/>
          </w:rPr>
          <w:t>h</w:t>
        </w:r>
      </w:ins>
      <w:del w:id="607" w:author="Santiago Angueira, Joanne" w:date="2021-07-26T15:44:00Z">
        <w:r w:rsidR="00BF5213" w:rsidDel="00FD54D1">
          <w:rPr>
            <w:rFonts w:ascii="Times New Roman" w:hAnsi="Times New Roman"/>
          </w:rPr>
          <w:delText>a</w:delText>
        </w:r>
      </w:del>
      <w:r w:rsidR="00BF5213">
        <w:rPr>
          <w:rFonts w:ascii="Times New Roman" w:hAnsi="Times New Roman"/>
        </w:rPr>
        <w:t>)</w:t>
      </w:r>
      <w:del w:id="608" w:author="Santiago Angueira, Joanne" w:date="2021-07-26T15:44:00Z">
        <w:r w:rsidR="00BF5213" w:rsidDel="00FD54D1">
          <w:rPr>
            <w:rFonts w:ascii="Times New Roman" w:hAnsi="Times New Roman"/>
          </w:rPr>
          <w:delText>(vi)</w:delText>
        </w:r>
      </w:del>
      <w:r w:rsidR="004E3BF4" w:rsidRPr="008832D1">
        <w:rPr>
          <w:rFonts w:ascii="Times New Roman" w:hAnsi="Times New Roman"/>
        </w:rPr>
        <w:fldChar w:fldCharType="end"/>
      </w:r>
      <w:r w:rsidRPr="00C1490B">
        <w:rPr>
          <w:rFonts w:ascii="Times New Roman" w:hAnsi="Times New Roman"/>
        </w:rPr>
        <w:t xml:space="preserve">, inclusive, with supporting calculations, in accordance with the pricing structure in this </w:t>
      </w:r>
      <w:r w:rsidRPr="00177089">
        <w:rPr>
          <w:rFonts w:ascii="Times New Roman" w:hAnsi="Times New Roman"/>
        </w:rPr>
        <w:t xml:space="preserve">Agreement, including </w:t>
      </w:r>
      <w:r w:rsidR="008832D1" w:rsidRPr="00177089">
        <w:rPr>
          <w:rFonts w:ascii="Times New Roman" w:hAnsi="Times New Roman"/>
        </w:rPr>
        <w:fldChar w:fldCharType="begin"/>
      </w:r>
      <w:r w:rsidR="008832D1" w:rsidRPr="00177089">
        <w:rPr>
          <w:rFonts w:ascii="Times New Roman" w:hAnsi="Times New Roman"/>
        </w:rPr>
        <w:instrText xml:space="preserve"> REF _Ref342046106 \w \h </w:instrText>
      </w:r>
      <w:r w:rsidR="00DE2956" w:rsidRPr="00177089">
        <w:rPr>
          <w:rFonts w:ascii="Times New Roman" w:hAnsi="Times New Roman"/>
        </w:rPr>
        <w:instrText xml:space="preserve"> \* MERGEFORMAT </w:instrText>
      </w:r>
      <w:r w:rsidR="008832D1" w:rsidRPr="00177089">
        <w:rPr>
          <w:rFonts w:ascii="Times New Roman" w:hAnsi="Times New Roman"/>
        </w:rPr>
      </w:r>
      <w:r w:rsidR="008832D1" w:rsidRPr="00177089">
        <w:rPr>
          <w:rFonts w:ascii="Times New Roman" w:hAnsi="Times New Roman"/>
        </w:rPr>
        <w:fldChar w:fldCharType="separate"/>
      </w:r>
      <w:r w:rsidR="00BF5213" w:rsidRPr="00177089">
        <w:rPr>
          <w:rFonts w:ascii="Times New Roman" w:hAnsi="Times New Roman"/>
        </w:rPr>
        <w:t xml:space="preserve">Schedule </w:t>
      </w:r>
      <w:r w:rsidR="008832D1" w:rsidRPr="00177089">
        <w:rPr>
          <w:rFonts w:ascii="Times New Roman" w:hAnsi="Times New Roman"/>
        </w:rPr>
        <w:fldChar w:fldCharType="end"/>
      </w:r>
      <w:r w:rsidR="00C646EC" w:rsidRPr="00177089">
        <w:rPr>
          <w:rFonts w:ascii="Times New Roman" w:hAnsi="Times New Roman"/>
        </w:rPr>
        <w:t>E</w:t>
      </w:r>
      <w:r w:rsidRPr="00177089">
        <w:rPr>
          <w:rFonts w:ascii="Times New Roman" w:hAnsi="Times New Roman"/>
        </w:rPr>
        <w:t>, for pricing the change, (ii) revisions, if any, to the</w:t>
      </w:r>
      <w:r w:rsidR="008832D1" w:rsidRPr="00177089">
        <w:rPr>
          <w:rFonts w:ascii="Times New Roman" w:hAnsi="Times New Roman"/>
        </w:rPr>
        <w:t xml:space="preserve"> General</w:t>
      </w:r>
      <w:r w:rsidRPr="00177089">
        <w:rPr>
          <w:rFonts w:ascii="Times New Roman" w:hAnsi="Times New Roman"/>
        </w:rPr>
        <w:t xml:space="preserve"> Specifications, and (iii)</w:t>
      </w:r>
      <w:r w:rsidRPr="00C1490B">
        <w:rPr>
          <w:rFonts w:ascii="Times New Roman" w:hAnsi="Times New Roman"/>
        </w:rPr>
        <w:t xml:space="preserve"> a description of any other anticipated impact.</w:t>
      </w:r>
    </w:p>
    <w:p w14:paraId="076E1220" w14:textId="306EEDB2" w:rsidR="00B62C3A" w:rsidRPr="00C1490B" w:rsidRDefault="00B62C3A" w:rsidP="00B62C3A">
      <w:pPr>
        <w:pStyle w:val="ArticleL3"/>
        <w:rPr>
          <w:rFonts w:ascii="Times New Roman" w:hAnsi="Times New Roman"/>
        </w:rPr>
      </w:pPr>
      <w:r w:rsidRPr="00C1490B">
        <w:rPr>
          <w:rFonts w:ascii="Times New Roman" w:hAnsi="Times New Roman"/>
        </w:rPr>
        <w:t xml:space="preserve">If applicable, </w:t>
      </w:r>
      <w:r w:rsidR="00167FB2">
        <w:rPr>
          <w:rFonts w:ascii="Times New Roman" w:hAnsi="Times New Roman"/>
        </w:rPr>
        <w:t>the Supplier</w:t>
      </w:r>
      <w:r w:rsidR="00B85926">
        <w:rPr>
          <w:rFonts w:ascii="Times New Roman" w:hAnsi="Times New Roman"/>
        </w:rPr>
        <w:t>’</w:t>
      </w:r>
      <w:r w:rsidRPr="00C1490B">
        <w:rPr>
          <w:rFonts w:ascii="Times New Roman" w:hAnsi="Times New Roman"/>
        </w:rPr>
        <w:t>s supporting calculations shall: (i) show the est</w:t>
      </w:r>
      <w:r w:rsidR="008832D1">
        <w:rPr>
          <w:rFonts w:ascii="Times New Roman" w:hAnsi="Times New Roman"/>
        </w:rPr>
        <w:t>imated quantities of manpower, m</w:t>
      </w:r>
      <w:r w:rsidRPr="00C1490B">
        <w:rPr>
          <w:rFonts w:ascii="Times New Roman" w:hAnsi="Times New Roman"/>
        </w:rPr>
        <w:t xml:space="preserve">aterials and services to be added and/or deducted by size, type and/or amount provided, (ii) make reference to </w:t>
      </w:r>
      <w:ins w:id="609" w:author="Santiago Angueira, Joanne" w:date="2021-07-26T18:12:00Z">
        <w:r w:rsidR="005D0AFF">
          <w:rPr>
            <w:rFonts w:ascii="Times New Roman" w:hAnsi="Times New Roman"/>
          </w:rPr>
          <w:t xml:space="preserve">reasonable </w:t>
        </w:r>
      </w:ins>
      <w:del w:id="610" w:author="Santiago Angueira, Joanne" w:date="2021-07-26T15:45:00Z">
        <w:r w:rsidRPr="00C1490B" w:rsidDel="007400E0">
          <w:rPr>
            <w:rFonts w:ascii="Times New Roman" w:hAnsi="Times New Roman"/>
          </w:rPr>
          <w:delText>industry guidebooks or other</w:delText>
        </w:r>
      </w:del>
      <w:r w:rsidRPr="00C1490B">
        <w:rPr>
          <w:rFonts w:ascii="Times New Roman" w:hAnsi="Times New Roman"/>
        </w:rPr>
        <w:t xml:space="preserve"> bases used to determine the pricing, </w:t>
      </w:r>
      <w:ins w:id="611" w:author="Santiago Angueira, Joanne" w:date="2021-07-26T15:46:00Z">
        <w:r w:rsidR="007400E0">
          <w:rPr>
            <w:rFonts w:ascii="Times New Roman" w:hAnsi="Times New Roman"/>
          </w:rPr>
          <w:t xml:space="preserve">and </w:t>
        </w:r>
      </w:ins>
      <w:r w:rsidRPr="00C1490B">
        <w:rPr>
          <w:rFonts w:ascii="Times New Roman" w:hAnsi="Times New Roman"/>
        </w:rPr>
        <w:t>(iii) con</w:t>
      </w:r>
      <w:r w:rsidR="008832D1">
        <w:rPr>
          <w:rFonts w:ascii="Times New Roman" w:hAnsi="Times New Roman"/>
        </w:rPr>
        <w:t>tain a breakdown for manpower, m</w:t>
      </w:r>
      <w:r w:rsidRPr="00C1490B">
        <w:rPr>
          <w:rFonts w:ascii="Times New Roman" w:hAnsi="Times New Roman"/>
        </w:rPr>
        <w:t>aterials</w:t>
      </w:r>
      <w:del w:id="612" w:author="Santiago Angueira, Joanne" w:date="2021-07-26T18:13:00Z">
        <w:r w:rsidRPr="00C1490B" w:rsidDel="005D0AFF">
          <w:rPr>
            <w:rFonts w:ascii="Times New Roman" w:hAnsi="Times New Roman"/>
          </w:rPr>
          <w:delText>,</w:delText>
        </w:r>
      </w:del>
      <w:r w:rsidRPr="00C1490B">
        <w:rPr>
          <w:rFonts w:ascii="Times New Roman" w:hAnsi="Times New Roman"/>
        </w:rPr>
        <w:t xml:space="preserve"> </w:t>
      </w:r>
      <w:ins w:id="613" w:author="Santiago Angueira, Joanne" w:date="2021-07-26T18:13:00Z">
        <w:r w:rsidR="005D0AFF">
          <w:rPr>
            <w:rFonts w:ascii="Times New Roman" w:hAnsi="Times New Roman"/>
          </w:rPr>
          <w:t xml:space="preserve">and </w:t>
        </w:r>
      </w:ins>
      <w:r w:rsidRPr="00C1490B">
        <w:rPr>
          <w:rFonts w:ascii="Times New Roman" w:hAnsi="Times New Roman"/>
        </w:rPr>
        <w:t>services</w:t>
      </w:r>
      <w:del w:id="614" w:author="Santiago Angueira, Joanne" w:date="2021-07-26T18:13:00Z">
        <w:r w:rsidRPr="00C1490B" w:rsidDel="005D0AFF">
          <w:rPr>
            <w:rFonts w:ascii="Times New Roman" w:hAnsi="Times New Roman"/>
          </w:rPr>
          <w:delText>, overhead and profit</w:delText>
        </w:r>
      </w:del>
      <w:del w:id="615" w:author="Santiago Angueira, Joanne" w:date="2021-07-26T15:46:00Z">
        <w:r w:rsidRPr="00C1490B" w:rsidDel="007400E0">
          <w:rPr>
            <w:rFonts w:ascii="Times New Roman" w:hAnsi="Times New Roman"/>
          </w:rPr>
          <w:delText>, and (iv) include all supporting Sub</w:delText>
        </w:r>
        <w:r w:rsidR="00167FB2" w:rsidDel="007400E0">
          <w:rPr>
            <w:rFonts w:ascii="Times New Roman" w:hAnsi="Times New Roman"/>
          </w:rPr>
          <w:delText>-Supplier</w:delText>
        </w:r>
        <w:r w:rsidRPr="00C1490B" w:rsidDel="007400E0">
          <w:rPr>
            <w:rFonts w:ascii="Times New Roman" w:hAnsi="Times New Roman"/>
          </w:rPr>
          <w:delText xml:space="preserve"> quotations</w:delText>
        </w:r>
      </w:del>
      <w:r w:rsidRPr="00C1490B">
        <w:rPr>
          <w:rFonts w:ascii="Times New Roman" w:hAnsi="Times New Roman"/>
        </w:rPr>
        <w:t>.</w:t>
      </w:r>
    </w:p>
    <w:p w14:paraId="24BA1CA9" w14:textId="215AD891" w:rsidR="00B62C3A" w:rsidRPr="00C1490B" w:rsidRDefault="00B62C3A" w:rsidP="00B62C3A">
      <w:pPr>
        <w:pStyle w:val="ArticleL3"/>
        <w:rPr>
          <w:rFonts w:ascii="Times New Roman" w:hAnsi="Times New Roman"/>
        </w:rPr>
      </w:pPr>
      <w:r w:rsidRPr="00C1490B">
        <w:rPr>
          <w:rFonts w:ascii="Times New Roman" w:hAnsi="Times New Roman"/>
        </w:rPr>
        <w:t xml:space="preserve">If </w:t>
      </w:r>
      <w:r w:rsidR="00167FB2">
        <w:rPr>
          <w:rFonts w:ascii="Times New Roman" w:hAnsi="Times New Roman"/>
        </w:rPr>
        <w:t>the Company</w:t>
      </w:r>
      <w:r w:rsidRPr="00C1490B">
        <w:rPr>
          <w:rFonts w:ascii="Times New Roman" w:hAnsi="Times New Roman"/>
        </w:rPr>
        <w:t xml:space="preserve"> agrees with </w:t>
      </w:r>
      <w:r w:rsidR="00167FB2">
        <w:rPr>
          <w:rFonts w:ascii="Times New Roman" w:hAnsi="Times New Roman"/>
        </w:rPr>
        <w:t>the Supplier</w:t>
      </w:r>
      <w:r w:rsidR="00B85926">
        <w:rPr>
          <w:rFonts w:ascii="Times New Roman" w:hAnsi="Times New Roman"/>
        </w:rPr>
        <w:t>’</w:t>
      </w:r>
      <w:r w:rsidRPr="00C1490B">
        <w:rPr>
          <w:rFonts w:ascii="Times New Roman" w:hAnsi="Times New Roman"/>
        </w:rPr>
        <w:t xml:space="preserve">s Change Order Request, </w:t>
      </w:r>
      <w:r w:rsidR="00167FB2">
        <w:rPr>
          <w:rFonts w:ascii="Times New Roman" w:hAnsi="Times New Roman"/>
        </w:rPr>
        <w:t>the Company</w:t>
      </w:r>
      <w:r w:rsidRPr="00C1490B">
        <w:rPr>
          <w:rFonts w:ascii="Times New Roman" w:hAnsi="Times New Roman"/>
        </w:rPr>
        <w:t xml:space="preserve"> shall issue a Change Order incorporating such Change Order Request. Upon receiving such Change Order, </w:t>
      </w:r>
      <w:r w:rsidR="00167FB2">
        <w:rPr>
          <w:rFonts w:ascii="Times New Roman" w:hAnsi="Times New Roman"/>
        </w:rPr>
        <w:t>the Supplier</w:t>
      </w:r>
      <w:r w:rsidRPr="00C1490B">
        <w:rPr>
          <w:rFonts w:ascii="Times New Roman" w:hAnsi="Times New Roman"/>
        </w:rPr>
        <w:t xml:space="preserve"> shall diligently perform </w:t>
      </w:r>
      <w:r w:rsidR="009E07D4">
        <w:rPr>
          <w:rFonts w:ascii="Times New Roman" w:hAnsi="Times New Roman"/>
        </w:rPr>
        <w:t>its obligation</w:t>
      </w:r>
      <w:r w:rsidR="00AE244A">
        <w:rPr>
          <w:rFonts w:ascii="Times New Roman" w:hAnsi="Times New Roman"/>
        </w:rPr>
        <w:t>s</w:t>
      </w:r>
      <w:r w:rsidRPr="00C1490B">
        <w:rPr>
          <w:rFonts w:ascii="Times New Roman" w:hAnsi="Times New Roman"/>
        </w:rPr>
        <w:t xml:space="preserve"> pursuant to such Change Order in strict accordance with the terms thereof.</w:t>
      </w:r>
    </w:p>
    <w:p w14:paraId="12EA3A5E" w14:textId="4B1ABC91" w:rsidR="00B62C3A" w:rsidRPr="00C1490B" w:rsidRDefault="00B62C3A" w:rsidP="00B62C3A">
      <w:pPr>
        <w:pStyle w:val="ArticleL3"/>
        <w:rPr>
          <w:rFonts w:ascii="Times New Roman" w:hAnsi="Times New Roman"/>
        </w:rPr>
      </w:pPr>
      <w:bookmarkStart w:id="616" w:name="_Ref314231622"/>
      <w:r w:rsidRPr="00C1490B">
        <w:rPr>
          <w:rFonts w:ascii="Times New Roman" w:hAnsi="Times New Roman"/>
        </w:rPr>
        <w:t xml:space="preserve">If </w:t>
      </w:r>
      <w:r w:rsidR="00167FB2">
        <w:rPr>
          <w:rFonts w:ascii="Times New Roman" w:hAnsi="Times New Roman"/>
        </w:rPr>
        <w:t>the Company</w:t>
      </w:r>
      <w:r w:rsidRPr="00C1490B">
        <w:rPr>
          <w:rFonts w:ascii="Times New Roman" w:hAnsi="Times New Roman"/>
        </w:rPr>
        <w:t xml:space="preserve"> disagrees with </w:t>
      </w:r>
      <w:r w:rsidR="00167FB2">
        <w:rPr>
          <w:rFonts w:ascii="Times New Roman" w:hAnsi="Times New Roman"/>
        </w:rPr>
        <w:t>the Supplier</w:t>
      </w:r>
      <w:r w:rsidR="00B85926">
        <w:rPr>
          <w:rFonts w:ascii="Times New Roman" w:hAnsi="Times New Roman"/>
        </w:rPr>
        <w:t>’</w:t>
      </w:r>
      <w:r w:rsidRPr="00C1490B">
        <w:rPr>
          <w:rFonts w:ascii="Times New Roman" w:hAnsi="Times New Roman"/>
        </w:rPr>
        <w:t xml:space="preserve">s Change Order Request in any way, </w:t>
      </w:r>
      <w:r w:rsidR="00167FB2">
        <w:rPr>
          <w:rFonts w:ascii="Times New Roman" w:hAnsi="Times New Roman"/>
        </w:rPr>
        <w:t>the Company</w:t>
      </w:r>
      <w:r w:rsidRPr="00C1490B">
        <w:rPr>
          <w:rFonts w:ascii="Times New Roman" w:hAnsi="Times New Roman"/>
        </w:rPr>
        <w:t xml:space="preserve"> may decline to issue a Change Order or may issue a Change Order incorporating such modifications to the Change Order Request as </w:t>
      </w:r>
      <w:r w:rsidR="00167FB2">
        <w:rPr>
          <w:rFonts w:ascii="Times New Roman" w:hAnsi="Times New Roman"/>
        </w:rPr>
        <w:t>the Company</w:t>
      </w:r>
      <w:r w:rsidRPr="00C1490B">
        <w:rPr>
          <w:rFonts w:ascii="Times New Roman" w:hAnsi="Times New Roman"/>
        </w:rPr>
        <w:t xml:space="preserve"> deems necessary.</w:t>
      </w:r>
      <w:bookmarkEnd w:id="616"/>
    </w:p>
    <w:p w14:paraId="3ECDD9C0" w14:textId="41E976CD" w:rsidR="00B62C3A" w:rsidRPr="00C1490B" w:rsidRDefault="00B62C3A" w:rsidP="00B62C3A">
      <w:pPr>
        <w:pStyle w:val="ArticleL3"/>
        <w:rPr>
          <w:rFonts w:ascii="Times New Roman" w:hAnsi="Times New Roman"/>
        </w:rPr>
      </w:pPr>
      <w:r w:rsidRPr="00C1490B">
        <w:rPr>
          <w:rFonts w:ascii="Times New Roman" w:hAnsi="Times New Roman"/>
        </w:rPr>
        <w:t xml:space="preserve">Any </w:t>
      </w:r>
      <w:r w:rsidRPr="009E07D4">
        <w:rPr>
          <w:rFonts w:ascii="Times New Roman" w:hAnsi="Times New Roman"/>
        </w:rPr>
        <w:t xml:space="preserve">Change Order issued by </w:t>
      </w:r>
      <w:r w:rsidR="00167FB2">
        <w:rPr>
          <w:rFonts w:ascii="Times New Roman" w:hAnsi="Times New Roman"/>
        </w:rPr>
        <w:t>the Company</w:t>
      </w:r>
      <w:r w:rsidRPr="009E07D4">
        <w:rPr>
          <w:rFonts w:ascii="Times New Roman" w:hAnsi="Times New Roman"/>
        </w:rPr>
        <w:t xml:space="preserve"> pursuant to </w:t>
      </w:r>
      <w:r w:rsidR="009E07D4" w:rsidRPr="009E07D4">
        <w:rPr>
          <w:rFonts w:ascii="Times New Roman" w:hAnsi="Times New Roman"/>
        </w:rPr>
        <w:t xml:space="preserve">Section </w:t>
      </w:r>
      <w:r w:rsidR="009E07D4" w:rsidRPr="009E07D4">
        <w:rPr>
          <w:rFonts w:ascii="Times New Roman" w:hAnsi="Times New Roman"/>
        </w:rPr>
        <w:fldChar w:fldCharType="begin"/>
      </w:r>
      <w:r w:rsidR="009E07D4" w:rsidRPr="009E07D4">
        <w:rPr>
          <w:rFonts w:ascii="Times New Roman" w:hAnsi="Times New Roman"/>
        </w:rPr>
        <w:instrText xml:space="preserve"> REF _Ref314231622 \w \h  \* MERGEFORMAT </w:instrText>
      </w:r>
      <w:r w:rsidR="009E07D4" w:rsidRPr="009E07D4">
        <w:rPr>
          <w:rFonts w:ascii="Times New Roman" w:hAnsi="Times New Roman"/>
        </w:rPr>
      </w:r>
      <w:r w:rsidR="009E07D4" w:rsidRPr="009E07D4">
        <w:rPr>
          <w:rFonts w:ascii="Times New Roman" w:hAnsi="Times New Roman"/>
        </w:rPr>
        <w:fldChar w:fldCharType="separate"/>
      </w:r>
      <w:r w:rsidR="00BF5213">
        <w:rPr>
          <w:rFonts w:ascii="Times New Roman" w:hAnsi="Times New Roman"/>
        </w:rPr>
        <w:t>11.1(f)</w:t>
      </w:r>
      <w:r w:rsidR="009E07D4" w:rsidRPr="009E07D4">
        <w:rPr>
          <w:rFonts w:ascii="Times New Roman" w:hAnsi="Times New Roman"/>
        </w:rPr>
        <w:fldChar w:fldCharType="end"/>
      </w:r>
      <w:r w:rsidRPr="009E07D4">
        <w:rPr>
          <w:rFonts w:ascii="Times New Roman" w:hAnsi="Times New Roman"/>
        </w:rPr>
        <w:t xml:space="preserve"> shall be accompanied by the Change Order Request marked to show </w:t>
      </w:r>
      <w:r w:rsidR="000866C4">
        <w:rPr>
          <w:rFonts w:ascii="Times New Roman" w:hAnsi="Times New Roman"/>
        </w:rPr>
        <w:t>t</w:t>
      </w:r>
      <w:r w:rsidR="00167FB2">
        <w:rPr>
          <w:rFonts w:ascii="Times New Roman" w:hAnsi="Times New Roman"/>
        </w:rPr>
        <w:t>he Company</w:t>
      </w:r>
      <w:r w:rsidR="00B85926">
        <w:rPr>
          <w:rFonts w:ascii="Times New Roman" w:hAnsi="Times New Roman"/>
        </w:rPr>
        <w:t>’</w:t>
      </w:r>
      <w:r w:rsidRPr="009E07D4">
        <w:rPr>
          <w:rFonts w:ascii="Times New Roman" w:hAnsi="Times New Roman"/>
        </w:rPr>
        <w:t xml:space="preserve">s </w:t>
      </w:r>
      <w:ins w:id="617" w:author="Santiago Angueira, Joanne" w:date="2021-07-27T13:13:00Z">
        <w:r w:rsidR="006B5BBA">
          <w:rPr>
            <w:rFonts w:ascii="Times New Roman" w:hAnsi="Times New Roman"/>
          </w:rPr>
          <w:t xml:space="preserve">reasonable substantiated </w:t>
        </w:r>
      </w:ins>
      <w:r w:rsidRPr="009E07D4">
        <w:rPr>
          <w:rFonts w:ascii="Times New Roman" w:hAnsi="Times New Roman"/>
        </w:rPr>
        <w:t xml:space="preserve">modifications thereto and shall order </w:t>
      </w:r>
      <w:r w:rsidR="000866C4">
        <w:rPr>
          <w:rFonts w:ascii="Times New Roman" w:hAnsi="Times New Roman"/>
        </w:rPr>
        <w:t>t</w:t>
      </w:r>
      <w:r w:rsidR="00167FB2">
        <w:rPr>
          <w:rFonts w:ascii="Times New Roman" w:hAnsi="Times New Roman"/>
        </w:rPr>
        <w:t>he Supplier</w:t>
      </w:r>
      <w:r w:rsidRPr="009E07D4">
        <w:rPr>
          <w:rFonts w:ascii="Times New Roman" w:hAnsi="Times New Roman"/>
        </w:rPr>
        <w:t xml:space="preserve"> to implement the change in accordance with the Change Order Request as modified by </w:t>
      </w:r>
      <w:r w:rsidR="00167FB2">
        <w:rPr>
          <w:rFonts w:ascii="Times New Roman" w:hAnsi="Times New Roman"/>
        </w:rPr>
        <w:t>the Company</w:t>
      </w:r>
      <w:r w:rsidRPr="009E07D4">
        <w:rPr>
          <w:rFonts w:ascii="Times New Roman" w:hAnsi="Times New Roman"/>
        </w:rPr>
        <w:t xml:space="preserve">. Upon receipt of such a Change Order, </w:t>
      </w:r>
      <w:r w:rsidR="000866C4">
        <w:rPr>
          <w:rFonts w:ascii="Times New Roman" w:hAnsi="Times New Roman"/>
        </w:rPr>
        <w:t>t</w:t>
      </w:r>
      <w:r w:rsidR="00167FB2">
        <w:rPr>
          <w:rFonts w:ascii="Times New Roman" w:hAnsi="Times New Roman"/>
        </w:rPr>
        <w:t>he Supplier</w:t>
      </w:r>
      <w:r w:rsidRPr="009E07D4">
        <w:rPr>
          <w:rFonts w:ascii="Times New Roman" w:hAnsi="Times New Roman"/>
        </w:rPr>
        <w:t xml:space="preserve"> shall note thereon, with specificity, any and all disagreements with the modifications made by </w:t>
      </w:r>
      <w:r w:rsidR="000866C4">
        <w:rPr>
          <w:rFonts w:ascii="Times New Roman" w:hAnsi="Times New Roman"/>
        </w:rPr>
        <w:t>t</w:t>
      </w:r>
      <w:r w:rsidR="00167FB2">
        <w:rPr>
          <w:rFonts w:ascii="Times New Roman" w:hAnsi="Times New Roman"/>
        </w:rPr>
        <w:t>he Company</w:t>
      </w:r>
      <w:r w:rsidRPr="009E07D4">
        <w:rPr>
          <w:rFonts w:ascii="Times New Roman" w:hAnsi="Times New Roman"/>
        </w:rPr>
        <w:t xml:space="preserve"> and shall return a copy thereof to </w:t>
      </w:r>
      <w:r w:rsidR="00167FB2">
        <w:rPr>
          <w:rFonts w:ascii="Times New Roman" w:hAnsi="Times New Roman"/>
        </w:rPr>
        <w:t>the Company</w:t>
      </w:r>
      <w:r w:rsidRPr="009E07D4">
        <w:rPr>
          <w:rFonts w:ascii="Times New Roman" w:hAnsi="Times New Roman"/>
        </w:rPr>
        <w:t xml:space="preserve">. </w:t>
      </w:r>
      <w:r w:rsidR="00167FB2">
        <w:rPr>
          <w:rFonts w:ascii="Times New Roman" w:hAnsi="Times New Roman"/>
        </w:rPr>
        <w:t>The Supplier</w:t>
      </w:r>
      <w:r w:rsidRPr="009E07D4">
        <w:rPr>
          <w:rFonts w:ascii="Times New Roman" w:hAnsi="Times New Roman"/>
        </w:rPr>
        <w:t xml:space="preserve"> shall thereupon proceed to perform the </w:t>
      </w:r>
      <w:r w:rsidR="000866C4">
        <w:rPr>
          <w:rFonts w:ascii="Times New Roman" w:hAnsi="Times New Roman"/>
        </w:rPr>
        <w:t>Equipment</w:t>
      </w:r>
      <w:r w:rsidRPr="009E07D4">
        <w:rPr>
          <w:rFonts w:ascii="Times New Roman" w:hAnsi="Times New Roman"/>
        </w:rPr>
        <w:t xml:space="preserve"> required by the Change Order. </w:t>
      </w:r>
      <w:ins w:id="618" w:author="Santiago Angueira, Joanne" w:date="2021-07-26T18:16:00Z">
        <w:r w:rsidR="005D0AFF">
          <w:rPr>
            <w:rFonts w:ascii="Times New Roman" w:hAnsi="Times New Roman"/>
          </w:rPr>
          <w:t xml:space="preserve">Notwithstanding the forgoing, in no event shall Supplier be obligated to proceed with a Company Initiated Change for more than thirty (30) consecutive days, </w:t>
        </w:r>
      </w:ins>
      <w:ins w:id="619" w:author="Santiago Angueira, Joanne" w:date="2021-07-26T18:17:00Z">
        <w:r w:rsidR="005D0AFF">
          <w:rPr>
            <w:rFonts w:ascii="Times New Roman" w:hAnsi="Times New Roman"/>
          </w:rPr>
          <w:t>unless</w:t>
        </w:r>
      </w:ins>
      <w:ins w:id="620" w:author="Santiago Angueira, Joanne" w:date="2021-07-26T18:16:00Z">
        <w:r w:rsidR="005D0AFF">
          <w:rPr>
            <w:rFonts w:ascii="Times New Roman" w:hAnsi="Times New Roman"/>
          </w:rPr>
          <w:t xml:space="preserve"> </w:t>
        </w:r>
      </w:ins>
      <w:ins w:id="621" w:author="Santiago Angueira, Joanne" w:date="2021-07-26T18:17:00Z">
        <w:r w:rsidR="005D0AFF">
          <w:rPr>
            <w:rFonts w:ascii="Times New Roman" w:hAnsi="Times New Roman"/>
          </w:rPr>
          <w:t xml:space="preserve">the parties agree in writing </w:t>
        </w:r>
      </w:ins>
      <w:ins w:id="622" w:author="Santiago Angueira, Joanne" w:date="2021-07-27T13:14:00Z">
        <w:r w:rsidR="006B5BBA">
          <w:rPr>
            <w:rFonts w:ascii="Times New Roman" w:hAnsi="Times New Roman"/>
          </w:rPr>
          <w:t>to an equitable adjustment to the price and the schedule.</w:t>
        </w:r>
      </w:ins>
      <w:del w:id="623" w:author="Santiago Angueira, Joanne" w:date="2021-07-26T18:16:00Z">
        <w:r w:rsidRPr="009E07D4" w:rsidDel="005D0AFF">
          <w:rPr>
            <w:rFonts w:ascii="Times New Roman" w:hAnsi="Times New Roman"/>
          </w:rPr>
          <w:delText xml:space="preserve">In such case, </w:delText>
        </w:r>
        <w:r w:rsidR="000866C4" w:rsidDel="005D0AFF">
          <w:rPr>
            <w:rFonts w:ascii="Times New Roman" w:hAnsi="Times New Roman"/>
          </w:rPr>
          <w:delText>t</w:delText>
        </w:r>
        <w:r w:rsidR="00167FB2" w:rsidDel="005D0AFF">
          <w:rPr>
            <w:rFonts w:ascii="Times New Roman" w:hAnsi="Times New Roman"/>
          </w:rPr>
          <w:delText>he Supplier</w:delText>
        </w:r>
        <w:r w:rsidR="00B85926" w:rsidDel="005D0AFF">
          <w:rPr>
            <w:rFonts w:ascii="Times New Roman" w:hAnsi="Times New Roman"/>
          </w:rPr>
          <w:delText>’</w:delText>
        </w:r>
        <w:r w:rsidRPr="009E07D4" w:rsidDel="005D0AFF">
          <w:rPr>
            <w:rFonts w:ascii="Times New Roman" w:hAnsi="Times New Roman"/>
          </w:rPr>
          <w:delText xml:space="preserve">s remedy shall be to pursue its rights under the dispute resolution provisions in </w:delText>
        </w:r>
        <w:r w:rsidR="009E07D4" w:rsidRPr="009E07D4" w:rsidDel="005D0AFF">
          <w:rPr>
            <w:rFonts w:ascii="Times New Roman" w:hAnsi="Times New Roman"/>
          </w:rPr>
          <w:delText xml:space="preserve">Section </w:delText>
        </w:r>
        <w:r w:rsidR="009E07D4" w:rsidRPr="009E07D4" w:rsidDel="005D0AFF">
          <w:rPr>
            <w:rFonts w:ascii="Times New Roman" w:hAnsi="Times New Roman"/>
          </w:rPr>
          <w:fldChar w:fldCharType="begin"/>
        </w:r>
        <w:r w:rsidR="009E07D4" w:rsidRPr="009E07D4" w:rsidDel="005D0AFF">
          <w:rPr>
            <w:rFonts w:ascii="Times New Roman" w:hAnsi="Times New Roman"/>
          </w:rPr>
          <w:delInstrText xml:space="preserve"> REF _Ref323886181 \w \h  \* MERGEFORMAT </w:delInstrText>
        </w:r>
        <w:r w:rsidR="009E07D4" w:rsidRPr="009E07D4" w:rsidDel="005D0AFF">
          <w:rPr>
            <w:rFonts w:ascii="Times New Roman" w:hAnsi="Times New Roman"/>
          </w:rPr>
        </w:r>
        <w:r w:rsidR="009E07D4" w:rsidRPr="009E07D4" w:rsidDel="005D0AFF">
          <w:rPr>
            <w:rFonts w:ascii="Times New Roman" w:hAnsi="Times New Roman"/>
          </w:rPr>
          <w:fldChar w:fldCharType="separate"/>
        </w:r>
        <w:r w:rsidR="00BF5213" w:rsidDel="005D0AFF">
          <w:rPr>
            <w:rFonts w:ascii="Times New Roman" w:hAnsi="Times New Roman"/>
          </w:rPr>
          <w:delText>17</w:delText>
        </w:r>
        <w:r w:rsidR="009E07D4" w:rsidRPr="009E07D4" w:rsidDel="005D0AFF">
          <w:rPr>
            <w:rFonts w:ascii="Times New Roman" w:hAnsi="Times New Roman"/>
          </w:rPr>
          <w:fldChar w:fldCharType="end"/>
        </w:r>
        <w:r w:rsidRPr="009E07D4" w:rsidDel="005D0AFF">
          <w:rPr>
            <w:rFonts w:ascii="Times New Roman" w:hAnsi="Times New Roman"/>
          </w:rPr>
          <w:delText>, but</w:delText>
        </w:r>
        <w:r w:rsidRPr="00C1490B" w:rsidDel="005D0AFF">
          <w:rPr>
            <w:rFonts w:ascii="Times New Roman" w:hAnsi="Times New Roman"/>
          </w:rPr>
          <w:delText xml:space="preserve"> any such action sh</w:delText>
        </w:r>
      </w:del>
      <w:del w:id="624" w:author="Santiago Angueira, Joanne" w:date="2021-07-26T18:15:00Z">
        <w:r w:rsidRPr="00C1490B" w:rsidDel="005D0AFF">
          <w:rPr>
            <w:rFonts w:ascii="Times New Roman" w:hAnsi="Times New Roman"/>
          </w:rPr>
          <w:delText xml:space="preserve">all not delay the progress of the </w:delText>
        </w:r>
        <w:r w:rsidR="00167FB2" w:rsidDel="005D0AFF">
          <w:rPr>
            <w:rFonts w:ascii="Times New Roman" w:hAnsi="Times New Roman"/>
          </w:rPr>
          <w:delText>Equipment</w:delText>
        </w:r>
        <w:r w:rsidRPr="00C1490B" w:rsidDel="005D0AFF">
          <w:rPr>
            <w:rFonts w:ascii="Times New Roman" w:hAnsi="Times New Roman"/>
          </w:rPr>
          <w:delText xml:space="preserve"> or relieve </w:delText>
        </w:r>
        <w:r w:rsidR="000866C4" w:rsidDel="005D0AFF">
          <w:rPr>
            <w:rFonts w:ascii="Times New Roman" w:hAnsi="Times New Roman"/>
          </w:rPr>
          <w:delText>t</w:delText>
        </w:r>
        <w:r w:rsidR="00167FB2" w:rsidDel="005D0AFF">
          <w:rPr>
            <w:rFonts w:ascii="Times New Roman" w:hAnsi="Times New Roman"/>
          </w:rPr>
          <w:delText>he Supplier</w:delText>
        </w:r>
        <w:r w:rsidRPr="00C1490B" w:rsidDel="005D0AFF">
          <w:rPr>
            <w:rFonts w:ascii="Times New Roman" w:hAnsi="Times New Roman"/>
          </w:rPr>
          <w:delText xml:space="preserve"> from fulfilling its obligations hereunder.</w:delText>
        </w:r>
      </w:del>
    </w:p>
    <w:p w14:paraId="7A277E07" w14:textId="10B0A12B" w:rsidR="00B62C3A" w:rsidRPr="006B5BBA" w:rsidRDefault="00167FB2" w:rsidP="005D0AFF">
      <w:pPr>
        <w:pStyle w:val="ArticleL3"/>
        <w:rPr>
          <w:rFonts w:ascii="Times New Roman" w:hAnsi="Times New Roman"/>
          <w:rPrChange w:id="625" w:author="Santiago Angueira, Joanne" w:date="2021-07-27T13:15:00Z">
            <w:rPr/>
          </w:rPrChange>
        </w:rPr>
      </w:pPr>
      <w:bookmarkStart w:id="626" w:name="_Ref342045872"/>
      <w:r w:rsidRPr="006B5BBA">
        <w:rPr>
          <w:rFonts w:ascii="Times New Roman" w:hAnsi="Times New Roman"/>
          <w:rPrChange w:id="627" w:author="Santiago Angueira, Joanne" w:date="2021-07-27T13:15:00Z">
            <w:rPr/>
          </w:rPrChange>
        </w:rPr>
        <w:t>The Supplier</w:t>
      </w:r>
      <w:r w:rsidR="00B62C3A" w:rsidRPr="006B5BBA">
        <w:rPr>
          <w:rFonts w:ascii="Times New Roman" w:hAnsi="Times New Roman"/>
          <w:rPrChange w:id="628" w:author="Santiago Angueira, Joanne" w:date="2021-07-27T13:15:00Z">
            <w:rPr/>
          </w:rPrChange>
        </w:rPr>
        <w:t xml:space="preserve"> may also propose changes to the </w:t>
      </w:r>
      <w:r w:rsidRPr="006B5BBA">
        <w:rPr>
          <w:rFonts w:ascii="Times New Roman" w:hAnsi="Times New Roman"/>
          <w:rPrChange w:id="629" w:author="Santiago Angueira, Joanne" w:date="2021-07-27T13:15:00Z">
            <w:rPr/>
          </w:rPrChange>
        </w:rPr>
        <w:t>Equipment</w:t>
      </w:r>
      <w:r w:rsidR="00B62C3A" w:rsidRPr="006B5BBA">
        <w:rPr>
          <w:rFonts w:ascii="Times New Roman" w:hAnsi="Times New Roman"/>
          <w:rPrChange w:id="630" w:author="Santiago Angueira, Joanne" w:date="2021-07-27T13:15:00Z">
            <w:rPr/>
          </w:rPrChange>
        </w:rPr>
        <w:t xml:space="preserve"> for </w:t>
      </w:r>
      <w:r w:rsidRPr="006B5BBA">
        <w:rPr>
          <w:rFonts w:ascii="Times New Roman" w:hAnsi="Times New Roman"/>
          <w:rPrChange w:id="631" w:author="Santiago Angueira, Joanne" w:date="2021-07-27T13:15:00Z">
            <w:rPr/>
          </w:rPrChange>
        </w:rPr>
        <w:t>the Company</w:t>
      </w:r>
      <w:r w:rsidR="00B85926" w:rsidRPr="006B5BBA">
        <w:rPr>
          <w:rFonts w:ascii="Times New Roman" w:hAnsi="Times New Roman"/>
          <w:rPrChange w:id="632" w:author="Santiago Angueira, Joanne" w:date="2021-07-27T13:15:00Z">
            <w:rPr/>
          </w:rPrChange>
        </w:rPr>
        <w:t>’</w:t>
      </w:r>
      <w:r w:rsidR="00B62C3A" w:rsidRPr="006B5BBA">
        <w:rPr>
          <w:rFonts w:ascii="Times New Roman" w:hAnsi="Times New Roman"/>
          <w:rPrChange w:id="633" w:author="Santiago Angueira, Joanne" w:date="2021-07-27T13:15:00Z">
            <w:rPr/>
          </w:rPrChange>
        </w:rPr>
        <w:t xml:space="preserve">s consideration by submitting to </w:t>
      </w:r>
      <w:r w:rsidRPr="006B5BBA">
        <w:rPr>
          <w:rFonts w:ascii="Times New Roman" w:hAnsi="Times New Roman"/>
          <w:rPrChange w:id="634" w:author="Santiago Angueira, Joanne" w:date="2021-07-27T13:15:00Z">
            <w:rPr/>
          </w:rPrChange>
        </w:rPr>
        <w:t>the Company</w:t>
      </w:r>
      <w:r w:rsidR="00B62C3A" w:rsidRPr="006B5BBA">
        <w:rPr>
          <w:rFonts w:ascii="Times New Roman" w:hAnsi="Times New Roman"/>
          <w:rPrChange w:id="635" w:author="Santiago Angueira, Joanne" w:date="2021-07-27T13:15:00Z">
            <w:rPr/>
          </w:rPrChange>
        </w:rPr>
        <w:t xml:space="preserve"> an unsolicited Change Order Request, provided that </w:t>
      </w:r>
      <w:r w:rsidRPr="006B5BBA">
        <w:rPr>
          <w:rFonts w:ascii="Times New Roman" w:hAnsi="Times New Roman"/>
          <w:rPrChange w:id="636" w:author="Santiago Angueira, Joanne" w:date="2021-07-27T13:15:00Z">
            <w:rPr/>
          </w:rPrChange>
        </w:rPr>
        <w:t>the Company</w:t>
      </w:r>
      <w:r w:rsidR="00B62C3A" w:rsidRPr="006B5BBA">
        <w:rPr>
          <w:rFonts w:ascii="Times New Roman" w:hAnsi="Times New Roman"/>
          <w:rPrChange w:id="637" w:author="Santiago Angueira, Joanne" w:date="2021-07-27T13:15:00Z">
            <w:rPr/>
          </w:rPrChange>
        </w:rPr>
        <w:t xml:space="preserve"> shall not be obligated to accept any such Change Order Request, but shall notify </w:t>
      </w:r>
      <w:r w:rsidR="000866C4" w:rsidRPr="006B5BBA">
        <w:rPr>
          <w:rFonts w:ascii="Times New Roman" w:hAnsi="Times New Roman"/>
          <w:rPrChange w:id="638" w:author="Santiago Angueira, Joanne" w:date="2021-07-27T13:15:00Z">
            <w:rPr/>
          </w:rPrChange>
        </w:rPr>
        <w:t>t</w:t>
      </w:r>
      <w:r w:rsidRPr="006B5BBA">
        <w:rPr>
          <w:rFonts w:ascii="Times New Roman" w:hAnsi="Times New Roman"/>
          <w:rPrChange w:id="639" w:author="Santiago Angueira, Joanne" w:date="2021-07-27T13:15:00Z">
            <w:rPr/>
          </w:rPrChange>
        </w:rPr>
        <w:t>he Supplier</w:t>
      </w:r>
      <w:r w:rsidR="00B62C3A" w:rsidRPr="006B5BBA">
        <w:rPr>
          <w:rFonts w:ascii="Times New Roman" w:hAnsi="Times New Roman"/>
          <w:rPrChange w:id="640" w:author="Santiago Angueira, Joanne" w:date="2021-07-27T13:15:00Z">
            <w:rPr/>
          </w:rPrChange>
        </w:rPr>
        <w:t xml:space="preserve"> within ten (10) Business Days, or such longer period as the Parties otherwise agree, after receipt of such Change Order Request of its decision to accept or reject such Change Order Request.</w:t>
      </w:r>
      <w:bookmarkEnd w:id="626"/>
    </w:p>
    <w:p w14:paraId="581AC63B" w14:textId="77777777" w:rsidR="00B62C3A" w:rsidRPr="00C1490B" w:rsidRDefault="00167FB2" w:rsidP="00B62C3A">
      <w:pPr>
        <w:pStyle w:val="ArticleL2"/>
        <w:rPr>
          <w:rFonts w:ascii="Times New Roman" w:hAnsi="Times New Roman"/>
        </w:rPr>
      </w:pPr>
      <w:bookmarkStart w:id="641" w:name="_Toc328037769"/>
      <w:bookmarkStart w:id="642" w:name="_Toc55295937"/>
      <w:r>
        <w:rPr>
          <w:rFonts w:ascii="Times New Roman" w:hAnsi="Times New Roman"/>
        </w:rPr>
        <w:lastRenderedPageBreak/>
        <w:t>Supplier</w:t>
      </w:r>
      <w:r w:rsidR="00B62C3A" w:rsidRPr="00C1490B">
        <w:rPr>
          <w:rFonts w:ascii="Times New Roman" w:hAnsi="Times New Roman"/>
        </w:rPr>
        <w:t xml:space="preserve"> Required Changes</w:t>
      </w:r>
      <w:bookmarkEnd w:id="641"/>
      <w:bookmarkEnd w:id="642"/>
    </w:p>
    <w:p w14:paraId="1633B0A9" w14:textId="77777777" w:rsidR="00B62C3A" w:rsidRPr="00C1490B" w:rsidRDefault="00167FB2" w:rsidP="00B62C3A">
      <w:pPr>
        <w:pStyle w:val="ArticleL3"/>
        <w:rPr>
          <w:rFonts w:ascii="Times New Roman" w:hAnsi="Times New Roman"/>
        </w:rPr>
      </w:pPr>
      <w:bookmarkStart w:id="643" w:name="_Ref314231631"/>
      <w:r>
        <w:rPr>
          <w:rFonts w:ascii="Times New Roman" w:hAnsi="Times New Roman"/>
        </w:rPr>
        <w:t>The Supplier</w:t>
      </w:r>
      <w:r w:rsidR="00B62C3A" w:rsidRPr="00C1490B">
        <w:rPr>
          <w:rFonts w:ascii="Times New Roman" w:hAnsi="Times New Roman"/>
        </w:rPr>
        <w:t xml:space="preserve"> shall be entitled to receive a Change Order with respect to Force Majeure Events </w:t>
      </w:r>
      <w:r w:rsidR="00E92C7D">
        <w:rPr>
          <w:rFonts w:ascii="Times New Roman" w:hAnsi="Times New Roman"/>
        </w:rPr>
        <w:t xml:space="preserve">or </w:t>
      </w:r>
      <w:r w:rsidR="00B62C3A" w:rsidRPr="00C1490B">
        <w:rPr>
          <w:rFonts w:ascii="Times New Roman" w:hAnsi="Times New Roman"/>
        </w:rPr>
        <w:t>any other provision of this Agreement which specifically allows for a Change Order.</w:t>
      </w:r>
      <w:bookmarkEnd w:id="598"/>
      <w:bookmarkEnd w:id="643"/>
    </w:p>
    <w:p w14:paraId="580CF419" w14:textId="652CBB91" w:rsidR="00B62C3A" w:rsidRPr="009E07D4" w:rsidRDefault="00167FB2" w:rsidP="00B62C3A">
      <w:pPr>
        <w:pStyle w:val="ArticleL3"/>
        <w:rPr>
          <w:rFonts w:ascii="Times New Roman" w:hAnsi="Times New Roman"/>
        </w:rPr>
      </w:pPr>
      <w:bookmarkStart w:id="644" w:name="_Ref306629483"/>
      <w:r>
        <w:rPr>
          <w:rFonts w:ascii="Times New Roman" w:hAnsi="Times New Roman"/>
        </w:rPr>
        <w:t>The Supplier</w:t>
      </w:r>
      <w:r w:rsidR="00B62C3A" w:rsidRPr="009E07D4">
        <w:rPr>
          <w:rFonts w:ascii="Times New Roman" w:hAnsi="Times New Roman"/>
        </w:rPr>
        <w:t xml:space="preserve"> shall submit a Change Order Request to </w:t>
      </w:r>
      <w:r w:rsidR="000866C4">
        <w:rPr>
          <w:rFonts w:ascii="Times New Roman" w:hAnsi="Times New Roman"/>
        </w:rPr>
        <w:t>t</w:t>
      </w:r>
      <w:r>
        <w:rPr>
          <w:rFonts w:ascii="Times New Roman" w:hAnsi="Times New Roman"/>
        </w:rPr>
        <w:t>he Company</w:t>
      </w:r>
      <w:r w:rsidR="00B62C3A" w:rsidRPr="009E07D4">
        <w:rPr>
          <w:rFonts w:ascii="Times New Roman" w:hAnsi="Times New Roman"/>
        </w:rPr>
        <w:t xml:space="preserve"> as soon as practicable and, in any event, within </w:t>
      </w:r>
      <w:ins w:id="645" w:author="Santiago Angueira, Joanne" w:date="2021-07-26T15:50:00Z">
        <w:r w:rsidR="007400E0">
          <w:rPr>
            <w:rFonts w:ascii="Times New Roman" w:hAnsi="Times New Roman"/>
          </w:rPr>
          <w:t>thirty</w:t>
        </w:r>
      </w:ins>
      <w:del w:id="646" w:author="Santiago Angueira, Joanne" w:date="2021-07-26T15:50:00Z">
        <w:r w:rsidR="00B62C3A" w:rsidRPr="009E07D4" w:rsidDel="007400E0">
          <w:rPr>
            <w:rFonts w:ascii="Times New Roman" w:hAnsi="Times New Roman"/>
          </w:rPr>
          <w:delText>ten</w:delText>
        </w:r>
      </w:del>
      <w:r w:rsidR="00B62C3A" w:rsidRPr="009E07D4">
        <w:rPr>
          <w:rFonts w:ascii="Times New Roman" w:hAnsi="Times New Roman"/>
        </w:rPr>
        <w:t xml:space="preserve"> (</w:t>
      </w:r>
      <w:ins w:id="647" w:author="Santiago Angueira, Joanne" w:date="2021-07-26T15:50:00Z">
        <w:r w:rsidR="007400E0">
          <w:rPr>
            <w:rFonts w:ascii="Times New Roman" w:hAnsi="Times New Roman"/>
          </w:rPr>
          <w:t>30</w:t>
        </w:r>
      </w:ins>
      <w:del w:id="648" w:author="Santiago Angueira, Joanne" w:date="2021-07-26T15:50:00Z">
        <w:r w:rsidR="00B62C3A" w:rsidRPr="009E07D4" w:rsidDel="007400E0">
          <w:rPr>
            <w:rFonts w:ascii="Times New Roman" w:hAnsi="Times New Roman"/>
          </w:rPr>
          <w:delText>10</w:delText>
        </w:r>
      </w:del>
      <w:r w:rsidR="00B62C3A" w:rsidRPr="009E07D4">
        <w:rPr>
          <w:rFonts w:ascii="Times New Roman" w:hAnsi="Times New Roman"/>
        </w:rPr>
        <w:t xml:space="preserve">) Business Days of the date it knew </w:t>
      </w:r>
      <w:del w:id="649" w:author="Santiago Angueira, Joanne" w:date="2021-07-26T15:50:00Z">
        <w:r w:rsidR="00B62C3A" w:rsidRPr="009E07D4" w:rsidDel="007400E0">
          <w:rPr>
            <w:rFonts w:ascii="Times New Roman" w:hAnsi="Times New Roman"/>
          </w:rPr>
          <w:delText>or ought to have known</w:delText>
        </w:r>
      </w:del>
      <w:r w:rsidR="00B62C3A" w:rsidRPr="009E07D4">
        <w:rPr>
          <w:rFonts w:ascii="Times New Roman" w:hAnsi="Times New Roman"/>
        </w:rPr>
        <w:t xml:space="preserve"> that it is entitled to a Change Order pursuant to Section </w:t>
      </w:r>
      <w:r w:rsidR="009E07D4" w:rsidRPr="009E07D4">
        <w:rPr>
          <w:rFonts w:ascii="Times New Roman" w:hAnsi="Times New Roman"/>
        </w:rPr>
        <w:fldChar w:fldCharType="begin"/>
      </w:r>
      <w:r w:rsidR="009E07D4" w:rsidRPr="009E07D4">
        <w:rPr>
          <w:rFonts w:ascii="Times New Roman" w:hAnsi="Times New Roman"/>
        </w:rPr>
        <w:instrText xml:space="preserve"> REF _Ref314231631 \w \h  \* MERGEFORMAT </w:instrText>
      </w:r>
      <w:r w:rsidR="009E07D4" w:rsidRPr="009E07D4">
        <w:rPr>
          <w:rFonts w:ascii="Times New Roman" w:hAnsi="Times New Roman"/>
        </w:rPr>
      </w:r>
      <w:r w:rsidR="009E07D4" w:rsidRPr="009E07D4">
        <w:rPr>
          <w:rFonts w:ascii="Times New Roman" w:hAnsi="Times New Roman"/>
        </w:rPr>
        <w:fldChar w:fldCharType="separate"/>
      </w:r>
      <w:r w:rsidR="00BF5213">
        <w:rPr>
          <w:rFonts w:ascii="Times New Roman" w:hAnsi="Times New Roman"/>
        </w:rPr>
        <w:t>11.2(a)</w:t>
      </w:r>
      <w:r w:rsidR="009E07D4" w:rsidRPr="009E07D4">
        <w:rPr>
          <w:rFonts w:ascii="Times New Roman" w:hAnsi="Times New Roman"/>
        </w:rPr>
        <w:fldChar w:fldCharType="end"/>
      </w:r>
      <w:r w:rsidR="00B62C3A" w:rsidRPr="009E07D4">
        <w:rPr>
          <w:rFonts w:ascii="Times New Roman" w:hAnsi="Times New Roman"/>
        </w:rPr>
        <w:t xml:space="preserve">. In the event that </w:t>
      </w:r>
      <w:r w:rsidR="000866C4">
        <w:rPr>
          <w:rFonts w:ascii="Times New Roman" w:hAnsi="Times New Roman"/>
        </w:rPr>
        <w:t>t</w:t>
      </w:r>
      <w:r>
        <w:rPr>
          <w:rFonts w:ascii="Times New Roman" w:hAnsi="Times New Roman"/>
        </w:rPr>
        <w:t>he Supplier</w:t>
      </w:r>
      <w:r w:rsidR="00B62C3A" w:rsidRPr="009E07D4">
        <w:rPr>
          <w:rFonts w:ascii="Times New Roman" w:hAnsi="Times New Roman"/>
        </w:rPr>
        <w:t xml:space="preserve"> does not comply with such </w:t>
      </w:r>
      <w:ins w:id="650" w:author="Santiago Angueira, Joanne" w:date="2021-07-26T15:51:00Z">
        <w:r w:rsidR="007400E0">
          <w:rPr>
            <w:rFonts w:ascii="Times New Roman" w:hAnsi="Times New Roman"/>
          </w:rPr>
          <w:t>thirty</w:t>
        </w:r>
      </w:ins>
      <w:del w:id="651" w:author="Santiago Angueira, Joanne" w:date="2021-07-26T15:51:00Z">
        <w:r w:rsidR="00B62C3A" w:rsidRPr="009E07D4" w:rsidDel="007400E0">
          <w:rPr>
            <w:rFonts w:ascii="Times New Roman" w:hAnsi="Times New Roman"/>
          </w:rPr>
          <w:delText>ten</w:delText>
        </w:r>
      </w:del>
      <w:r w:rsidR="00B62C3A" w:rsidRPr="009E07D4">
        <w:rPr>
          <w:rFonts w:ascii="Times New Roman" w:hAnsi="Times New Roman"/>
        </w:rPr>
        <w:t xml:space="preserve"> (</w:t>
      </w:r>
      <w:ins w:id="652" w:author="Santiago Angueira, Joanne" w:date="2021-07-26T15:51:00Z">
        <w:r w:rsidR="007400E0">
          <w:rPr>
            <w:rFonts w:ascii="Times New Roman" w:hAnsi="Times New Roman"/>
          </w:rPr>
          <w:t>30</w:t>
        </w:r>
      </w:ins>
      <w:del w:id="653" w:author="Santiago Angueira, Joanne" w:date="2021-07-26T15:51:00Z">
        <w:r w:rsidR="00B62C3A" w:rsidRPr="009E07D4" w:rsidDel="007400E0">
          <w:rPr>
            <w:rFonts w:ascii="Times New Roman" w:hAnsi="Times New Roman"/>
          </w:rPr>
          <w:delText>10</w:delText>
        </w:r>
      </w:del>
      <w:r w:rsidR="00B62C3A" w:rsidRPr="009E07D4">
        <w:rPr>
          <w:rFonts w:ascii="Times New Roman" w:hAnsi="Times New Roman"/>
        </w:rPr>
        <w:t xml:space="preserve">) Business Day period, to the extent that </w:t>
      </w:r>
      <w:r w:rsidR="000866C4">
        <w:rPr>
          <w:rFonts w:ascii="Times New Roman" w:hAnsi="Times New Roman"/>
        </w:rPr>
        <w:t>t</w:t>
      </w:r>
      <w:r>
        <w:rPr>
          <w:rFonts w:ascii="Times New Roman" w:hAnsi="Times New Roman"/>
        </w:rPr>
        <w:t>he Company</w:t>
      </w:r>
      <w:r w:rsidR="00B62C3A" w:rsidRPr="009E07D4">
        <w:rPr>
          <w:rFonts w:ascii="Times New Roman" w:hAnsi="Times New Roman"/>
        </w:rPr>
        <w:t xml:space="preserve"> has been prejudiced by such delay, </w:t>
      </w:r>
      <w:r w:rsidR="000866C4">
        <w:rPr>
          <w:rFonts w:ascii="Times New Roman" w:hAnsi="Times New Roman"/>
        </w:rPr>
        <w:t>t</w:t>
      </w:r>
      <w:r>
        <w:rPr>
          <w:rFonts w:ascii="Times New Roman" w:hAnsi="Times New Roman"/>
        </w:rPr>
        <w:t>he Company</w:t>
      </w:r>
      <w:r w:rsidR="00B62C3A" w:rsidRPr="009E07D4">
        <w:rPr>
          <w:rFonts w:ascii="Times New Roman" w:hAnsi="Times New Roman"/>
        </w:rPr>
        <w:t xml:space="preserve"> shall be entitled to take such delay into account in determining the applicable Change Order.</w:t>
      </w:r>
    </w:p>
    <w:p w14:paraId="03FD3F79" w14:textId="6CB1D56A" w:rsidR="00B62C3A" w:rsidRPr="00C1490B" w:rsidRDefault="00B62C3A" w:rsidP="00B62C3A">
      <w:pPr>
        <w:pStyle w:val="ArticleL3"/>
        <w:rPr>
          <w:rFonts w:ascii="Times New Roman" w:hAnsi="Times New Roman"/>
        </w:rPr>
      </w:pPr>
      <w:r w:rsidRPr="00C1490B">
        <w:rPr>
          <w:rFonts w:ascii="Times New Roman" w:hAnsi="Times New Roman"/>
        </w:rPr>
        <w:t xml:space="preserve">Within fifteen (15) Business Days thereafter, </w:t>
      </w:r>
      <w:r w:rsidR="000866C4">
        <w:rPr>
          <w:rFonts w:ascii="Times New Roman" w:hAnsi="Times New Roman"/>
        </w:rPr>
        <w:t>t</w:t>
      </w:r>
      <w:r w:rsidR="00167FB2">
        <w:rPr>
          <w:rFonts w:ascii="Times New Roman" w:hAnsi="Times New Roman"/>
        </w:rPr>
        <w:t>he Supplier</w:t>
      </w:r>
      <w:r w:rsidRPr="00C1490B">
        <w:rPr>
          <w:rFonts w:ascii="Times New Roman" w:hAnsi="Times New Roman"/>
        </w:rPr>
        <w:t xml:space="preserve"> shall provide a Notice to </w:t>
      </w:r>
      <w:r w:rsidR="000866C4">
        <w:rPr>
          <w:rFonts w:ascii="Times New Roman" w:hAnsi="Times New Roman"/>
        </w:rPr>
        <w:t>t</w:t>
      </w:r>
      <w:r w:rsidR="00167FB2">
        <w:rPr>
          <w:rFonts w:ascii="Times New Roman" w:hAnsi="Times New Roman"/>
        </w:rPr>
        <w:t>he Company</w:t>
      </w:r>
      <w:r w:rsidRPr="00C1490B">
        <w:rPr>
          <w:rFonts w:ascii="Times New Roman" w:hAnsi="Times New Roman"/>
        </w:rPr>
        <w:t xml:space="preserve"> analyzing the basis for the Change Order, specifying the impact upon the </w:t>
      </w:r>
      <w:r w:rsidR="009E07D4">
        <w:rPr>
          <w:rFonts w:ascii="Times New Roman" w:hAnsi="Times New Roman"/>
        </w:rPr>
        <w:t xml:space="preserve">Equipment or other obligations of the Supplier </w:t>
      </w:r>
      <w:r w:rsidRPr="00C1490B">
        <w:rPr>
          <w:rFonts w:ascii="Times New Roman" w:hAnsi="Times New Roman"/>
        </w:rPr>
        <w:t xml:space="preserve">occasioned by reason thereof and </w:t>
      </w:r>
      <w:ins w:id="654" w:author="Santiago Angueira, Joanne" w:date="2021-07-27T13:16:00Z">
        <w:r w:rsidR="000E12B4">
          <w:rPr>
            <w:rFonts w:ascii="Times New Roman" w:hAnsi="Times New Roman"/>
          </w:rPr>
          <w:t xml:space="preserve">reasonably </w:t>
        </w:r>
      </w:ins>
      <w:r w:rsidRPr="00C1490B">
        <w:rPr>
          <w:rFonts w:ascii="Times New Roman" w:hAnsi="Times New Roman"/>
        </w:rPr>
        <w:t xml:space="preserve">substantiating the foregoing to the reasonable satisfaction of </w:t>
      </w:r>
      <w:r w:rsidR="000866C4">
        <w:rPr>
          <w:rFonts w:ascii="Times New Roman" w:hAnsi="Times New Roman"/>
        </w:rPr>
        <w:t>t</w:t>
      </w:r>
      <w:r w:rsidR="00167FB2">
        <w:rPr>
          <w:rFonts w:ascii="Times New Roman" w:hAnsi="Times New Roman"/>
        </w:rPr>
        <w:t>he Company</w:t>
      </w:r>
      <w:r w:rsidRPr="00C1490B">
        <w:rPr>
          <w:rFonts w:ascii="Times New Roman" w:hAnsi="Times New Roman"/>
        </w:rPr>
        <w:t xml:space="preserve">. In the event that it is impracticable to specify the impact upon the </w:t>
      </w:r>
      <w:r w:rsidR="00167FB2">
        <w:rPr>
          <w:rFonts w:ascii="Times New Roman" w:hAnsi="Times New Roman"/>
        </w:rPr>
        <w:t>Equipment</w:t>
      </w:r>
      <w:r w:rsidRPr="00C1490B">
        <w:rPr>
          <w:rFonts w:ascii="Times New Roman" w:hAnsi="Times New Roman"/>
        </w:rPr>
        <w:t xml:space="preserve"> at the time such Notice is delivered, </w:t>
      </w:r>
      <w:r w:rsidR="000866C4">
        <w:rPr>
          <w:rFonts w:ascii="Times New Roman" w:hAnsi="Times New Roman"/>
        </w:rPr>
        <w:t>t</w:t>
      </w:r>
      <w:r w:rsidR="00167FB2">
        <w:rPr>
          <w:rFonts w:ascii="Times New Roman" w:hAnsi="Times New Roman"/>
        </w:rPr>
        <w:t>he Supplier</w:t>
      </w:r>
      <w:r w:rsidRPr="00C1490B">
        <w:rPr>
          <w:rFonts w:ascii="Times New Roman" w:hAnsi="Times New Roman"/>
        </w:rPr>
        <w:t xml:space="preserve"> shall provide </w:t>
      </w:r>
      <w:r w:rsidR="000866C4">
        <w:rPr>
          <w:rFonts w:ascii="Times New Roman" w:hAnsi="Times New Roman"/>
        </w:rPr>
        <w:t>t</w:t>
      </w:r>
      <w:r w:rsidR="00167FB2">
        <w:rPr>
          <w:rFonts w:ascii="Times New Roman" w:hAnsi="Times New Roman"/>
        </w:rPr>
        <w:t>he Company</w:t>
      </w:r>
      <w:r w:rsidRPr="00C1490B">
        <w:rPr>
          <w:rFonts w:ascii="Times New Roman" w:hAnsi="Times New Roman"/>
        </w:rPr>
        <w:t xml:space="preserve"> with periodic supplemental Notices during the period that the event or circumstance entitling </w:t>
      </w:r>
      <w:r w:rsidR="000866C4">
        <w:rPr>
          <w:rFonts w:ascii="Times New Roman" w:hAnsi="Times New Roman"/>
        </w:rPr>
        <w:t>t</w:t>
      </w:r>
      <w:r w:rsidR="00167FB2">
        <w:rPr>
          <w:rFonts w:ascii="Times New Roman" w:hAnsi="Times New Roman"/>
        </w:rPr>
        <w:t>he Supplier</w:t>
      </w:r>
      <w:r w:rsidRPr="00C1490B">
        <w:rPr>
          <w:rFonts w:ascii="Times New Roman" w:hAnsi="Times New Roman"/>
        </w:rPr>
        <w:t xml:space="preserve"> to a Change Order continues, detailing any developments, progress or other relevant information of which </w:t>
      </w:r>
      <w:r w:rsidR="000866C4">
        <w:rPr>
          <w:rFonts w:ascii="Times New Roman" w:hAnsi="Times New Roman"/>
        </w:rPr>
        <w:t>t</w:t>
      </w:r>
      <w:r w:rsidR="00167FB2">
        <w:rPr>
          <w:rFonts w:ascii="Times New Roman" w:hAnsi="Times New Roman"/>
        </w:rPr>
        <w:t>he Supplier</w:t>
      </w:r>
      <w:r w:rsidRPr="00C1490B">
        <w:rPr>
          <w:rFonts w:ascii="Times New Roman" w:hAnsi="Times New Roman"/>
        </w:rPr>
        <w:t xml:space="preserve"> is aware.</w:t>
      </w:r>
    </w:p>
    <w:p w14:paraId="2578B703" w14:textId="0DCA85FC" w:rsidR="00B62C3A" w:rsidRPr="00167FB2" w:rsidRDefault="00B62C3A" w:rsidP="00B62C3A">
      <w:pPr>
        <w:pStyle w:val="ArticleL3"/>
        <w:rPr>
          <w:rFonts w:ascii="Times New Roman" w:hAnsi="Times New Roman"/>
        </w:rPr>
      </w:pPr>
      <w:r w:rsidRPr="00167FB2">
        <w:rPr>
          <w:rFonts w:ascii="Times New Roman" w:hAnsi="Times New Roman"/>
        </w:rPr>
        <w:t xml:space="preserve">To the extent </w:t>
      </w:r>
      <w:r w:rsidR="000866C4">
        <w:rPr>
          <w:rFonts w:ascii="Times New Roman" w:hAnsi="Times New Roman"/>
        </w:rPr>
        <w:t>t</w:t>
      </w:r>
      <w:r w:rsidR="00167FB2">
        <w:rPr>
          <w:rFonts w:ascii="Times New Roman" w:hAnsi="Times New Roman"/>
        </w:rPr>
        <w:t>he Company</w:t>
      </w:r>
      <w:r w:rsidRPr="00167FB2">
        <w:rPr>
          <w:rFonts w:ascii="Times New Roman" w:hAnsi="Times New Roman"/>
        </w:rPr>
        <w:t xml:space="preserve"> agrees with </w:t>
      </w:r>
      <w:r w:rsidR="000866C4">
        <w:rPr>
          <w:rFonts w:ascii="Times New Roman" w:hAnsi="Times New Roman"/>
        </w:rPr>
        <w:t>t</w:t>
      </w:r>
      <w:r w:rsidR="00167FB2">
        <w:rPr>
          <w:rFonts w:ascii="Times New Roman" w:hAnsi="Times New Roman"/>
        </w:rPr>
        <w:t>he Supplier</w:t>
      </w:r>
      <w:r w:rsidR="00B85926">
        <w:rPr>
          <w:rFonts w:ascii="Times New Roman" w:hAnsi="Times New Roman"/>
        </w:rPr>
        <w:t>’</w:t>
      </w:r>
      <w:r w:rsidRPr="00167FB2">
        <w:rPr>
          <w:rFonts w:ascii="Times New Roman" w:hAnsi="Times New Roman"/>
        </w:rPr>
        <w:t xml:space="preserve">s determination of the basis for the Change Order Request and the impacts thereof, </w:t>
      </w:r>
      <w:r w:rsidR="000866C4">
        <w:rPr>
          <w:rFonts w:ascii="Times New Roman" w:hAnsi="Times New Roman"/>
        </w:rPr>
        <w:t>t</w:t>
      </w:r>
      <w:r w:rsidR="00167FB2">
        <w:rPr>
          <w:rFonts w:ascii="Times New Roman" w:hAnsi="Times New Roman"/>
        </w:rPr>
        <w:t>he Company</w:t>
      </w:r>
      <w:r w:rsidRPr="00167FB2">
        <w:rPr>
          <w:rFonts w:ascii="Times New Roman" w:hAnsi="Times New Roman"/>
        </w:rPr>
        <w:t xml:space="preserve"> shall, within fifteen (15) Business Days following receipt of </w:t>
      </w:r>
      <w:r w:rsidR="000866C4">
        <w:rPr>
          <w:rFonts w:ascii="Times New Roman" w:hAnsi="Times New Roman"/>
        </w:rPr>
        <w:t>t</w:t>
      </w:r>
      <w:r w:rsidR="00167FB2">
        <w:rPr>
          <w:rFonts w:ascii="Times New Roman" w:hAnsi="Times New Roman"/>
        </w:rPr>
        <w:t>he Supplier</w:t>
      </w:r>
      <w:r w:rsidR="00B85926">
        <w:rPr>
          <w:rFonts w:ascii="Times New Roman" w:hAnsi="Times New Roman"/>
        </w:rPr>
        <w:t>’</w:t>
      </w:r>
      <w:r w:rsidRPr="00167FB2">
        <w:rPr>
          <w:rFonts w:ascii="Times New Roman" w:hAnsi="Times New Roman"/>
        </w:rPr>
        <w:t>s Notice, issue a Change Order.</w:t>
      </w:r>
    </w:p>
    <w:p w14:paraId="2311AE75" w14:textId="4E28A38C" w:rsidR="00B62C3A" w:rsidRPr="00167FB2" w:rsidRDefault="00B62C3A" w:rsidP="00B62C3A">
      <w:pPr>
        <w:pStyle w:val="ArticleL3"/>
        <w:rPr>
          <w:rFonts w:ascii="Times New Roman" w:hAnsi="Times New Roman"/>
        </w:rPr>
      </w:pPr>
      <w:r w:rsidRPr="00167FB2">
        <w:rPr>
          <w:rFonts w:ascii="Times New Roman" w:hAnsi="Times New Roman"/>
        </w:rPr>
        <w:t xml:space="preserve">To the extent </w:t>
      </w:r>
      <w:r w:rsidR="000866C4">
        <w:rPr>
          <w:rFonts w:ascii="Times New Roman" w:hAnsi="Times New Roman"/>
        </w:rPr>
        <w:t>t</w:t>
      </w:r>
      <w:r w:rsidR="00167FB2">
        <w:rPr>
          <w:rFonts w:ascii="Times New Roman" w:hAnsi="Times New Roman"/>
        </w:rPr>
        <w:t>he Company</w:t>
      </w:r>
      <w:r w:rsidRPr="00167FB2">
        <w:rPr>
          <w:rFonts w:ascii="Times New Roman" w:hAnsi="Times New Roman"/>
        </w:rPr>
        <w:t xml:space="preserve"> </w:t>
      </w:r>
      <w:r w:rsidR="009E07D4" w:rsidRPr="00167FB2">
        <w:rPr>
          <w:rFonts w:ascii="Times New Roman" w:hAnsi="Times New Roman"/>
        </w:rPr>
        <w:t>does not</w:t>
      </w:r>
      <w:r w:rsidRPr="00167FB2">
        <w:rPr>
          <w:rFonts w:ascii="Times New Roman" w:hAnsi="Times New Roman"/>
        </w:rPr>
        <w:t xml:space="preserve"> agree with </w:t>
      </w:r>
      <w:r w:rsidR="000866C4">
        <w:rPr>
          <w:rFonts w:ascii="Times New Roman" w:hAnsi="Times New Roman"/>
        </w:rPr>
        <w:t>t</w:t>
      </w:r>
      <w:r w:rsidR="00167FB2">
        <w:rPr>
          <w:rFonts w:ascii="Times New Roman" w:hAnsi="Times New Roman"/>
        </w:rPr>
        <w:t>he Supplier</w:t>
      </w:r>
      <w:r w:rsidR="00B85926">
        <w:rPr>
          <w:rFonts w:ascii="Times New Roman" w:hAnsi="Times New Roman"/>
        </w:rPr>
        <w:t>’</w:t>
      </w:r>
      <w:r w:rsidRPr="00167FB2">
        <w:rPr>
          <w:rFonts w:ascii="Times New Roman" w:hAnsi="Times New Roman"/>
        </w:rPr>
        <w:t>s determination of the basis for the Change Order Request or the impacts thereof, the propriety of a Change Order Request may be submitted to dispute resolution in accordance with</w:t>
      </w:r>
      <w:bookmarkEnd w:id="644"/>
      <w:r w:rsidR="009E07D4" w:rsidRPr="00167FB2">
        <w:rPr>
          <w:rFonts w:ascii="Times New Roman" w:hAnsi="Times New Roman"/>
        </w:rPr>
        <w:t xml:space="preserve"> Section </w:t>
      </w:r>
      <w:r w:rsidR="009E07D4" w:rsidRPr="00167FB2">
        <w:rPr>
          <w:rFonts w:ascii="Times New Roman" w:hAnsi="Times New Roman"/>
        </w:rPr>
        <w:fldChar w:fldCharType="begin"/>
      </w:r>
      <w:r w:rsidR="009E07D4" w:rsidRPr="00167FB2">
        <w:rPr>
          <w:rFonts w:ascii="Times New Roman" w:hAnsi="Times New Roman"/>
        </w:rPr>
        <w:instrText xml:space="preserve"> REF _Ref323886181 \w \h  \* MERGEFORMAT </w:instrText>
      </w:r>
      <w:r w:rsidR="009E07D4" w:rsidRPr="00167FB2">
        <w:rPr>
          <w:rFonts w:ascii="Times New Roman" w:hAnsi="Times New Roman"/>
        </w:rPr>
      </w:r>
      <w:r w:rsidR="009E07D4" w:rsidRPr="00167FB2">
        <w:rPr>
          <w:rFonts w:ascii="Times New Roman" w:hAnsi="Times New Roman"/>
        </w:rPr>
        <w:fldChar w:fldCharType="separate"/>
      </w:r>
      <w:r w:rsidR="00BF5213">
        <w:rPr>
          <w:rFonts w:ascii="Times New Roman" w:hAnsi="Times New Roman"/>
        </w:rPr>
        <w:t>17</w:t>
      </w:r>
      <w:r w:rsidR="009E07D4" w:rsidRPr="00167FB2">
        <w:rPr>
          <w:rFonts w:ascii="Times New Roman" w:hAnsi="Times New Roman"/>
        </w:rPr>
        <w:fldChar w:fldCharType="end"/>
      </w:r>
      <w:r w:rsidR="009E07D4" w:rsidRPr="00167FB2">
        <w:rPr>
          <w:rFonts w:ascii="Times New Roman" w:hAnsi="Times New Roman"/>
        </w:rPr>
        <w:t>.</w:t>
      </w:r>
    </w:p>
    <w:p w14:paraId="785E731A" w14:textId="2DDAFFC2" w:rsidR="00B62C3A" w:rsidRPr="00C1490B" w:rsidRDefault="00167FB2" w:rsidP="00B62C3A">
      <w:pPr>
        <w:pStyle w:val="ArticleL3"/>
        <w:rPr>
          <w:rFonts w:ascii="Times New Roman" w:hAnsi="Times New Roman"/>
        </w:rPr>
      </w:pPr>
      <w:r>
        <w:rPr>
          <w:rFonts w:ascii="Times New Roman" w:hAnsi="Times New Roman"/>
        </w:rPr>
        <w:t>The Supplier</w:t>
      </w:r>
      <w:r w:rsidR="00B62C3A" w:rsidRPr="00C1490B">
        <w:rPr>
          <w:rFonts w:ascii="Times New Roman" w:hAnsi="Times New Roman"/>
        </w:rPr>
        <w:t xml:space="preserve"> shall be entitled to submit only one Change Order Request with respect to the same event or circumstance.</w:t>
      </w:r>
    </w:p>
    <w:p w14:paraId="5A7299EA" w14:textId="77777777" w:rsidR="00B62C3A" w:rsidRPr="00C1490B" w:rsidRDefault="00B62C3A" w:rsidP="00B62C3A">
      <w:pPr>
        <w:pStyle w:val="ArticleL2"/>
        <w:rPr>
          <w:rFonts w:ascii="Times New Roman" w:hAnsi="Times New Roman"/>
        </w:rPr>
      </w:pPr>
      <w:bookmarkStart w:id="655" w:name="_Toc328037770"/>
      <w:bookmarkStart w:id="656" w:name="_Toc55295938"/>
      <w:r w:rsidRPr="00C1490B">
        <w:rPr>
          <w:rFonts w:ascii="Times New Roman" w:hAnsi="Times New Roman"/>
        </w:rPr>
        <w:t>General</w:t>
      </w:r>
      <w:bookmarkEnd w:id="655"/>
      <w:bookmarkEnd w:id="656"/>
    </w:p>
    <w:p w14:paraId="79878E61" w14:textId="1922DBA9" w:rsidR="00B62C3A" w:rsidRPr="00C1490B" w:rsidRDefault="00167FB2" w:rsidP="00B62C3A">
      <w:pPr>
        <w:pStyle w:val="ArticleL3"/>
        <w:rPr>
          <w:rFonts w:ascii="Times New Roman" w:hAnsi="Times New Roman"/>
        </w:rPr>
      </w:pPr>
      <w:bookmarkStart w:id="657" w:name="_Ref307402090"/>
      <w:r>
        <w:rPr>
          <w:rFonts w:ascii="Times New Roman" w:hAnsi="Times New Roman"/>
        </w:rPr>
        <w:t>The Supplier</w:t>
      </w:r>
      <w:r w:rsidR="00B62C3A" w:rsidRPr="00C1490B">
        <w:rPr>
          <w:rFonts w:ascii="Times New Roman" w:hAnsi="Times New Roman"/>
        </w:rPr>
        <w:t xml:space="preserve"> agrees that a Change Order </w:t>
      </w:r>
      <w:ins w:id="658" w:author="Santiago Angueira, Joanne" w:date="2021-07-27T13:29:00Z">
        <w:r w:rsidR="00112363">
          <w:rPr>
            <w:rFonts w:ascii="Times New Roman" w:hAnsi="Times New Roman"/>
          </w:rPr>
          <w:t xml:space="preserve">incorporating Supplier’s requests </w:t>
        </w:r>
      </w:ins>
      <w:r w:rsidR="00B62C3A" w:rsidRPr="00C1490B">
        <w:rPr>
          <w:rFonts w:ascii="Times New Roman" w:hAnsi="Times New Roman"/>
        </w:rPr>
        <w:t>shall constitute the final and complete adjustment to:</w:t>
      </w:r>
      <w:bookmarkEnd w:id="657"/>
    </w:p>
    <w:p w14:paraId="606E206A" w14:textId="77777777" w:rsidR="00B62C3A" w:rsidRPr="00C1490B" w:rsidRDefault="00B62C3A" w:rsidP="00BB379E">
      <w:pPr>
        <w:pStyle w:val="ArticleL4"/>
        <w:numPr>
          <w:ilvl w:val="3"/>
          <w:numId w:val="8"/>
        </w:numPr>
        <w:rPr>
          <w:rFonts w:ascii="Times New Roman" w:hAnsi="Times New Roman"/>
        </w:rPr>
      </w:pPr>
      <w:bookmarkStart w:id="659" w:name="_Ref306629637"/>
      <w:r w:rsidRPr="00C1490B">
        <w:rPr>
          <w:rFonts w:ascii="Times New Roman" w:hAnsi="Times New Roman"/>
        </w:rPr>
        <w:t xml:space="preserve">the </w:t>
      </w:r>
      <w:r w:rsidR="009E07D4">
        <w:rPr>
          <w:rFonts w:ascii="Times New Roman" w:hAnsi="Times New Roman"/>
        </w:rPr>
        <w:t>Equipment</w:t>
      </w:r>
      <w:r w:rsidRPr="00C1490B">
        <w:rPr>
          <w:rFonts w:ascii="Times New Roman" w:hAnsi="Times New Roman"/>
        </w:rPr>
        <w:t>;</w:t>
      </w:r>
      <w:bookmarkEnd w:id="659"/>
    </w:p>
    <w:p w14:paraId="7BDE620A" w14:textId="432D8C6E" w:rsidR="00B62C3A" w:rsidRPr="00C1490B" w:rsidRDefault="00B62C3A" w:rsidP="00BB379E">
      <w:pPr>
        <w:pStyle w:val="ArticleL4"/>
        <w:numPr>
          <w:ilvl w:val="3"/>
          <w:numId w:val="8"/>
        </w:numPr>
        <w:rPr>
          <w:rFonts w:ascii="Times New Roman" w:hAnsi="Times New Roman"/>
        </w:rPr>
      </w:pPr>
      <w:bookmarkStart w:id="660" w:name="_Ref307402075"/>
      <w:r w:rsidRPr="00C1490B">
        <w:rPr>
          <w:rFonts w:ascii="Times New Roman" w:hAnsi="Times New Roman"/>
        </w:rPr>
        <w:t xml:space="preserve">the </w:t>
      </w:r>
      <w:r w:rsidR="009E07D4">
        <w:rPr>
          <w:rFonts w:ascii="Times New Roman" w:hAnsi="Times New Roman"/>
        </w:rPr>
        <w:t xml:space="preserve">amounts to be paid to the Supplier </w:t>
      </w:r>
      <w:ins w:id="661" w:author="Santiago Angueira, Joanne" w:date="2021-07-26T18:08:00Z">
        <w:r w:rsidR="000F5F85">
          <w:rPr>
            <w:rFonts w:ascii="Times New Roman" w:hAnsi="Times New Roman"/>
          </w:rPr>
          <w:t xml:space="preserve">with respect to </w:t>
        </w:r>
      </w:ins>
      <w:ins w:id="662" w:author="Santiago Angueira, Joanne" w:date="2021-07-26T18:09:00Z">
        <w:r w:rsidR="000F5F85">
          <w:rPr>
            <w:rFonts w:ascii="Times New Roman" w:hAnsi="Times New Roman"/>
          </w:rPr>
          <w:t xml:space="preserve">the same event or circumstance </w:t>
        </w:r>
      </w:ins>
      <w:ins w:id="663" w:author="Santiago Angueira, Joanne" w:date="2021-07-27T13:29:00Z">
        <w:r w:rsidR="00112363">
          <w:rPr>
            <w:rFonts w:ascii="Times New Roman" w:hAnsi="Times New Roman"/>
          </w:rPr>
          <w:t xml:space="preserve">under the </w:t>
        </w:r>
      </w:ins>
      <w:ins w:id="664" w:author="Santiago Angueira, Joanne" w:date="2021-07-27T13:30:00Z">
        <w:r w:rsidR="00112363">
          <w:rPr>
            <w:rFonts w:ascii="Times New Roman" w:hAnsi="Times New Roman"/>
          </w:rPr>
          <w:t>Change Order</w:t>
        </w:r>
      </w:ins>
      <w:del w:id="665" w:author="Santiago Angueira, Joanne" w:date="2021-07-27T13:30:00Z">
        <w:r w:rsidR="009E07D4" w:rsidDel="00112363">
          <w:rPr>
            <w:rFonts w:ascii="Times New Roman" w:hAnsi="Times New Roman"/>
          </w:rPr>
          <w:delText>pursuant to this Agreement</w:delText>
        </w:r>
      </w:del>
      <w:r w:rsidRPr="00C1490B">
        <w:rPr>
          <w:rFonts w:ascii="Times New Roman" w:hAnsi="Times New Roman"/>
        </w:rPr>
        <w:t>;</w:t>
      </w:r>
      <w:bookmarkEnd w:id="660"/>
    </w:p>
    <w:p w14:paraId="1D640A2D" w14:textId="76202F98" w:rsidR="00B62C3A" w:rsidRPr="00C1490B" w:rsidRDefault="00112363" w:rsidP="00BB379E">
      <w:pPr>
        <w:pStyle w:val="ArticleL4"/>
        <w:numPr>
          <w:ilvl w:val="3"/>
          <w:numId w:val="8"/>
        </w:numPr>
        <w:rPr>
          <w:rFonts w:ascii="Times New Roman" w:hAnsi="Times New Roman"/>
        </w:rPr>
      </w:pPr>
      <w:ins w:id="666" w:author="Santiago Angueira, Joanne" w:date="2021-07-27T13:30:00Z">
        <w:r>
          <w:rPr>
            <w:rFonts w:ascii="Times New Roman" w:hAnsi="Times New Roman"/>
          </w:rPr>
          <w:t xml:space="preserve">Supplier’s obligation to use all commercially reasonable efforts to comply with </w:t>
        </w:r>
      </w:ins>
      <w:r w:rsidR="00B62C3A" w:rsidRPr="00C1490B">
        <w:rPr>
          <w:rFonts w:ascii="Times New Roman" w:hAnsi="Times New Roman"/>
        </w:rPr>
        <w:t xml:space="preserve">the </w:t>
      </w:r>
      <w:r w:rsidR="009E07D4">
        <w:rPr>
          <w:rFonts w:ascii="Times New Roman" w:hAnsi="Times New Roman"/>
        </w:rPr>
        <w:t>time of delivery</w:t>
      </w:r>
      <w:ins w:id="667" w:author="Santiago Angueira, Joanne" w:date="2021-07-27T13:31:00Z">
        <w:r>
          <w:rPr>
            <w:rFonts w:ascii="Times New Roman" w:hAnsi="Times New Roman"/>
          </w:rPr>
          <w:t xml:space="preserve"> s</w:t>
        </w:r>
      </w:ins>
      <w:ins w:id="668" w:author="Whipple, Blu" w:date="2021-07-29T13:53:00Z">
        <w:r w:rsidR="00613BCB">
          <w:rPr>
            <w:rFonts w:ascii="Times New Roman" w:hAnsi="Times New Roman"/>
          </w:rPr>
          <w:t>e</w:t>
        </w:r>
      </w:ins>
      <w:ins w:id="669" w:author="Santiago Angueira, Joanne" w:date="2021-07-27T13:31:00Z">
        <w:del w:id="670" w:author="Whipple, Blu" w:date="2021-07-29T13:53:00Z">
          <w:r w:rsidDel="00613BCB">
            <w:rPr>
              <w:rFonts w:ascii="Times New Roman" w:hAnsi="Times New Roman"/>
            </w:rPr>
            <w:delText>i</w:delText>
          </w:r>
        </w:del>
        <w:r>
          <w:rPr>
            <w:rFonts w:ascii="Times New Roman" w:hAnsi="Times New Roman"/>
          </w:rPr>
          <w:t>t f</w:t>
        </w:r>
      </w:ins>
      <w:ins w:id="671" w:author="Whipple, Blu" w:date="2021-07-29T13:53:00Z">
        <w:r w:rsidR="00613BCB">
          <w:rPr>
            <w:rFonts w:ascii="Times New Roman" w:hAnsi="Times New Roman"/>
          </w:rPr>
          <w:t>o</w:t>
        </w:r>
      </w:ins>
      <w:ins w:id="672" w:author="Santiago Angueira, Joanne" w:date="2021-07-27T13:31:00Z">
        <w:del w:id="673" w:author="Whipple, Blu" w:date="2021-07-29T13:53:00Z">
          <w:r w:rsidDel="00613BCB">
            <w:rPr>
              <w:rFonts w:ascii="Times New Roman" w:hAnsi="Times New Roman"/>
            </w:rPr>
            <w:delText>i</w:delText>
          </w:r>
        </w:del>
        <w:r>
          <w:rPr>
            <w:rFonts w:ascii="Times New Roman" w:hAnsi="Times New Roman"/>
          </w:rPr>
          <w:t>rth therein</w:t>
        </w:r>
      </w:ins>
      <w:r w:rsidR="00B62C3A" w:rsidRPr="00C1490B">
        <w:rPr>
          <w:rFonts w:ascii="Times New Roman" w:hAnsi="Times New Roman"/>
        </w:rPr>
        <w:t>;</w:t>
      </w:r>
    </w:p>
    <w:p w14:paraId="21E73398" w14:textId="77777777" w:rsidR="00B62C3A" w:rsidRPr="00C1490B" w:rsidRDefault="009E07D4" w:rsidP="00BB379E">
      <w:pPr>
        <w:pStyle w:val="ArticleL4"/>
        <w:numPr>
          <w:ilvl w:val="3"/>
          <w:numId w:val="8"/>
        </w:numPr>
        <w:rPr>
          <w:rFonts w:ascii="Times New Roman" w:hAnsi="Times New Roman"/>
        </w:rPr>
      </w:pPr>
      <w:r>
        <w:rPr>
          <w:rFonts w:ascii="Times New Roman" w:hAnsi="Times New Roman"/>
        </w:rPr>
        <w:t>any k</w:t>
      </w:r>
      <w:r w:rsidR="00B62C3A" w:rsidRPr="00C1490B">
        <w:rPr>
          <w:rFonts w:ascii="Times New Roman" w:hAnsi="Times New Roman"/>
        </w:rPr>
        <w:t xml:space="preserve">ey </w:t>
      </w:r>
      <w:r>
        <w:rPr>
          <w:rFonts w:ascii="Times New Roman" w:hAnsi="Times New Roman"/>
        </w:rPr>
        <w:t>d</w:t>
      </w:r>
      <w:r w:rsidR="00B62C3A" w:rsidRPr="00C1490B">
        <w:rPr>
          <w:rFonts w:ascii="Times New Roman" w:hAnsi="Times New Roman"/>
        </w:rPr>
        <w:t xml:space="preserve">ate or </w:t>
      </w:r>
      <w:r>
        <w:rPr>
          <w:rFonts w:ascii="Times New Roman" w:hAnsi="Times New Roman"/>
        </w:rPr>
        <w:t>critical a</w:t>
      </w:r>
      <w:r w:rsidR="00B62C3A" w:rsidRPr="00C1490B">
        <w:rPr>
          <w:rFonts w:ascii="Times New Roman" w:hAnsi="Times New Roman"/>
        </w:rPr>
        <w:t>ctivity;</w:t>
      </w:r>
    </w:p>
    <w:p w14:paraId="3DB3207E" w14:textId="5CB33C8B" w:rsidR="00B62C3A" w:rsidRPr="00C1490B" w:rsidRDefault="00B62C3A" w:rsidP="00BB379E">
      <w:pPr>
        <w:pStyle w:val="ArticleL4"/>
        <w:numPr>
          <w:ilvl w:val="3"/>
          <w:numId w:val="8"/>
        </w:numPr>
        <w:rPr>
          <w:rFonts w:ascii="Times New Roman" w:hAnsi="Times New Roman"/>
        </w:rPr>
      </w:pPr>
      <w:r w:rsidRPr="00C1490B">
        <w:rPr>
          <w:rFonts w:ascii="Times New Roman" w:hAnsi="Times New Roman"/>
        </w:rPr>
        <w:t>any</w:t>
      </w:r>
      <w:r w:rsidR="009E07D4">
        <w:rPr>
          <w:rFonts w:ascii="Times New Roman" w:hAnsi="Times New Roman"/>
        </w:rPr>
        <w:t xml:space="preserve"> Warranty terms</w:t>
      </w:r>
      <w:ins w:id="674" w:author="Santiago Angueira, Joanne" w:date="2021-07-27T13:31:00Z">
        <w:r w:rsidR="00112363">
          <w:rPr>
            <w:rFonts w:ascii="Times New Roman" w:hAnsi="Times New Roman"/>
          </w:rPr>
          <w:t>, if expressly stated that such shall be different than the warranty terms herein</w:t>
        </w:r>
      </w:ins>
      <w:r w:rsidRPr="00C1490B">
        <w:rPr>
          <w:rFonts w:ascii="Times New Roman" w:hAnsi="Times New Roman"/>
        </w:rPr>
        <w:t>; and</w:t>
      </w:r>
    </w:p>
    <w:p w14:paraId="1BF2462F" w14:textId="34FAC4D3" w:rsidR="00B62C3A" w:rsidRPr="00C1490B" w:rsidRDefault="00B62C3A" w:rsidP="00BB379E">
      <w:pPr>
        <w:pStyle w:val="ArticleL4"/>
        <w:numPr>
          <w:ilvl w:val="3"/>
          <w:numId w:val="8"/>
        </w:numPr>
        <w:rPr>
          <w:rFonts w:ascii="Times New Roman" w:hAnsi="Times New Roman"/>
        </w:rPr>
      </w:pPr>
      <w:bookmarkStart w:id="675" w:name="_Ref306629646"/>
      <w:r w:rsidRPr="00C1490B">
        <w:rPr>
          <w:rFonts w:ascii="Times New Roman" w:hAnsi="Times New Roman"/>
        </w:rPr>
        <w:t xml:space="preserve">any right, liability or obligation of </w:t>
      </w:r>
      <w:r w:rsidR="000866C4">
        <w:rPr>
          <w:rFonts w:ascii="Times New Roman" w:hAnsi="Times New Roman"/>
        </w:rPr>
        <w:t>t</w:t>
      </w:r>
      <w:r w:rsidR="00167FB2">
        <w:rPr>
          <w:rFonts w:ascii="Times New Roman" w:hAnsi="Times New Roman"/>
        </w:rPr>
        <w:t>he Supplier</w:t>
      </w:r>
      <w:r w:rsidRPr="00C1490B">
        <w:rPr>
          <w:rFonts w:ascii="Times New Roman" w:hAnsi="Times New Roman"/>
        </w:rPr>
        <w:t xml:space="preserve"> or </w:t>
      </w:r>
      <w:r w:rsidR="000866C4">
        <w:rPr>
          <w:rFonts w:ascii="Times New Roman" w:hAnsi="Times New Roman"/>
        </w:rPr>
        <w:t>t</w:t>
      </w:r>
      <w:r w:rsidR="00167FB2">
        <w:rPr>
          <w:rFonts w:ascii="Times New Roman" w:hAnsi="Times New Roman"/>
        </w:rPr>
        <w:t>he Company</w:t>
      </w:r>
      <w:r w:rsidRPr="00C1490B">
        <w:rPr>
          <w:rFonts w:ascii="Times New Roman" w:hAnsi="Times New Roman"/>
        </w:rPr>
        <w:t xml:space="preserve"> </w:t>
      </w:r>
      <w:ins w:id="676" w:author="Santiago Angueira, Joanne" w:date="2021-07-26T18:10:00Z">
        <w:r w:rsidR="000F5F85">
          <w:rPr>
            <w:rFonts w:ascii="Times New Roman" w:hAnsi="Times New Roman"/>
          </w:rPr>
          <w:t xml:space="preserve">with respect to the same events or circumstance </w:t>
        </w:r>
      </w:ins>
      <w:r w:rsidRPr="00C1490B">
        <w:rPr>
          <w:rFonts w:ascii="Times New Roman" w:hAnsi="Times New Roman"/>
        </w:rPr>
        <w:t>under this Agreement,</w:t>
      </w:r>
      <w:bookmarkEnd w:id="675"/>
    </w:p>
    <w:p w14:paraId="387B4CB2" w14:textId="36EF5AC2" w:rsidR="00B62C3A" w:rsidRPr="00C1490B" w:rsidRDefault="00B62C3A" w:rsidP="00B62C3A">
      <w:pPr>
        <w:pStyle w:val="ArticleCont2"/>
        <w:ind w:left="1440"/>
        <w:rPr>
          <w:rFonts w:ascii="Times New Roman" w:hAnsi="Times New Roman"/>
        </w:rPr>
      </w:pPr>
      <w:r w:rsidRPr="00C1490B">
        <w:rPr>
          <w:rFonts w:ascii="Times New Roman" w:hAnsi="Times New Roman"/>
        </w:rPr>
        <w:lastRenderedPageBreak/>
        <w:t xml:space="preserve">related to (i) the implementation of the stated changes and (ii) the cumulative impact of effects resulting from the stated changes in the </w:t>
      </w:r>
      <w:r w:rsidR="00167FB2">
        <w:rPr>
          <w:rFonts w:ascii="Times New Roman" w:hAnsi="Times New Roman"/>
        </w:rPr>
        <w:t>Equipment</w:t>
      </w:r>
      <w:r w:rsidR="009E07D4">
        <w:rPr>
          <w:rFonts w:ascii="Times New Roman" w:hAnsi="Times New Roman"/>
        </w:rPr>
        <w:t xml:space="preserve"> or other obligations of the Supplier</w:t>
      </w:r>
      <w:r w:rsidRPr="00C1490B">
        <w:rPr>
          <w:rFonts w:ascii="Times New Roman" w:hAnsi="Times New Roman"/>
        </w:rPr>
        <w:t xml:space="preserve"> to be performed as set forth </w:t>
      </w:r>
      <w:r w:rsidR="009E07D4">
        <w:rPr>
          <w:rFonts w:ascii="Times New Roman" w:hAnsi="Times New Roman"/>
        </w:rPr>
        <w:t>in this Agreement</w:t>
      </w:r>
      <w:r w:rsidRPr="00C1490B">
        <w:rPr>
          <w:rFonts w:ascii="Times New Roman" w:hAnsi="Times New Roman"/>
        </w:rPr>
        <w:t xml:space="preserve">. </w:t>
      </w:r>
      <w:r w:rsidR="00167FB2">
        <w:rPr>
          <w:rFonts w:ascii="Times New Roman" w:hAnsi="Times New Roman"/>
        </w:rPr>
        <w:t>The Supplier</w:t>
      </w:r>
      <w:r w:rsidRPr="00C1490B">
        <w:rPr>
          <w:rFonts w:ascii="Times New Roman" w:hAnsi="Times New Roman"/>
        </w:rPr>
        <w:t xml:space="preserve"> expressly waives any claims for additional adjustment to any of the foregoing, damages or time extension in connection with the stated changes</w:t>
      </w:r>
      <w:ins w:id="677" w:author="Santiago Angueira, Joanne" w:date="2021-07-27T13:33:00Z">
        <w:r w:rsidR="00112363">
          <w:rPr>
            <w:rFonts w:ascii="Times New Roman" w:hAnsi="Times New Roman"/>
          </w:rPr>
          <w:t xml:space="preserve"> </w:t>
        </w:r>
      </w:ins>
      <w:r w:rsidRPr="00C1490B">
        <w:rPr>
          <w:rFonts w:ascii="Times New Roman" w:hAnsi="Times New Roman"/>
        </w:rPr>
        <w:t xml:space="preserve">, provided that, if a dispute exists with respect to any Change Order, such dispute shall be resolved pursuant to the dispute resolution provisions in </w:t>
      </w:r>
      <w:r w:rsidR="009E07D4" w:rsidRPr="009E07D4">
        <w:rPr>
          <w:rFonts w:ascii="Times New Roman" w:hAnsi="Times New Roman"/>
        </w:rPr>
        <w:t xml:space="preserve">Section </w:t>
      </w:r>
      <w:r w:rsidR="009E07D4" w:rsidRPr="009E07D4">
        <w:rPr>
          <w:rFonts w:ascii="Times New Roman" w:hAnsi="Times New Roman"/>
        </w:rPr>
        <w:fldChar w:fldCharType="begin"/>
      </w:r>
      <w:r w:rsidR="009E07D4" w:rsidRPr="009E07D4">
        <w:rPr>
          <w:rFonts w:ascii="Times New Roman" w:hAnsi="Times New Roman"/>
        </w:rPr>
        <w:instrText xml:space="preserve"> REF _Ref323886181 \w \h  \* MERGEFORMAT </w:instrText>
      </w:r>
      <w:r w:rsidR="009E07D4" w:rsidRPr="009E07D4">
        <w:rPr>
          <w:rFonts w:ascii="Times New Roman" w:hAnsi="Times New Roman"/>
        </w:rPr>
      </w:r>
      <w:r w:rsidR="009E07D4" w:rsidRPr="009E07D4">
        <w:rPr>
          <w:rFonts w:ascii="Times New Roman" w:hAnsi="Times New Roman"/>
        </w:rPr>
        <w:fldChar w:fldCharType="separate"/>
      </w:r>
      <w:r w:rsidR="00BF5213">
        <w:rPr>
          <w:rFonts w:ascii="Times New Roman" w:hAnsi="Times New Roman"/>
        </w:rPr>
        <w:t>17</w:t>
      </w:r>
      <w:r w:rsidR="009E07D4" w:rsidRPr="009E07D4">
        <w:rPr>
          <w:rFonts w:ascii="Times New Roman" w:hAnsi="Times New Roman"/>
        </w:rPr>
        <w:fldChar w:fldCharType="end"/>
      </w:r>
      <w:r w:rsidRPr="00C1490B">
        <w:rPr>
          <w:rFonts w:ascii="Times New Roman" w:hAnsi="Times New Roman"/>
        </w:rPr>
        <w:t xml:space="preserve">, but any such dispute shall not delay the progress of the </w:t>
      </w:r>
      <w:r w:rsidR="00167FB2">
        <w:rPr>
          <w:rFonts w:ascii="Times New Roman" w:hAnsi="Times New Roman"/>
        </w:rPr>
        <w:t>Equipment</w:t>
      </w:r>
      <w:r w:rsidRPr="00C1490B">
        <w:rPr>
          <w:rFonts w:ascii="Times New Roman" w:hAnsi="Times New Roman"/>
        </w:rPr>
        <w:t xml:space="preserve"> or relieve </w:t>
      </w:r>
      <w:r w:rsidR="000F1014">
        <w:rPr>
          <w:rFonts w:ascii="Times New Roman" w:hAnsi="Times New Roman"/>
        </w:rPr>
        <w:t>t</w:t>
      </w:r>
      <w:r w:rsidR="00167FB2">
        <w:rPr>
          <w:rFonts w:ascii="Times New Roman" w:hAnsi="Times New Roman"/>
        </w:rPr>
        <w:t>he Supplier</w:t>
      </w:r>
      <w:r w:rsidRPr="00C1490B">
        <w:rPr>
          <w:rFonts w:ascii="Times New Roman" w:hAnsi="Times New Roman"/>
        </w:rPr>
        <w:t xml:space="preserve"> from fulfilling its obligations hereunder</w:t>
      </w:r>
      <w:ins w:id="678" w:author="Whipple, Blu" w:date="2021-07-29T13:54:00Z">
        <w:r w:rsidR="00613BCB">
          <w:rPr>
            <w:rFonts w:ascii="Times New Roman" w:hAnsi="Times New Roman"/>
          </w:rPr>
          <w:t xml:space="preserve"> for a period of 30 Days</w:t>
        </w:r>
      </w:ins>
      <w:r w:rsidRPr="00C1490B">
        <w:rPr>
          <w:rFonts w:ascii="Times New Roman" w:hAnsi="Times New Roman"/>
        </w:rPr>
        <w:t>.</w:t>
      </w:r>
    </w:p>
    <w:p w14:paraId="6D3A1769" w14:textId="76C1E2F9" w:rsidR="00B62C3A" w:rsidRPr="00C1490B" w:rsidRDefault="00167FB2" w:rsidP="00B62C3A">
      <w:pPr>
        <w:pStyle w:val="ArticleL3"/>
        <w:rPr>
          <w:rFonts w:ascii="Times New Roman" w:hAnsi="Times New Roman"/>
        </w:rPr>
      </w:pPr>
      <w:r>
        <w:rPr>
          <w:rFonts w:ascii="Times New Roman" w:hAnsi="Times New Roman"/>
        </w:rPr>
        <w:t>The Supplier</w:t>
      </w:r>
      <w:r w:rsidR="00B62C3A" w:rsidRPr="00C1490B">
        <w:rPr>
          <w:rFonts w:ascii="Times New Roman" w:hAnsi="Times New Roman"/>
        </w:rPr>
        <w:t xml:space="preserve"> shall continue performance of </w:t>
      </w:r>
      <w:r w:rsidR="009E07D4">
        <w:rPr>
          <w:rFonts w:ascii="Times New Roman" w:hAnsi="Times New Roman"/>
        </w:rPr>
        <w:t>its obligations hereunder</w:t>
      </w:r>
      <w:r w:rsidR="00B62C3A" w:rsidRPr="00C1490B">
        <w:rPr>
          <w:rFonts w:ascii="Times New Roman" w:hAnsi="Times New Roman"/>
        </w:rPr>
        <w:t xml:space="preserve"> during the time any Change Order Request is outstanding (including during the pendency of any dispute), but shall not modify the </w:t>
      </w:r>
      <w:r>
        <w:rPr>
          <w:rFonts w:ascii="Times New Roman" w:hAnsi="Times New Roman"/>
        </w:rPr>
        <w:t>Equipment</w:t>
      </w:r>
      <w:r w:rsidR="00B62C3A" w:rsidRPr="00C1490B">
        <w:rPr>
          <w:rFonts w:ascii="Times New Roman" w:hAnsi="Times New Roman"/>
        </w:rPr>
        <w:t xml:space="preserve"> in anticipation of a Change Order.</w:t>
      </w:r>
    </w:p>
    <w:p w14:paraId="68A113AC" w14:textId="77777777" w:rsidR="00B62C3A" w:rsidRPr="00C1490B" w:rsidRDefault="00B62C3A" w:rsidP="00B62C3A">
      <w:pPr>
        <w:pStyle w:val="ArticleL3"/>
        <w:rPr>
          <w:rFonts w:ascii="Times New Roman" w:hAnsi="Times New Roman"/>
        </w:rPr>
      </w:pPr>
      <w:r w:rsidRPr="00C1490B">
        <w:rPr>
          <w:rFonts w:ascii="Times New Roman" w:hAnsi="Times New Roman"/>
        </w:rPr>
        <w:t>Except as specifically amended by a Change Order, all other terms and conditions of this Agreement shall remain unchanged.</w:t>
      </w:r>
    </w:p>
    <w:p w14:paraId="067CA97F" w14:textId="77777777" w:rsidR="00B62C3A" w:rsidRDefault="00B62C3A" w:rsidP="00B62C3A">
      <w:pPr>
        <w:pStyle w:val="ArticleL3"/>
        <w:rPr>
          <w:ins w:id="679" w:author="Santiago Angueira, Joanne" w:date="2021-07-26T15:57:00Z"/>
          <w:rFonts w:ascii="Times New Roman" w:hAnsi="Times New Roman"/>
        </w:rPr>
      </w:pPr>
      <w:r w:rsidRPr="00C1490B">
        <w:rPr>
          <w:rFonts w:ascii="Times New Roman" w:hAnsi="Times New Roman"/>
        </w:rPr>
        <w:t xml:space="preserve">Notwithstanding any other provision hereof, </w:t>
      </w:r>
      <w:r w:rsidR="000F1014">
        <w:rPr>
          <w:rFonts w:ascii="Times New Roman" w:hAnsi="Times New Roman"/>
        </w:rPr>
        <w:t>t</w:t>
      </w:r>
      <w:r w:rsidR="00167FB2">
        <w:rPr>
          <w:rFonts w:ascii="Times New Roman" w:hAnsi="Times New Roman"/>
        </w:rPr>
        <w:t>he Company</w:t>
      </w:r>
      <w:r w:rsidRPr="00C1490B">
        <w:rPr>
          <w:rFonts w:ascii="Times New Roman" w:hAnsi="Times New Roman"/>
        </w:rPr>
        <w:t xml:space="preserve"> may expressly authorize </w:t>
      </w:r>
      <w:r w:rsidR="000F1014">
        <w:rPr>
          <w:rFonts w:ascii="Times New Roman" w:hAnsi="Times New Roman"/>
        </w:rPr>
        <w:t>t</w:t>
      </w:r>
      <w:r w:rsidR="00167FB2">
        <w:rPr>
          <w:rFonts w:ascii="Times New Roman" w:hAnsi="Times New Roman"/>
        </w:rPr>
        <w:t>he Supplier</w:t>
      </w:r>
      <w:r w:rsidRPr="00C1490B">
        <w:rPr>
          <w:rFonts w:ascii="Times New Roman" w:hAnsi="Times New Roman"/>
        </w:rPr>
        <w:t xml:space="preserve">, in writing, to perform any change to the </w:t>
      </w:r>
      <w:r w:rsidR="00167FB2">
        <w:rPr>
          <w:rFonts w:ascii="Times New Roman" w:hAnsi="Times New Roman"/>
        </w:rPr>
        <w:t>Equipment</w:t>
      </w:r>
      <w:r w:rsidRPr="00C1490B">
        <w:rPr>
          <w:rFonts w:ascii="Times New Roman" w:hAnsi="Times New Roman"/>
        </w:rPr>
        <w:t xml:space="preserve"> prior to formal approval by </w:t>
      </w:r>
      <w:r w:rsidR="000F1014">
        <w:rPr>
          <w:rFonts w:ascii="Times New Roman" w:hAnsi="Times New Roman"/>
        </w:rPr>
        <w:t>t</w:t>
      </w:r>
      <w:r w:rsidR="00167FB2">
        <w:rPr>
          <w:rFonts w:ascii="Times New Roman" w:hAnsi="Times New Roman"/>
        </w:rPr>
        <w:t>he Company</w:t>
      </w:r>
      <w:r w:rsidRPr="00C1490B">
        <w:rPr>
          <w:rFonts w:ascii="Times New Roman" w:hAnsi="Times New Roman"/>
        </w:rPr>
        <w:t xml:space="preserve"> and issuance of a Change Order.</w:t>
      </w:r>
    </w:p>
    <w:p w14:paraId="072D5EE6" w14:textId="00B2272F" w:rsidR="002A42C7" w:rsidRPr="00C1490B" w:rsidRDefault="002A42C7" w:rsidP="002A42C7">
      <w:pPr>
        <w:pStyle w:val="ArticleL3"/>
        <w:rPr>
          <w:rFonts w:ascii="Times New Roman" w:hAnsi="Times New Roman"/>
        </w:rPr>
      </w:pPr>
      <w:ins w:id="680" w:author="Santiago Angueira, Joanne" w:date="2021-07-26T15:57:00Z">
        <w:r>
          <w:rPr>
            <w:rFonts w:ascii="Times New Roman" w:hAnsi="Times New Roman"/>
          </w:rPr>
          <w:t xml:space="preserve">Notwithstanding the forgoing, </w:t>
        </w:r>
        <w:r w:rsidRPr="002A42C7">
          <w:rPr>
            <w:rFonts w:ascii="Times New Roman" w:hAnsi="Times New Roman"/>
          </w:rPr>
          <w:t xml:space="preserve">in no event shall Supplier be obligated to proceed with a </w:t>
        </w:r>
      </w:ins>
      <w:ins w:id="681" w:author="Santiago Angueira, Joanne" w:date="2021-07-26T15:58:00Z">
        <w:r>
          <w:rPr>
            <w:rFonts w:ascii="Times New Roman" w:hAnsi="Times New Roman"/>
          </w:rPr>
          <w:t xml:space="preserve">Company Initiated </w:t>
        </w:r>
      </w:ins>
      <w:ins w:id="682" w:author="Santiago Angueira, Joanne" w:date="2021-07-26T15:59:00Z">
        <w:r>
          <w:rPr>
            <w:rFonts w:ascii="Times New Roman" w:hAnsi="Times New Roman"/>
          </w:rPr>
          <w:t>C</w:t>
        </w:r>
      </w:ins>
      <w:ins w:id="683" w:author="Santiago Angueira, Joanne" w:date="2021-07-26T15:57:00Z">
        <w:r w:rsidRPr="002A42C7">
          <w:rPr>
            <w:rFonts w:ascii="Times New Roman" w:hAnsi="Times New Roman"/>
          </w:rPr>
          <w:t xml:space="preserve">hange </w:t>
        </w:r>
      </w:ins>
      <w:ins w:id="684" w:author="Santiago Angueira, Joanne" w:date="2021-07-26T18:05:00Z">
        <w:r w:rsidR="000F5F85">
          <w:rPr>
            <w:rFonts w:ascii="Times New Roman" w:hAnsi="Times New Roman"/>
          </w:rPr>
          <w:t xml:space="preserve">or </w:t>
        </w:r>
      </w:ins>
      <w:ins w:id="685" w:author="Santiago Angueira, Joanne" w:date="2021-07-26T15:57:00Z">
        <w:r w:rsidRPr="002A42C7">
          <w:rPr>
            <w:rFonts w:ascii="Times New Roman" w:hAnsi="Times New Roman"/>
          </w:rPr>
          <w:t>for more than thirty (30) consecutive days, unless the parties have agreed in writing to an equitable adjustment to the price and the schedule.</w:t>
        </w:r>
      </w:ins>
    </w:p>
    <w:p w14:paraId="777F11D9" w14:textId="77777777" w:rsidR="00DB7BD4" w:rsidRPr="00D364DB" w:rsidRDefault="00DB7BD4" w:rsidP="00DB7BD4">
      <w:pPr>
        <w:pStyle w:val="ArticleL1"/>
        <w:rPr>
          <w:rFonts w:ascii="Times New Roman" w:hAnsi="Times New Roman"/>
          <w:sz w:val="24"/>
          <w:szCs w:val="24"/>
        </w:rPr>
      </w:pPr>
      <w:bookmarkStart w:id="686" w:name="_Toc55295939"/>
      <w:r w:rsidRPr="00D364DB">
        <w:rPr>
          <w:rFonts w:ascii="Times New Roman" w:hAnsi="Times New Roman"/>
          <w:sz w:val="24"/>
          <w:szCs w:val="24"/>
        </w:rPr>
        <w:t>INDEMNIFICATION</w:t>
      </w:r>
      <w:bookmarkEnd w:id="590"/>
      <w:bookmarkEnd w:id="591"/>
      <w:bookmarkEnd w:id="592"/>
      <w:bookmarkEnd w:id="593"/>
      <w:bookmarkEnd w:id="686"/>
    </w:p>
    <w:p w14:paraId="181E681F" w14:textId="3408DBCF" w:rsidR="00305324" w:rsidRDefault="00305324" w:rsidP="00DB7BD4">
      <w:pPr>
        <w:pStyle w:val="ArticleL2"/>
        <w:rPr>
          <w:rFonts w:ascii="Times New Roman" w:hAnsi="Times New Roman"/>
        </w:rPr>
      </w:pPr>
      <w:bookmarkStart w:id="687" w:name="_Toc55295940"/>
      <w:bookmarkStart w:id="688" w:name="_Toc54894730"/>
      <w:bookmarkStart w:id="689" w:name="_Ref306695299"/>
      <w:bookmarkStart w:id="690" w:name="_Ref306697953"/>
      <w:bookmarkStart w:id="691" w:name="_Toc324838314"/>
      <w:r>
        <w:rPr>
          <w:rFonts w:ascii="Times New Roman" w:hAnsi="Times New Roman"/>
        </w:rPr>
        <w:t>General</w:t>
      </w:r>
      <w:bookmarkEnd w:id="687"/>
    </w:p>
    <w:p w14:paraId="11482E29" w14:textId="5EB9756C" w:rsidR="003B56CE" w:rsidRDefault="003B56CE" w:rsidP="00305324">
      <w:pPr>
        <w:pStyle w:val="ArticleL2"/>
        <w:numPr>
          <w:ilvl w:val="0"/>
          <w:numId w:val="0"/>
        </w:numPr>
        <w:ind w:left="720"/>
        <w:rPr>
          <w:rFonts w:ascii="Times New Roman" w:hAnsi="Times New Roman"/>
        </w:rPr>
      </w:pPr>
      <w:bookmarkStart w:id="692" w:name="_Toc54894897"/>
      <w:bookmarkStart w:id="693" w:name="_Toc55219782"/>
      <w:bookmarkStart w:id="694" w:name="_Toc55295941"/>
      <w:r>
        <w:rPr>
          <w:rFonts w:ascii="Times New Roman" w:hAnsi="Times New Roman"/>
        </w:rPr>
        <w:t xml:space="preserve">In addition to any and all other indemnification obligations set out in the Agreement, the Supplier and the Company shall each indemnify and hold harmless the other as set out in </w:t>
      </w:r>
      <w:r w:rsidR="000F371F">
        <w:rPr>
          <w:rFonts w:ascii="Times New Roman" w:hAnsi="Times New Roman"/>
        </w:rPr>
        <w:t xml:space="preserve">subsections 12.2 and 12.3. </w:t>
      </w:r>
      <w:r w:rsidR="00E13C96">
        <w:rPr>
          <w:rFonts w:ascii="Times New Roman" w:hAnsi="Times New Roman"/>
        </w:rPr>
        <w:t xml:space="preserve">The obligations to indemnify set out shall be inclusive of </w:t>
      </w:r>
      <w:r w:rsidR="00D56D86">
        <w:rPr>
          <w:rFonts w:ascii="Times New Roman" w:hAnsi="Times New Roman"/>
        </w:rPr>
        <w:t>interest and all legal costs.</w:t>
      </w:r>
      <w:bookmarkEnd w:id="688"/>
      <w:bookmarkEnd w:id="692"/>
      <w:bookmarkEnd w:id="693"/>
      <w:bookmarkEnd w:id="694"/>
      <w:r w:rsidR="00D116FB">
        <w:rPr>
          <w:rFonts w:ascii="Times New Roman" w:hAnsi="Times New Roman"/>
        </w:rPr>
        <w:t xml:space="preserve"> </w:t>
      </w:r>
    </w:p>
    <w:p w14:paraId="60DCB22F" w14:textId="7200519F" w:rsidR="00DB7BD4" w:rsidRPr="00D364DB" w:rsidRDefault="00DB7BD4" w:rsidP="00DB7BD4">
      <w:pPr>
        <w:pStyle w:val="ArticleL2"/>
        <w:rPr>
          <w:rFonts w:ascii="Times New Roman" w:hAnsi="Times New Roman"/>
        </w:rPr>
      </w:pPr>
      <w:bookmarkStart w:id="695" w:name="_Toc55295942"/>
      <w:r w:rsidRPr="00D364DB">
        <w:rPr>
          <w:rFonts w:ascii="Times New Roman" w:hAnsi="Times New Roman"/>
        </w:rPr>
        <w:t>Supplier Indemnity</w:t>
      </w:r>
      <w:bookmarkEnd w:id="689"/>
      <w:bookmarkEnd w:id="690"/>
      <w:bookmarkEnd w:id="691"/>
      <w:bookmarkEnd w:id="695"/>
    </w:p>
    <w:p w14:paraId="30D3AE98" w14:textId="4D95F1DE" w:rsidR="00DB7BD4" w:rsidRDefault="00B4360C" w:rsidP="00DB7BD4">
      <w:pPr>
        <w:pStyle w:val="ArticleL3"/>
        <w:rPr>
          <w:rFonts w:ascii="Times New Roman" w:hAnsi="Times New Roman"/>
        </w:rPr>
      </w:pPr>
      <w:r>
        <w:rPr>
          <w:rFonts w:ascii="Times New Roman" w:hAnsi="Times New Roman"/>
        </w:rPr>
        <w:t>The Supplier shall</w:t>
      </w:r>
      <w:r w:rsidR="00857A1B">
        <w:rPr>
          <w:rFonts w:ascii="Times New Roman" w:hAnsi="Times New Roman"/>
        </w:rPr>
        <w:t xml:space="preserve"> be liable to the Company </w:t>
      </w:r>
      <w:r w:rsidR="00FA1188">
        <w:rPr>
          <w:rFonts w:ascii="Times New Roman" w:hAnsi="Times New Roman"/>
        </w:rPr>
        <w:t>Indemnitees</w:t>
      </w:r>
      <w:r w:rsidR="00857A1B">
        <w:rPr>
          <w:rFonts w:ascii="Times New Roman" w:hAnsi="Times New Roman"/>
        </w:rPr>
        <w:t xml:space="preserve"> and shall fully indemnify and hold completely harmless the Company </w:t>
      </w:r>
      <w:r w:rsidR="00CD4BDD">
        <w:rPr>
          <w:rFonts w:ascii="Times New Roman" w:hAnsi="Times New Roman"/>
        </w:rPr>
        <w:t>Indemnitees</w:t>
      </w:r>
      <w:r w:rsidR="00857A1B">
        <w:rPr>
          <w:rFonts w:ascii="Times New Roman" w:hAnsi="Times New Roman"/>
        </w:rPr>
        <w:t>, from and against all claims, demands, losses, costs, damages, expenses, actions, suits or proceedings whatsoever (including solicitor and own client full indemnity costs)</w:t>
      </w:r>
      <w:del w:id="696" w:author="Santiago Angueira, Joanne" w:date="2021-07-26T16:02:00Z">
        <w:r w:rsidR="00857A1B" w:rsidDel="002A42C7">
          <w:rPr>
            <w:rFonts w:ascii="Times New Roman" w:hAnsi="Times New Roman"/>
          </w:rPr>
          <w:delText xml:space="preserve">, </w:delText>
        </w:r>
        <w:r w:rsidR="00EF3553" w:rsidDel="002A42C7">
          <w:rPr>
            <w:rFonts w:ascii="Times New Roman" w:hAnsi="Times New Roman"/>
          </w:rPr>
          <w:delText>whether direct or indirect</w:delText>
        </w:r>
      </w:del>
      <w:r w:rsidR="00EF3553">
        <w:rPr>
          <w:rFonts w:ascii="Times New Roman" w:hAnsi="Times New Roman"/>
        </w:rPr>
        <w:t xml:space="preserve">, </w:t>
      </w:r>
      <w:r w:rsidR="00857A1B">
        <w:rPr>
          <w:rFonts w:ascii="Times New Roman" w:hAnsi="Times New Roman"/>
        </w:rPr>
        <w:t xml:space="preserve">which they may suffer, sustain, pay or incur, or which may be brought or made against </w:t>
      </w:r>
      <w:r w:rsidR="00952E0C">
        <w:rPr>
          <w:rFonts w:ascii="Times New Roman" w:hAnsi="Times New Roman"/>
        </w:rPr>
        <w:t>any of them as a result of</w:t>
      </w:r>
      <w:r w:rsidR="00D83C11">
        <w:rPr>
          <w:rFonts w:ascii="Times New Roman" w:hAnsi="Times New Roman"/>
        </w:rPr>
        <w:t xml:space="preserve"> or relating to</w:t>
      </w:r>
      <w:r w:rsidR="00952E0C">
        <w:rPr>
          <w:rFonts w:ascii="Times New Roman" w:hAnsi="Times New Roman"/>
        </w:rPr>
        <w:t xml:space="preserve">: </w:t>
      </w:r>
    </w:p>
    <w:p w14:paraId="602523BB" w14:textId="21AE1FDE" w:rsidR="001F232D" w:rsidDel="002A42C7" w:rsidRDefault="001F232D" w:rsidP="001F232D">
      <w:pPr>
        <w:pStyle w:val="ArticleL3"/>
        <w:numPr>
          <w:ilvl w:val="3"/>
          <w:numId w:val="8"/>
        </w:numPr>
        <w:rPr>
          <w:del w:id="697" w:author="Santiago Angueira, Joanne" w:date="2021-07-26T16:02:00Z"/>
          <w:rFonts w:ascii="Times New Roman" w:hAnsi="Times New Roman"/>
        </w:rPr>
      </w:pPr>
      <w:del w:id="698" w:author="Santiago Angueira, Joanne" w:date="2021-07-26T16:02:00Z">
        <w:r w:rsidDel="002A42C7">
          <w:rPr>
            <w:rFonts w:ascii="Times New Roman" w:hAnsi="Times New Roman"/>
          </w:rPr>
          <w:delText>any breach of the Agreement by the Supplier</w:delText>
        </w:r>
        <w:r w:rsidR="00137181" w:rsidDel="002A42C7">
          <w:rPr>
            <w:rFonts w:ascii="Times New Roman" w:hAnsi="Times New Roman"/>
          </w:rPr>
          <w:delText xml:space="preserve"> or any failure by the Supplier to fulfill the terms of the Agreement; or </w:delText>
        </w:r>
      </w:del>
    </w:p>
    <w:p w14:paraId="42ABA8C1" w14:textId="4C7DCAEA" w:rsidR="00A0348D" w:rsidDel="002A42C7" w:rsidRDefault="00A0348D" w:rsidP="001F232D">
      <w:pPr>
        <w:pStyle w:val="ArticleL3"/>
        <w:numPr>
          <w:ilvl w:val="3"/>
          <w:numId w:val="8"/>
        </w:numPr>
        <w:rPr>
          <w:del w:id="699" w:author="Santiago Angueira, Joanne" w:date="2021-07-26T16:02:00Z"/>
          <w:rFonts w:ascii="Times New Roman" w:hAnsi="Times New Roman"/>
        </w:rPr>
      </w:pPr>
      <w:del w:id="700" w:author="Santiago Angueira, Joanne" w:date="2021-07-26T16:02:00Z">
        <w:r w:rsidDel="002A42C7">
          <w:rPr>
            <w:rFonts w:ascii="Times New Roman" w:hAnsi="Times New Roman"/>
          </w:rPr>
          <w:delText>any breach of</w:delText>
        </w:r>
        <w:r w:rsidR="00A966AA" w:rsidDel="002A42C7">
          <w:rPr>
            <w:rFonts w:ascii="Times New Roman" w:hAnsi="Times New Roman"/>
          </w:rPr>
          <w:delText>,</w:delText>
        </w:r>
        <w:r w:rsidDel="002A42C7">
          <w:rPr>
            <w:rFonts w:ascii="Times New Roman" w:hAnsi="Times New Roman"/>
          </w:rPr>
          <w:delText xml:space="preserve"> or inaccuracies or misrepresentation in</w:delText>
        </w:r>
        <w:r w:rsidR="00A966AA" w:rsidDel="002A42C7">
          <w:rPr>
            <w:rFonts w:ascii="Times New Roman" w:hAnsi="Times New Roman"/>
          </w:rPr>
          <w:delText>,</w:delText>
        </w:r>
        <w:r w:rsidDel="002A42C7">
          <w:rPr>
            <w:rFonts w:ascii="Times New Roman" w:hAnsi="Times New Roman"/>
          </w:rPr>
          <w:delText xml:space="preserve"> any of the representations or warranties of the Supplier in this Agreement; or </w:delText>
        </w:r>
      </w:del>
    </w:p>
    <w:p w14:paraId="22100534" w14:textId="46DA6042" w:rsidR="00137181" w:rsidRDefault="00137181" w:rsidP="001F232D">
      <w:pPr>
        <w:pStyle w:val="ArticleL3"/>
        <w:numPr>
          <w:ilvl w:val="3"/>
          <w:numId w:val="8"/>
        </w:numPr>
        <w:rPr>
          <w:rFonts w:ascii="Times New Roman" w:hAnsi="Times New Roman"/>
        </w:rPr>
      </w:pPr>
      <w:r>
        <w:rPr>
          <w:rFonts w:ascii="Times New Roman" w:hAnsi="Times New Roman"/>
        </w:rPr>
        <w:t>any negligent acts or omissions</w:t>
      </w:r>
      <w:r w:rsidR="004A0FE2">
        <w:rPr>
          <w:rFonts w:ascii="Times New Roman" w:hAnsi="Times New Roman"/>
        </w:rPr>
        <w:t xml:space="preserve"> or willful misconduct</w:t>
      </w:r>
      <w:r>
        <w:rPr>
          <w:rFonts w:ascii="Times New Roman" w:hAnsi="Times New Roman"/>
        </w:rPr>
        <w:t xml:space="preserve"> in conjunction with the performance, purported performance or non-performance </w:t>
      </w:r>
      <w:r w:rsidR="002D3D07">
        <w:rPr>
          <w:rFonts w:ascii="Times New Roman" w:hAnsi="Times New Roman"/>
        </w:rPr>
        <w:t xml:space="preserve">of the Agreement </w:t>
      </w:r>
      <w:r w:rsidR="00CA42EE">
        <w:rPr>
          <w:rFonts w:ascii="Times New Roman" w:hAnsi="Times New Roman"/>
        </w:rPr>
        <w:t xml:space="preserve">or </w:t>
      </w:r>
      <w:r w:rsidR="002D3D07">
        <w:rPr>
          <w:rFonts w:ascii="Times New Roman" w:hAnsi="Times New Roman"/>
        </w:rPr>
        <w:t xml:space="preserve">of the Work by the Supplier, its Subcontractors, suppliers or their respective employees and agents; or </w:t>
      </w:r>
    </w:p>
    <w:p w14:paraId="776E3DDD" w14:textId="46706D3B" w:rsidR="00B83B7D" w:rsidRDefault="00B83B7D" w:rsidP="001F232D">
      <w:pPr>
        <w:pStyle w:val="ArticleL3"/>
        <w:numPr>
          <w:ilvl w:val="3"/>
          <w:numId w:val="8"/>
        </w:numPr>
        <w:rPr>
          <w:rFonts w:ascii="Times New Roman" w:hAnsi="Times New Roman"/>
        </w:rPr>
      </w:pPr>
      <w:r>
        <w:rPr>
          <w:rFonts w:ascii="Times New Roman" w:hAnsi="Times New Roman"/>
        </w:rPr>
        <w:lastRenderedPageBreak/>
        <w:t xml:space="preserve">personal injury </w:t>
      </w:r>
      <w:r w:rsidR="0073431D">
        <w:rPr>
          <w:rFonts w:ascii="Times New Roman" w:hAnsi="Times New Roman"/>
        </w:rPr>
        <w:t>including death</w:t>
      </w:r>
      <w:r w:rsidR="00280FE0">
        <w:rPr>
          <w:rFonts w:ascii="Times New Roman" w:hAnsi="Times New Roman"/>
        </w:rPr>
        <w:t xml:space="preserve"> arising out of, suffered or experienced by any person</w:t>
      </w:r>
      <w:ins w:id="701" w:author="Santiago Angueira, Joanne" w:date="2021-07-26T16:02:00Z">
        <w:r w:rsidR="002A42C7">
          <w:rPr>
            <w:rFonts w:ascii="Times New Roman" w:hAnsi="Times New Roman"/>
          </w:rPr>
          <w:t xml:space="preserve">, to the extent caused by </w:t>
        </w:r>
      </w:ins>
      <w:ins w:id="702" w:author="Santiago Angueira, Joanne" w:date="2021-07-26T16:03:00Z">
        <w:r w:rsidR="002A42C7">
          <w:rPr>
            <w:rFonts w:ascii="Times New Roman" w:hAnsi="Times New Roman"/>
          </w:rPr>
          <w:t>Supplier’s negligence or by Supplier’s willful misconduct</w:t>
        </w:r>
      </w:ins>
      <w:del w:id="703" w:author="Santiago Angueira, Joanne" w:date="2021-07-26T16:03:00Z">
        <w:r w:rsidR="00280FE0" w:rsidDel="002A42C7">
          <w:rPr>
            <w:rFonts w:ascii="Times New Roman" w:hAnsi="Times New Roman"/>
          </w:rPr>
          <w:delText xml:space="preserve"> in connection with or during the provision of the Work</w:delText>
        </w:r>
      </w:del>
      <w:r w:rsidR="006562BD">
        <w:rPr>
          <w:rFonts w:ascii="Times New Roman" w:hAnsi="Times New Roman"/>
        </w:rPr>
        <w:t>; or</w:t>
      </w:r>
    </w:p>
    <w:p w14:paraId="75482C7F" w14:textId="290E0FE1" w:rsidR="002D3D07" w:rsidDel="002A42C7" w:rsidRDefault="005646A2" w:rsidP="001F232D">
      <w:pPr>
        <w:pStyle w:val="ArticleL3"/>
        <w:numPr>
          <w:ilvl w:val="3"/>
          <w:numId w:val="8"/>
        </w:numPr>
        <w:rPr>
          <w:del w:id="704" w:author="Santiago Angueira, Joanne" w:date="2021-07-26T16:03:00Z"/>
          <w:rFonts w:ascii="Times New Roman" w:hAnsi="Times New Roman"/>
        </w:rPr>
      </w:pPr>
      <w:del w:id="705" w:author="Santiago Angueira, Joanne" w:date="2021-07-26T16:03:00Z">
        <w:r w:rsidDel="002A42C7">
          <w:rPr>
            <w:rFonts w:ascii="Times New Roman" w:hAnsi="Times New Roman"/>
          </w:rPr>
          <w:delText>any acts or omissions of the Company or the Company</w:delText>
        </w:r>
        <w:r w:rsidR="00B85926" w:rsidDel="002A42C7">
          <w:rPr>
            <w:rFonts w:ascii="Times New Roman" w:hAnsi="Times New Roman"/>
          </w:rPr>
          <w:delText>’</w:delText>
        </w:r>
        <w:r w:rsidDel="002A42C7">
          <w:rPr>
            <w:rFonts w:ascii="Times New Roman" w:hAnsi="Times New Roman"/>
          </w:rPr>
          <w:delText>s employees or agents provided that such acts or omissions were directed by</w:delText>
        </w:r>
        <w:r w:rsidR="00716B58" w:rsidDel="002A42C7">
          <w:rPr>
            <w:rFonts w:ascii="Times New Roman" w:hAnsi="Times New Roman"/>
          </w:rPr>
          <w:delText xml:space="preserve"> the Supplier, its Subcontractors, suppliers or their respective employees and agents; or </w:delText>
        </w:r>
      </w:del>
    </w:p>
    <w:p w14:paraId="2FA15446" w14:textId="6DCC1989" w:rsidR="00714A66" w:rsidRDefault="00952E5E" w:rsidP="001F232D">
      <w:pPr>
        <w:pStyle w:val="ArticleL3"/>
        <w:numPr>
          <w:ilvl w:val="3"/>
          <w:numId w:val="8"/>
        </w:numPr>
        <w:rPr>
          <w:rFonts w:ascii="Times New Roman" w:hAnsi="Times New Roman"/>
        </w:rPr>
      </w:pPr>
      <w:r>
        <w:rPr>
          <w:rFonts w:ascii="Times New Roman" w:hAnsi="Times New Roman"/>
        </w:rPr>
        <w:t xml:space="preserve">all physical damage </w:t>
      </w:r>
      <w:del w:id="706" w:author="Santiago Angueira, Joanne" w:date="2021-07-26T16:04:00Z">
        <w:r w:rsidDel="002A42C7">
          <w:rPr>
            <w:rFonts w:ascii="Times New Roman" w:hAnsi="Times New Roman"/>
          </w:rPr>
          <w:delText xml:space="preserve">caused by the Supplier, its Subcontractors, suppliers or their respective employees and agents </w:delText>
        </w:r>
      </w:del>
      <w:r>
        <w:rPr>
          <w:rFonts w:ascii="Times New Roman" w:hAnsi="Times New Roman"/>
        </w:rPr>
        <w:t>to the property of the Company, or property under the care, custody or control of the Company</w:t>
      </w:r>
      <w:ins w:id="707" w:author="Santiago Angueira, Joanne" w:date="2021-07-26T16:05:00Z">
        <w:r w:rsidR="002A42C7">
          <w:rPr>
            <w:rFonts w:ascii="Times New Roman" w:hAnsi="Times New Roman"/>
          </w:rPr>
          <w:t>, to the extent caused by Supplier’s negligence or by Supplier’s willful misconduct</w:t>
        </w:r>
      </w:ins>
      <w:r w:rsidR="00714A66">
        <w:rPr>
          <w:rFonts w:ascii="Times New Roman" w:hAnsi="Times New Roman"/>
        </w:rPr>
        <w:t>; or</w:t>
      </w:r>
    </w:p>
    <w:p w14:paraId="4CAAF1FF" w14:textId="077B1616" w:rsidR="00952E5E" w:rsidRDefault="00714A66" w:rsidP="001F232D">
      <w:pPr>
        <w:pStyle w:val="ArticleL3"/>
        <w:numPr>
          <w:ilvl w:val="3"/>
          <w:numId w:val="8"/>
        </w:numPr>
        <w:rPr>
          <w:ins w:id="708" w:author="Whipple, Blu" w:date="2021-07-29T13:57:00Z"/>
          <w:rFonts w:ascii="Times New Roman" w:hAnsi="Times New Roman"/>
        </w:rPr>
      </w:pPr>
      <w:r>
        <w:rPr>
          <w:rFonts w:ascii="Times New Roman" w:hAnsi="Times New Roman"/>
        </w:rPr>
        <w:t>any failure of the Supplier to comply with any applicable federal, provincial or municipal laws, regulations or codes in the performance of its obligations under this Agreement</w:t>
      </w:r>
      <w:r w:rsidR="00952E5E">
        <w:rPr>
          <w:rFonts w:ascii="Times New Roman" w:hAnsi="Times New Roman"/>
        </w:rPr>
        <w:t xml:space="preserve">. </w:t>
      </w:r>
    </w:p>
    <w:p w14:paraId="5222A5F5" w14:textId="1CDDDD42" w:rsidR="00613BCB" w:rsidRPr="00613BCB" w:rsidRDefault="00613BCB" w:rsidP="00613BCB">
      <w:pPr>
        <w:pStyle w:val="ArticleL3"/>
        <w:rPr>
          <w:ins w:id="709" w:author="Whipple, Blu" w:date="2021-07-29T13:57:00Z"/>
        </w:rPr>
      </w:pPr>
      <w:ins w:id="710" w:author="Whipple, Blu" w:date="2021-07-29T13:57:00Z">
        <w:r>
          <w:t>The Supplier</w:t>
        </w:r>
        <w:r w:rsidRPr="00613BCB">
          <w:t xml:space="preserve"> shall not be re</w:t>
        </w:r>
        <w:r>
          <w:t>quired to indemnify any Company</w:t>
        </w:r>
        <w:r w:rsidRPr="00613BCB">
          <w:t xml:space="preserve"> Indemnitee for any liability arising out of or resulting from the negligence or w</w:t>
        </w:r>
        <w:r>
          <w:t>illful misconduct of the Company</w:t>
        </w:r>
        <w:r w:rsidRPr="00613BCB">
          <w:t>, any of its Subcontractors or any Person directly or indirectly employed by any of them.</w:t>
        </w:r>
      </w:ins>
    </w:p>
    <w:p w14:paraId="03968614" w14:textId="77777777" w:rsidR="00613BCB" w:rsidRPr="00C1490B" w:rsidRDefault="00613BCB">
      <w:pPr>
        <w:pStyle w:val="ArticleL3"/>
        <w:pPrChange w:id="711" w:author="Whipple, Blu" w:date="2021-07-29T13:57:00Z">
          <w:pPr>
            <w:pStyle w:val="ArticleL3"/>
            <w:numPr>
              <w:ilvl w:val="3"/>
            </w:numPr>
            <w:tabs>
              <w:tab w:val="clear" w:pos="1440"/>
              <w:tab w:val="num" w:pos="2160"/>
            </w:tabs>
            <w:ind w:left="2160"/>
          </w:pPr>
        </w:pPrChange>
      </w:pPr>
    </w:p>
    <w:p w14:paraId="2E5145FD" w14:textId="77777777" w:rsidR="00DB7BD4" w:rsidRPr="00D364DB" w:rsidRDefault="00DB7BD4" w:rsidP="00DB7BD4">
      <w:pPr>
        <w:pStyle w:val="ArticleL2"/>
        <w:rPr>
          <w:rFonts w:ascii="Times New Roman" w:hAnsi="Times New Roman"/>
        </w:rPr>
      </w:pPr>
      <w:bookmarkStart w:id="712" w:name="_Toc324838315"/>
      <w:bookmarkStart w:id="713" w:name="_Toc55295943"/>
      <w:r w:rsidRPr="00D364DB">
        <w:rPr>
          <w:rFonts w:ascii="Times New Roman" w:hAnsi="Times New Roman"/>
        </w:rPr>
        <w:t>Company Indemnity</w:t>
      </w:r>
      <w:bookmarkEnd w:id="712"/>
      <w:bookmarkEnd w:id="713"/>
    </w:p>
    <w:p w14:paraId="0F7ED0C4" w14:textId="77777777" w:rsidR="007F54FE" w:rsidRDefault="004C2443" w:rsidP="00DB7BD4">
      <w:pPr>
        <w:pStyle w:val="ArticleL3"/>
        <w:rPr>
          <w:rFonts w:ascii="Times New Roman" w:hAnsi="Times New Roman"/>
        </w:rPr>
      </w:pPr>
      <w:r>
        <w:rPr>
          <w:rFonts w:ascii="Times New Roman" w:hAnsi="Times New Roman"/>
        </w:rPr>
        <w:t xml:space="preserve">The Company shall indemnify and </w:t>
      </w:r>
      <w:r w:rsidR="009075E7">
        <w:rPr>
          <w:rFonts w:ascii="Times New Roman" w:hAnsi="Times New Roman"/>
        </w:rPr>
        <w:t>hold harmless the Supplier</w:t>
      </w:r>
      <w:r w:rsidR="001F156D">
        <w:rPr>
          <w:rFonts w:ascii="Times New Roman" w:hAnsi="Times New Roman"/>
        </w:rPr>
        <w:t xml:space="preserve"> Indemnitees</w:t>
      </w:r>
      <w:r w:rsidR="009075E7">
        <w:rPr>
          <w:rFonts w:ascii="Times New Roman" w:hAnsi="Times New Roman"/>
        </w:rPr>
        <w:t xml:space="preserve"> from and against all claims, demands, losses, costs, damages, actions, suits, or proceedings which the Supplier may suffer, sustain, pay or incur, or which may be brought against the Supplier</w:t>
      </w:r>
      <w:r w:rsidR="007F54FE">
        <w:rPr>
          <w:rFonts w:ascii="Times New Roman" w:hAnsi="Times New Roman"/>
        </w:rPr>
        <w:t xml:space="preserve"> as follows:</w:t>
      </w:r>
      <w:r w:rsidR="009075E7">
        <w:rPr>
          <w:rFonts w:ascii="Times New Roman" w:hAnsi="Times New Roman"/>
        </w:rPr>
        <w:t xml:space="preserve"> </w:t>
      </w:r>
    </w:p>
    <w:p w14:paraId="7EF6C084" w14:textId="312E36E3" w:rsidR="00DB7BD4" w:rsidRDefault="009075E7" w:rsidP="007F54FE">
      <w:pPr>
        <w:pStyle w:val="ArticleL3"/>
        <w:numPr>
          <w:ilvl w:val="3"/>
          <w:numId w:val="8"/>
        </w:numPr>
        <w:rPr>
          <w:rFonts w:ascii="Times New Roman" w:hAnsi="Times New Roman"/>
        </w:rPr>
      </w:pPr>
      <w:r>
        <w:rPr>
          <w:rFonts w:ascii="Times New Roman" w:hAnsi="Times New Roman"/>
        </w:rPr>
        <w:t xml:space="preserve">provided such claims are caused </w:t>
      </w:r>
      <w:r w:rsidR="00EE13FF">
        <w:rPr>
          <w:rFonts w:ascii="Times New Roman" w:hAnsi="Times New Roman"/>
        </w:rPr>
        <w:t xml:space="preserve">directly </w:t>
      </w:r>
      <w:r>
        <w:rPr>
          <w:rFonts w:ascii="Times New Roman" w:hAnsi="Times New Roman"/>
        </w:rPr>
        <w:t>by the negligent acts or negligent omissions of the Company or anyone for whose acts or omissions the Company is liable</w:t>
      </w:r>
      <w:r w:rsidR="000C6A29">
        <w:rPr>
          <w:rFonts w:ascii="Times New Roman" w:hAnsi="Times New Roman"/>
        </w:rPr>
        <w:t xml:space="preserve">; or </w:t>
      </w:r>
    </w:p>
    <w:p w14:paraId="3035B12F" w14:textId="0D864049" w:rsidR="000C6A29" w:rsidRPr="00C1490B" w:rsidRDefault="000C6A29" w:rsidP="007F54FE">
      <w:pPr>
        <w:pStyle w:val="ArticleL3"/>
        <w:numPr>
          <w:ilvl w:val="3"/>
          <w:numId w:val="8"/>
        </w:numPr>
        <w:rPr>
          <w:rFonts w:ascii="Times New Roman" w:hAnsi="Times New Roman"/>
        </w:rPr>
      </w:pPr>
      <w:r>
        <w:rPr>
          <w:rFonts w:ascii="Times New Roman" w:hAnsi="Times New Roman"/>
        </w:rPr>
        <w:t>arising out of the Supplier</w:t>
      </w:r>
      <w:r w:rsidR="00B85926">
        <w:rPr>
          <w:rFonts w:ascii="Times New Roman" w:hAnsi="Times New Roman"/>
        </w:rPr>
        <w:t>’</w:t>
      </w:r>
      <w:r>
        <w:rPr>
          <w:rFonts w:ascii="Times New Roman" w:hAnsi="Times New Roman"/>
        </w:rPr>
        <w:t xml:space="preserve">s performance of the Agreement which are attributable to a lack of or defect in title or an alleged lack of or defect in title to the </w:t>
      </w:r>
      <w:r w:rsidR="004D277A">
        <w:rPr>
          <w:rFonts w:ascii="Times New Roman" w:hAnsi="Times New Roman"/>
        </w:rPr>
        <w:t>Site</w:t>
      </w:r>
      <w:r>
        <w:rPr>
          <w:rFonts w:ascii="Times New Roman" w:hAnsi="Times New Roman"/>
        </w:rPr>
        <w:t xml:space="preserve">. </w:t>
      </w:r>
    </w:p>
    <w:p w14:paraId="5B447E57" w14:textId="77777777" w:rsidR="00DB7BD4" w:rsidRPr="00C1490B" w:rsidRDefault="00DB7BD4" w:rsidP="00DB7BD4">
      <w:pPr>
        <w:pStyle w:val="ArticleL3"/>
        <w:rPr>
          <w:rFonts w:ascii="Times New Roman" w:hAnsi="Times New Roman"/>
        </w:rPr>
      </w:pPr>
      <w:r w:rsidRPr="00C1490B">
        <w:rPr>
          <w:rFonts w:ascii="Times New Roman" w:hAnsi="Times New Roman"/>
        </w:rPr>
        <w:t>The Company shall not be required to indemnify any Supplier Indemnitee for any liability arising out of or resulting from the negligence or wilful misconduct of the Supplier, any of its Subcontractors or any Person directly or indirectly employed by any of them.</w:t>
      </w:r>
    </w:p>
    <w:p w14:paraId="427F9810" w14:textId="0A5ADE55" w:rsidR="00305324" w:rsidRDefault="00305324" w:rsidP="00DB7BD4">
      <w:pPr>
        <w:pStyle w:val="ArticleL2"/>
        <w:rPr>
          <w:rFonts w:ascii="Times New Roman" w:hAnsi="Times New Roman"/>
        </w:rPr>
      </w:pPr>
      <w:bookmarkStart w:id="714" w:name="_Toc55295944"/>
      <w:r>
        <w:rPr>
          <w:rFonts w:ascii="Times New Roman" w:hAnsi="Times New Roman"/>
        </w:rPr>
        <w:t>Notice</w:t>
      </w:r>
      <w:bookmarkEnd w:id="714"/>
    </w:p>
    <w:p w14:paraId="11CE19F9" w14:textId="52E551CA" w:rsidR="00DB7BD4" w:rsidRPr="00C1490B" w:rsidRDefault="005A65A1" w:rsidP="00305324">
      <w:pPr>
        <w:pStyle w:val="ArticleL2"/>
        <w:numPr>
          <w:ilvl w:val="0"/>
          <w:numId w:val="0"/>
        </w:numPr>
        <w:ind w:left="720"/>
        <w:rPr>
          <w:rFonts w:ascii="Times New Roman" w:hAnsi="Times New Roman"/>
        </w:rPr>
      </w:pPr>
      <w:bookmarkStart w:id="715" w:name="_Toc54894901"/>
      <w:bookmarkStart w:id="716" w:name="_Toc55219786"/>
      <w:bookmarkStart w:id="717" w:name="_Toc55295945"/>
      <w:r>
        <w:rPr>
          <w:rFonts w:ascii="Times New Roman" w:hAnsi="Times New Roman"/>
        </w:rPr>
        <w:t>In respect to any claim for indemnity</w:t>
      </w:r>
      <w:r w:rsidR="00BD2D0D">
        <w:rPr>
          <w:rFonts w:ascii="Times New Roman" w:hAnsi="Times New Roman"/>
        </w:rPr>
        <w:t>, defence or to be held harmless by the Supplier or the Company:</w:t>
      </w:r>
      <w:bookmarkEnd w:id="715"/>
      <w:bookmarkEnd w:id="716"/>
      <w:bookmarkEnd w:id="717"/>
      <w:r w:rsidR="00BD2D0D">
        <w:rPr>
          <w:rFonts w:ascii="Times New Roman" w:hAnsi="Times New Roman"/>
        </w:rPr>
        <w:t xml:space="preserve"> </w:t>
      </w:r>
    </w:p>
    <w:p w14:paraId="087DF594" w14:textId="5812D0D4" w:rsidR="00DB7BD4" w:rsidRDefault="00BD2D0D" w:rsidP="00DB7BD4">
      <w:pPr>
        <w:pStyle w:val="ArticleL3"/>
        <w:rPr>
          <w:rFonts w:ascii="Times New Roman" w:hAnsi="Times New Roman"/>
        </w:rPr>
      </w:pPr>
      <w:r>
        <w:rPr>
          <w:rFonts w:ascii="Times New Roman" w:hAnsi="Times New Roman"/>
        </w:rPr>
        <w:t xml:space="preserve">Notice in writing of such claim shall be given within a reasonable time after the facts upon which such claim is based become known; </w:t>
      </w:r>
    </w:p>
    <w:p w14:paraId="64E232C0" w14:textId="18DAE68D" w:rsidR="00BD2D0D" w:rsidRPr="00C1490B" w:rsidRDefault="00457533" w:rsidP="00DB7BD4">
      <w:pPr>
        <w:pStyle w:val="ArticleL3"/>
        <w:rPr>
          <w:rFonts w:ascii="Times New Roman" w:hAnsi="Times New Roman"/>
        </w:rPr>
      </w:pPr>
      <w:r>
        <w:rPr>
          <w:rFonts w:ascii="Times New Roman" w:hAnsi="Times New Roman"/>
        </w:rPr>
        <w:t>Should any party be required as a result of its obligation to indemnify another to pay or satisfy a final order, judgment or award made against the party entitled by this Agreement to be indemnified, then the indemnifying party</w:t>
      </w:r>
      <w:r w:rsidR="00962388">
        <w:rPr>
          <w:rFonts w:ascii="Times New Roman" w:hAnsi="Times New Roman"/>
        </w:rPr>
        <w:t>,</w:t>
      </w:r>
      <w:r>
        <w:rPr>
          <w:rFonts w:ascii="Times New Roman" w:hAnsi="Times New Roman"/>
        </w:rPr>
        <w:t xml:space="preserve"> upon assuming all liability for any costs that might result</w:t>
      </w:r>
      <w:r w:rsidR="00962388">
        <w:rPr>
          <w:rFonts w:ascii="Times New Roman" w:hAnsi="Times New Roman"/>
        </w:rPr>
        <w:t>,</w:t>
      </w:r>
      <w:r>
        <w:rPr>
          <w:rFonts w:ascii="Times New Roman" w:hAnsi="Times New Roman"/>
        </w:rPr>
        <w:t xml:space="preserve"> shall have the right to appeal in the name of the party against whom such final order or judgment has been made </w:t>
      </w:r>
      <w:r w:rsidR="00962388">
        <w:rPr>
          <w:rFonts w:ascii="Times New Roman" w:hAnsi="Times New Roman"/>
        </w:rPr>
        <w:t>until such appeal rights have been exhausted.</w:t>
      </w:r>
    </w:p>
    <w:p w14:paraId="153D7EB0" w14:textId="60DCFE97" w:rsidR="000278A6" w:rsidRPr="005735C0" w:rsidRDefault="005B1D1B" w:rsidP="00DB7BD4">
      <w:pPr>
        <w:pStyle w:val="ArticleL2"/>
        <w:rPr>
          <w:rFonts w:ascii="Times New Roman" w:hAnsi="Times New Roman"/>
        </w:rPr>
      </w:pPr>
      <w:bookmarkStart w:id="718" w:name="_Toc55295946"/>
      <w:bookmarkStart w:id="719" w:name="_Toc324838318"/>
      <w:r w:rsidRPr="005735C0">
        <w:rPr>
          <w:rFonts w:ascii="Times New Roman" w:hAnsi="Times New Roman"/>
        </w:rPr>
        <w:lastRenderedPageBreak/>
        <w:t>Defence</w:t>
      </w:r>
      <w:bookmarkEnd w:id="718"/>
      <w:r w:rsidRPr="005735C0">
        <w:rPr>
          <w:rFonts w:ascii="Times New Roman" w:hAnsi="Times New Roman"/>
        </w:rPr>
        <w:t xml:space="preserve"> </w:t>
      </w:r>
    </w:p>
    <w:p w14:paraId="34224BC8" w14:textId="2DFB02E3" w:rsidR="003C385B" w:rsidRPr="003C385B" w:rsidRDefault="003C385B" w:rsidP="003C385B">
      <w:pPr>
        <w:pStyle w:val="ArticleL3"/>
        <w:rPr>
          <w:ins w:id="720" w:author="Whipple, Blu" w:date="2021-07-29T13:58:00Z"/>
          <w:rFonts w:ascii="Times New Roman" w:hAnsi="Times New Roman"/>
        </w:rPr>
      </w:pPr>
      <w:ins w:id="721" w:author="Whipple, Blu" w:date="2021-07-29T13:58:00Z">
        <w:r>
          <w:rPr>
            <w:rFonts w:ascii="Times New Roman" w:hAnsi="Times New Roman"/>
          </w:rPr>
          <w:t>Where the Supplier</w:t>
        </w:r>
        <w:r w:rsidRPr="003C385B">
          <w:rPr>
            <w:rFonts w:ascii="Times New Roman" w:hAnsi="Times New Roman"/>
          </w:rPr>
          <w:t xml:space="preserve"> is the indemnifying party under this Agreement, it may, at its sole option, assume control of the defence, appeal or settlement of any third-party claim that is reasonably likely to give rise to an indemnification claim under this Agreeme</w:t>
        </w:r>
        <w:r>
          <w:rPr>
            <w:rFonts w:ascii="Times New Roman" w:hAnsi="Times New Roman"/>
          </w:rPr>
          <w:t>nt.  Where the Supplier</w:t>
        </w:r>
        <w:r w:rsidRPr="003C385B">
          <w:rPr>
            <w:rFonts w:ascii="Times New Roman" w:hAnsi="Times New Roman"/>
          </w:rPr>
          <w:t xml:space="preserve"> so elects to assume cont</w:t>
        </w:r>
        <w:r>
          <w:rPr>
            <w:rFonts w:ascii="Times New Roman" w:hAnsi="Times New Roman"/>
          </w:rPr>
          <w:t>rol of the defence, the Company</w:t>
        </w:r>
        <w:r w:rsidRPr="003C385B">
          <w:rPr>
            <w:rFonts w:ascii="Times New Roman" w:hAnsi="Times New Roman"/>
          </w:rPr>
          <w:t xml:space="preserve"> shall </w:t>
        </w:r>
        <w:r>
          <w:rPr>
            <w:rFonts w:ascii="Times New Roman" w:hAnsi="Times New Roman"/>
          </w:rPr>
          <w:t>fully cooperate with the Supplier</w:t>
        </w:r>
        <w:r w:rsidRPr="003C385B">
          <w:rPr>
            <w:rFonts w:ascii="Times New Roman" w:hAnsi="Times New Roman"/>
          </w:rPr>
          <w:t xml:space="preserve"> in connection therewith and may employ, at any time, separate counsel to represent it, pr</w:t>
        </w:r>
        <w:r>
          <w:rPr>
            <w:rFonts w:ascii="Times New Roman" w:hAnsi="Times New Roman"/>
          </w:rPr>
          <w:t>ovided however that the Company</w:t>
        </w:r>
        <w:r w:rsidRPr="003C385B">
          <w:rPr>
            <w:rFonts w:ascii="Times New Roman" w:hAnsi="Times New Roman"/>
          </w:rPr>
          <w:t xml:space="preserve"> is solely responsible for the costs and expenses of any such separate counsel. </w:t>
        </w:r>
      </w:ins>
    </w:p>
    <w:p w14:paraId="191FD946" w14:textId="441D53BD" w:rsidR="00637263" w:rsidRPr="005735C0" w:rsidDel="003C385B" w:rsidRDefault="00AD50EF" w:rsidP="00AD50EF">
      <w:pPr>
        <w:pStyle w:val="ArticleL3"/>
        <w:rPr>
          <w:del w:id="722" w:author="Whipple, Blu" w:date="2021-07-29T13:58:00Z"/>
          <w:rFonts w:ascii="Times New Roman" w:hAnsi="Times New Roman"/>
        </w:rPr>
      </w:pPr>
      <w:del w:id="723" w:author="Whipple, Blu" w:date="2021-07-29T13:58:00Z">
        <w:r w:rsidRPr="005735C0" w:rsidDel="003C385B">
          <w:rPr>
            <w:rFonts w:ascii="Times New Roman" w:hAnsi="Times New Roman"/>
          </w:rPr>
          <w:delText xml:space="preserve">Where the Company </w:delText>
        </w:r>
        <w:r w:rsidR="00C45A40" w:rsidRPr="005735C0" w:rsidDel="003C385B">
          <w:rPr>
            <w:rFonts w:ascii="Times New Roman" w:hAnsi="Times New Roman"/>
          </w:rPr>
          <w:delText>Indemnitee</w:delText>
        </w:r>
        <w:r w:rsidR="00B220D8" w:rsidRPr="005735C0" w:rsidDel="003C385B">
          <w:rPr>
            <w:rFonts w:ascii="Times New Roman" w:hAnsi="Times New Roman"/>
          </w:rPr>
          <w:delText>(s) is or are the indemnified party under this Agreement, the Company may select its own legal counsel to represent its interests and the Supplier shall</w:delText>
        </w:r>
        <w:r w:rsidR="004E06B7" w:rsidRPr="005735C0" w:rsidDel="003C385B">
          <w:rPr>
            <w:rFonts w:ascii="Times New Roman" w:hAnsi="Times New Roman"/>
          </w:rPr>
          <w:delText xml:space="preserve"> reimburse the Company for its costs and legal fees and expenses immediately upon request as they are incurred and remain responsible to the Company for any </w:delText>
        </w:r>
        <w:r w:rsidR="00A63473" w:rsidRPr="005735C0" w:rsidDel="003C385B">
          <w:rPr>
            <w:rFonts w:ascii="Times New Roman" w:hAnsi="Times New Roman"/>
          </w:rPr>
          <w:delText xml:space="preserve">and all indemnified losses under this Agreement. </w:delText>
        </w:r>
      </w:del>
    </w:p>
    <w:p w14:paraId="34F2EDC9" w14:textId="54C0BBA1" w:rsidR="005B1D1B" w:rsidRPr="005735C0" w:rsidRDefault="00A63473" w:rsidP="005746FA">
      <w:pPr>
        <w:pStyle w:val="ArticleL3"/>
        <w:rPr>
          <w:rFonts w:ascii="Times New Roman" w:hAnsi="Times New Roman"/>
        </w:rPr>
      </w:pPr>
      <w:r w:rsidRPr="005735C0">
        <w:rPr>
          <w:rFonts w:ascii="Times New Roman" w:hAnsi="Times New Roman"/>
        </w:rPr>
        <w:t xml:space="preserve">Where the Company </w:t>
      </w:r>
      <w:r w:rsidR="00191C47" w:rsidRPr="005735C0">
        <w:rPr>
          <w:rFonts w:ascii="Times New Roman" w:hAnsi="Times New Roman"/>
        </w:rPr>
        <w:t>is the indemnifying party under this Agreement, it may, at its sole option, assume control of the defence, appeal or settlement of any third-party claim that is reasonably likely to give rise to an indemnification claim under this Agreement</w:t>
      </w:r>
      <w:r w:rsidR="002E2BF5" w:rsidRPr="005735C0">
        <w:rPr>
          <w:rFonts w:ascii="Times New Roman" w:hAnsi="Times New Roman"/>
        </w:rPr>
        <w:t xml:space="preserve">.  Where the Company </w:t>
      </w:r>
      <w:r w:rsidR="003C59B1" w:rsidRPr="005735C0">
        <w:rPr>
          <w:rFonts w:ascii="Times New Roman" w:hAnsi="Times New Roman"/>
        </w:rPr>
        <w:t xml:space="preserve">so </w:t>
      </w:r>
      <w:r w:rsidR="002E2BF5" w:rsidRPr="005735C0">
        <w:rPr>
          <w:rFonts w:ascii="Times New Roman" w:hAnsi="Times New Roman"/>
        </w:rPr>
        <w:t>elects to assume control of the defence</w:t>
      </w:r>
      <w:r w:rsidR="003C59B1" w:rsidRPr="005735C0">
        <w:rPr>
          <w:rFonts w:ascii="Times New Roman" w:hAnsi="Times New Roman"/>
        </w:rPr>
        <w:t xml:space="preserve">, the Supplier shall fully cooperate with the Company in connection therewith and may employ, at any time, separate counsel to represent it, provided however that the Supplier is solely responsible for the costs and expenses of any such separate counsel. </w:t>
      </w:r>
    </w:p>
    <w:p w14:paraId="63FB987B" w14:textId="5856CE84" w:rsidR="000837B9" w:rsidRPr="005735C0" w:rsidRDefault="00730376" w:rsidP="00DB7BD4">
      <w:pPr>
        <w:pStyle w:val="ArticleL2"/>
        <w:rPr>
          <w:rFonts w:ascii="Times New Roman" w:hAnsi="Times New Roman"/>
        </w:rPr>
      </w:pPr>
      <w:bookmarkStart w:id="724" w:name="_Toc55295947"/>
      <w:r w:rsidRPr="005735C0">
        <w:rPr>
          <w:rFonts w:ascii="Times New Roman" w:hAnsi="Times New Roman"/>
        </w:rPr>
        <w:t>Settlement</w:t>
      </w:r>
      <w:bookmarkEnd w:id="724"/>
      <w:r w:rsidRPr="005735C0">
        <w:rPr>
          <w:rFonts w:ascii="Times New Roman" w:hAnsi="Times New Roman"/>
        </w:rPr>
        <w:t xml:space="preserve"> </w:t>
      </w:r>
    </w:p>
    <w:p w14:paraId="4FE96E97" w14:textId="713338D7" w:rsidR="00730376" w:rsidRPr="005735C0" w:rsidRDefault="002511DA" w:rsidP="00E03B84">
      <w:pPr>
        <w:pStyle w:val="ArticleL3"/>
        <w:rPr>
          <w:rFonts w:ascii="Times New Roman" w:hAnsi="Times New Roman"/>
        </w:rPr>
      </w:pPr>
      <w:r w:rsidRPr="005735C0">
        <w:rPr>
          <w:rFonts w:ascii="Times New Roman" w:hAnsi="Times New Roman"/>
        </w:rPr>
        <w:t>An</w:t>
      </w:r>
      <w:r w:rsidR="00730376" w:rsidRPr="005735C0">
        <w:rPr>
          <w:rFonts w:ascii="Times New Roman" w:hAnsi="Times New Roman"/>
        </w:rPr>
        <w:t xml:space="preserve"> indemnifying party shall give prompt written notice to the indemnified party of any proposed settlement of an indemnified claim.  The indemnifying party may not, without the indemnified party</w:t>
      </w:r>
      <w:r w:rsidR="00B85926">
        <w:rPr>
          <w:rFonts w:ascii="Times New Roman" w:hAnsi="Times New Roman"/>
        </w:rPr>
        <w:t>’</w:t>
      </w:r>
      <w:r w:rsidR="00730376" w:rsidRPr="005735C0">
        <w:rPr>
          <w:rFonts w:ascii="Times New Roman" w:hAnsi="Times New Roman"/>
        </w:rPr>
        <w:t>s prior written consent</w:t>
      </w:r>
      <w:r w:rsidR="00D356B3" w:rsidRPr="005735C0">
        <w:rPr>
          <w:rFonts w:ascii="Times New Roman" w:hAnsi="Times New Roman"/>
        </w:rPr>
        <w:t>, settle or compromise any claim or consent to the entry of any judgment regarding which indemnification is being sought hereunder unless such settlement, compromis</w:t>
      </w:r>
      <w:r w:rsidR="00223D72" w:rsidRPr="005735C0">
        <w:rPr>
          <w:rFonts w:ascii="Times New Roman" w:hAnsi="Times New Roman"/>
        </w:rPr>
        <w:t xml:space="preserve">e </w:t>
      </w:r>
      <w:r w:rsidR="00162B82" w:rsidRPr="005735C0">
        <w:rPr>
          <w:rFonts w:ascii="Times New Roman" w:hAnsi="Times New Roman"/>
        </w:rPr>
        <w:t xml:space="preserve">or consent: </w:t>
      </w:r>
    </w:p>
    <w:p w14:paraId="571D26F3" w14:textId="71D2984F" w:rsidR="00162B82" w:rsidRPr="005735C0" w:rsidRDefault="00162B82" w:rsidP="00E03B84">
      <w:pPr>
        <w:pStyle w:val="ArticleL3"/>
        <w:numPr>
          <w:ilvl w:val="3"/>
          <w:numId w:val="8"/>
        </w:numPr>
        <w:rPr>
          <w:rFonts w:ascii="Times New Roman" w:hAnsi="Times New Roman"/>
        </w:rPr>
      </w:pPr>
      <w:r w:rsidRPr="005735C0">
        <w:rPr>
          <w:rFonts w:ascii="Times New Roman" w:hAnsi="Times New Roman"/>
        </w:rPr>
        <w:t xml:space="preserve">Includes an unconditional release of the indemnified party from all liability arising out of such claim; </w:t>
      </w:r>
    </w:p>
    <w:p w14:paraId="3729FEB8" w14:textId="094B45B1" w:rsidR="00162B82" w:rsidRPr="005735C0" w:rsidRDefault="00162B82" w:rsidP="00E03B84">
      <w:pPr>
        <w:pStyle w:val="ArticleL3"/>
        <w:numPr>
          <w:ilvl w:val="3"/>
          <w:numId w:val="8"/>
        </w:numPr>
        <w:rPr>
          <w:rFonts w:ascii="Times New Roman" w:hAnsi="Times New Roman"/>
        </w:rPr>
      </w:pPr>
      <w:r w:rsidRPr="005735C0">
        <w:rPr>
          <w:rFonts w:ascii="Times New Roman" w:hAnsi="Times New Roman"/>
        </w:rPr>
        <w:t xml:space="preserve">Does not contain any admission or statement </w:t>
      </w:r>
      <w:r w:rsidR="00B25070" w:rsidRPr="005735C0">
        <w:rPr>
          <w:rFonts w:ascii="Times New Roman" w:hAnsi="Times New Roman"/>
        </w:rPr>
        <w:t xml:space="preserve">suggesting any wrongdoing or liability on behalf of the indemnified party; and </w:t>
      </w:r>
    </w:p>
    <w:p w14:paraId="0D0119D8" w14:textId="2155A8B4" w:rsidR="00162B82" w:rsidRPr="005735C0" w:rsidRDefault="00B25070" w:rsidP="00E03B84">
      <w:pPr>
        <w:pStyle w:val="ArticleL3"/>
        <w:numPr>
          <w:ilvl w:val="3"/>
          <w:numId w:val="8"/>
        </w:numPr>
        <w:rPr>
          <w:rFonts w:ascii="Times New Roman" w:hAnsi="Times New Roman"/>
        </w:rPr>
      </w:pPr>
      <w:r w:rsidRPr="005735C0">
        <w:rPr>
          <w:rFonts w:ascii="Times New Roman" w:hAnsi="Times New Roman"/>
        </w:rPr>
        <w:t xml:space="preserve">Does not contain any equitable order, judgment or term (other than the fact of payment or the amount of such payment) that in any manner affects, restrains or interferes with the business of the indemnified party. </w:t>
      </w:r>
    </w:p>
    <w:p w14:paraId="6E35C98B" w14:textId="652E1E70" w:rsidR="002511DA" w:rsidRPr="005735C0" w:rsidRDefault="005735C0" w:rsidP="002511DA">
      <w:pPr>
        <w:pStyle w:val="ArticleL3"/>
        <w:rPr>
          <w:rFonts w:ascii="Times New Roman" w:hAnsi="Times New Roman"/>
        </w:rPr>
      </w:pPr>
      <w:r w:rsidRPr="005735C0">
        <w:rPr>
          <w:rFonts w:ascii="Times New Roman" w:hAnsi="Times New Roman"/>
        </w:rPr>
        <w:t xml:space="preserve">An indemnified party may not settle or compromise any claim or consent to the entry of any judgment regarding which it is seeking indemnification hereunder without the prior written consent of the indemnifying party, which shall not be unreasonably withheld. </w:t>
      </w:r>
    </w:p>
    <w:p w14:paraId="6342E456" w14:textId="6E4EE6DD" w:rsidR="00DB7BD4" w:rsidRPr="00C1490B" w:rsidRDefault="00DB7BD4" w:rsidP="00DB7BD4">
      <w:pPr>
        <w:pStyle w:val="ArticleL2"/>
        <w:rPr>
          <w:rFonts w:ascii="Times New Roman" w:hAnsi="Times New Roman"/>
        </w:rPr>
      </w:pPr>
      <w:bookmarkStart w:id="725" w:name="_Toc55295948"/>
      <w:r w:rsidRPr="00C1490B">
        <w:rPr>
          <w:rFonts w:ascii="Times New Roman" w:hAnsi="Times New Roman"/>
        </w:rPr>
        <w:t>Survival</w:t>
      </w:r>
      <w:bookmarkEnd w:id="719"/>
      <w:bookmarkEnd w:id="725"/>
    </w:p>
    <w:p w14:paraId="183EB294" w14:textId="5B14213F" w:rsidR="00DB7BD4" w:rsidRPr="00C1490B" w:rsidRDefault="00DB7BD4" w:rsidP="00DB7BD4">
      <w:pPr>
        <w:pStyle w:val="ArticleCont2"/>
        <w:rPr>
          <w:rFonts w:ascii="Times New Roman" w:hAnsi="Times New Roman"/>
        </w:rPr>
      </w:pPr>
      <w:r w:rsidRPr="00C1490B">
        <w:rPr>
          <w:rFonts w:ascii="Times New Roman" w:hAnsi="Times New Roman"/>
        </w:rPr>
        <w:t xml:space="preserve">The rights to indemnification set forth in </w:t>
      </w:r>
      <w:r w:rsidR="00561866">
        <w:rPr>
          <w:rFonts w:ascii="Times New Roman" w:hAnsi="Times New Roman"/>
        </w:rPr>
        <w:t xml:space="preserve">this Agreement, including in </w:t>
      </w:r>
      <w:r w:rsidRPr="00C1490B">
        <w:rPr>
          <w:rFonts w:ascii="Times New Roman" w:hAnsi="Times New Roman"/>
        </w:rPr>
        <w:t>this</w:t>
      </w:r>
      <w:r w:rsidR="00561866">
        <w:rPr>
          <w:rFonts w:ascii="Times New Roman" w:hAnsi="Times New Roman"/>
        </w:rPr>
        <w:t xml:space="preserve"> Section</w:t>
      </w:r>
      <w:r w:rsidRPr="00C1490B">
        <w:rPr>
          <w:rFonts w:ascii="Times New Roman" w:hAnsi="Times New Roman"/>
        </w:rPr>
        <w:t xml:space="preserve"> </w:t>
      </w:r>
      <w:r w:rsidR="00E52783" w:rsidRPr="00C1490B">
        <w:rPr>
          <w:rFonts w:ascii="Times New Roman" w:hAnsi="Times New Roman"/>
        </w:rPr>
        <w:fldChar w:fldCharType="begin"/>
      </w:r>
      <w:r w:rsidRPr="00C1490B">
        <w:rPr>
          <w:rFonts w:ascii="Times New Roman" w:hAnsi="Times New Roman"/>
        </w:rPr>
        <w:instrText xml:space="preserve"> REF _Ref306708565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E52783" w:rsidRPr="00C1490B">
        <w:rPr>
          <w:rFonts w:ascii="Times New Roman" w:hAnsi="Times New Roman"/>
        </w:rPr>
        <w:fldChar w:fldCharType="end"/>
      </w:r>
      <w:r w:rsidR="002E6B82">
        <w:rPr>
          <w:rFonts w:ascii="Times New Roman" w:hAnsi="Times New Roman"/>
        </w:rPr>
        <w:t>2</w:t>
      </w:r>
      <w:r w:rsidR="00561866">
        <w:rPr>
          <w:rFonts w:ascii="Times New Roman" w:hAnsi="Times New Roman"/>
        </w:rPr>
        <w:t>,</w:t>
      </w:r>
      <w:r w:rsidRPr="00C1490B">
        <w:rPr>
          <w:rFonts w:ascii="Times New Roman" w:hAnsi="Times New Roman"/>
        </w:rPr>
        <w:t xml:space="preserve"> are separate and independent from any other right or remedy under this Agreement and shall survive termination of this Agreement.</w:t>
      </w:r>
    </w:p>
    <w:p w14:paraId="6FB4D152" w14:textId="5DA730C9" w:rsidR="00185AAA" w:rsidRDefault="002017DB" w:rsidP="00DB7BD4">
      <w:pPr>
        <w:pStyle w:val="ArticleL1"/>
        <w:rPr>
          <w:rFonts w:ascii="Times New Roman" w:hAnsi="Times New Roman"/>
          <w:b w:val="0"/>
          <w:bCs/>
          <w:sz w:val="24"/>
          <w:szCs w:val="24"/>
        </w:rPr>
      </w:pPr>
      <w:bookmarkStart w:id="726" w:name="_Toc55295949"/>
      <w:bookmarkStart w:id="727" w:name="_Ref307826149"/>
      <w:bookmarkStart w:id="728" w:name="_Ref323886172"/>
      <w:bookmarkStart w:id="729" w:name="_Toc324838322"/>
      <w:r>
        <w:rPr>
          <w:rFonts w:ascii="Times New Roman" w:hAnsi="Times New Roman"/>
          <w:sz w:val="24"/>
          <w:szCs w:val="24"/>
        </w:rPr>
        <w:lastRenderedPageBreak/>
        <w:t>suspension</w:t>
      </w:r>
      <w:bookmarkEnd w:id="726"/>
    </w:p>
    <w:p w14:paraId="12E3DA4D" w14:textId="11AA7D42" w:rsidR="00601512" w:rsidRPr="00912520" w:rsidRDefault="00601512" w:rsidP="00912520">
      <w:pPr>
        <w:pStyle w:val="ArticleL2"/>
        <w:numPr>
          <w:ilvl w:val="0"/>
          <w:numId w:val="0"/>
        </w:numPr>
        <w:ind w:left="720"/>
        <w:rPr>
          <w:rFonts w:ascii="Times New Roman" w:hAnsi="Times New Roman"/>
        </w:rPr>
      </w:pPr>
      <w:bookmarkStart w:id="730" w:name="_Toc54868594"/>
      <w:bookmarkStart w:id="731" w:name="_Toc54894740"/>
      <w:bookmarkStart w:id="732" w:name="_Toc54894908"/>
      <w:bookmarkStart w:id="733" w:name="_Toc55219794"/>
      <w:bookmarkStart w:id="734" w:name="_Toc55295950"/>
      <w:r w:rsidRPr="00912520">
        <w:rPr>
          <w:rFonts w:ascii="Times New Roman" w:hAnsi="Times New Roman"/>
        </w:rPr>
        <w:t xml:space="preserve">Notwithstanding any other any </w:t>
      </w:r>
      <w:r w:rsidRPr="00912520">
        <w:rPr>
          <w:rFonts w:ascii="Times New Roman" w:hAnsi="Times New Roman"/>
          <w:spacing w:val="-1"/>
        </w:rPr>
        <w:t>other</w:t>
      </w:r>
      <w:r w:rsidRPr="00912520">
        <w:rPr>
          <w:rFonts w:ascii="Times New Roman" w:hAnsi="Times New Roman"/>
        </w:rPr>
        <w:t xml:space="preserve"> </w:t>
      </w:r>
      <w:r w:rsidRPr="00912520">
        <w:rPr>
          <w:rFonts w:ascii="Times New Roman" w:hAnsi="Times New Roman"/>
          <w:spacing w:val="-1"/>
        </w:rPr>
        <w:t>provisions</w:t>
      </w:r>
      <w:r w:rsidRPr="00912520">
        <w:rPr>
          <w:rFonts w:ascii="Times New Roman" w:hAnsi="Times New Roman"/>
        </w:rPr>
        <w:t xml:space="preserve"> of</w:t>
      </w:r>
      <w:r w:rsidRPr="00912520">
        <w:rPr>
          <w:rFonts w:ascii="Times New Roman" w:hAnsi="Times New Roman"/>
          <w:spacing w:val="-3"/>
        </w:rPr>
        <w:t xml:space="preserve"> </w:t>
      </w:r>
      <w:r w:rsidRPr="00912520">
        <w:rPr>
          <w:rFonts w:ascii="Times New Roman" w:hAnsi="Times New Roman"/>
        </w:rPr>
        <w:t xml:space="preserve">the </w:t>
      </w:r>
      <w:r w:rsidRPr="00912520">
        <w:rPr>
          <w:rFonts w:ascii="Times New Roman" w:hAnsi="Times New Roman"/>
          <w:spacing w:val="-1"/>
        </w:rPr>
        <w:t>Contract</w:t>
      </w:r>
      <w:r w:rsidRPr="00912520">
        <w:rPr>
          <w:rFonts w:ascii="Times New Roman" w:hAnsi="Times New Roman"/>
          <w:spacing w:val="-5"/>
        </w:rPr>
        <w:t xml:space="preserve"> </w:t>
      </w:r>
      <w:r w:rsidRPr="00912520">
        <w:rPr>
          <w:rFonts w:ascii="Times New Roman" w:hAnsi="Times New Roman"/>
          <w:spacing w:val="-2"/>
        </w:rPr>
        <w:t>Documents,</w:t>
      </w:r>
      <w:r w:rsidRPr="00912520">
        <w:rPr>
          <w:rFonts w:ascii="Times New Roman" w:hAnsi="Times New Roman"/>
          <w:spacing w:val="3"/>
        </w:rPr>
        <w:t xml:space="preserve"> </w:t>
      </w:r>
      <w:r w:rsidR="00912520">
        <w:rPr>
          <w:rFonts w:ascii="Times New Roman" w:hAnsi="Times New Roman"/>
          <w:spacing w:val="3"/>
        </w:rPr>
        <w:t>the Company</w:t>
      </w:r>
      <w:r w:rsidRPr="00912520">
        <w:rPr>
          <w:rFonts w:ascii="Times New Roman" w:hAnsi="Times New Roman"/>
          <w:spacing w:val="-7"/>
        </w:rPr>
        <w:t xml:space="preserve"> </w:t>
      </w:r>
      <w:r w:rsidRPr="00912520">
        <w:rPr>
          <w:rFonts w:ascii="Times New Roman" w:hAnsi="Times New Roman"/>
        </w:rPr>
        <w:t>may</w:t>
      </w:r>
      <w:r w:rsidRPr="00912520">
        <w:rPr>
          <w:rFonts w:ascii="Times New Roman" w:hAnsi="Times New Roman"/>
          <w:spacing w:val="-5"/>
        </w:rPr>
        <w:t xml:space="preserve"> </w:t>
      </w:r>
      <w:r w:rsidRPr="00912520">
        <w:rPr>
          <w:rFonts w:ascii="Times New Roman" w:hAnsi="Times New Roman"/>
          <w:spacing w:val="-1"/>
        </w:rPr>
        <w:t>suspend,</w:t>
      </w:r>
      <w:r w:rsidRPr="00912520">
        <w:rPr>
          <w:rFonts w:ascii="Times New Roman" w:hAnsi="Times New Roman"/>
          <w:spacing w:val="3"/>
        </w:rPr>
        <w:t xml:space="preserve"> </w:t>
      </w:r>
      <w:r w:rsidRPr="00912520">
        <w:rPr>
          <w:rFonts w:ascii="Times New Roman" w:hAnsi="Times New Roman"/>
        </w:rPr>
        <w:t>or</w:t>
      </w:r>
      <w:r w:rsidRPr="00912520">
        <w:rPr>
          <w:rFonts w:ascii="Times New Roman" w:hAnsi="Times New Roman"/>
          <w:spacing w:val="35"/>
        </w:rPr>
        <w:t xml:space="preserve"> </w:t>
      </w:r>
      <w:r w:rsidRPr="00912520">
        <w:rPr>
          <w:rFonts w:ascii="Times New Roman" w:hAnsi="Times New Roman"/>
          <w:spacing w:val="-1"/>
        </w:rPr>
        <w:t>extend</w:t>
      </w:r>
      <w:r w:rsidRPr="00912520">
        <w:rPr>
          <w:rFonts w:ascii="Times New Roman" w:hAnsi="Times New Roman"/>
        </w:rPr>
        <w:t xml:space="preserve"> the time</w:t>
      </w:r>
      <w:r w:rsidRPr="00912520">
        <w:rPr>
          <w:rFonts w:ascii="Times New Roman" w:hAnsi="Times New Roman"/>
          <w:spacing w:val="-7"/>
        </w:rPr>
        <w:t xml:space="preserve"> </w:t>
      </w:r>
      <w:r w:rsidRPr="00912520">
        <w:rPr>
          <w:rFonts w:ascii="Times New Roman" w:hAnsi="Times New Roman"/>
          <w:spacing w:val="1"/>
        </w:rPr>
        <w:t>for</w:t>
      </w:r>
      <w:r w:rsidRPr="00912520">
        <w:rPr>
          <w:rFonts w:ascii="Times New Roman" w:hAnsi="Times New Roman"/>
          <w:spacing w:val="-5"/>
        </w:rPr>
        <w:t xml:space="preserve"> </w:t>
      </w:r>
      <w:r w:rsidR="00912520">
        <w:rPr>
          <w:rFonts w:ascii="Times New Roman" w:hAnsi="Times New Roman"/>
          <w:spacing w:val="-1"/>
        </w:rPr>
        <w:t>the Supplier</w:t>
      </w:r>
      <w:r w:rsidR="00B85926">
        <w:rPr>
          <w:rFonts w:ascii="Times New Roman" w:hAnsi="Times New Roman"/>
          <w:spacing w:val="-1"/>
        </w:rPr>
        <w:t>’</w:t>
      </w:r>
      <w:r w:rsidRPr="00912520">
        <w:rPr>
          <w:rFonts w:ascii="Times New Roman" w:hAnsi="Times New Roman"/>
          <w:spacing w:val="-1"/>
        </w:rPr>
        <w:t>s</w:t>
      </w:r>
      <w:r w:rsidRPr="00912520">
        <w:rPr>
          <w:rFonts w:ascii="Times New Roman" w:hAnsi="Times New Roman"/>
        </w:rPr>
        <w:t xml:space="preserve"> </w:t>
      </w:r>
      <w:r w:rsidRPr="00912520">
        <w:rPr>
          <w:rFonts w:ascii="Times New Roman" w:hAnsi="Times New Roman"/>
          <w:spacing w:val="-1"/>
        </w:rPr>
        <w:t>performance</w:t>
      </w:r>
      <w:r w:rsidRPr="00912520">
        <w:rPr>
          <w:rFonts w:ascii="Times New Roman" w:hAnsi="Times New Roman"/>
        </w:rPr>
        <w:t xml:space="preserve"> at</w:t>
      </w:r>
      <w:r w:rsidRPr="00912520">
        <w:rPr>
          <w:rFonts w:ascii="Times New Roman" w:hAnsi="Times New Roman"/>
          <w:spacing w:val="-5"/>
        </w:rPr>
        <w:t xml:space="preserve"> </w:t>
      </w:r>
      <w:r w:rsidRPr="00912520">
        <w:rPr>
          <w:rFonts w:ascii="Times New Roman" w:hAnsi="Times New Roman"/>
        </w:rPr>
        <w:t>any time</w:t>
      </w:r>
      <w:r w:rsidRPr="00912520">
        <w:rPr>
          <w:rFonts w:ascii="Times New Roman" w:hAnsi="Times New Roman"/>
          <w:spacing w:val="-7"/>
        </w:rPr>
        <w:t xml:space="preserve"> </w:t>
      </w:r>
      <w:r w:rsidRPr="00912520">
        <w:rPr>
          <w:rFonts w:ascii="Times New Roman" w:hAnsi="Times New Roman"/>
        </w:rPr>
        <w:t>and</w:t>
      </w:r>
      <w:r w:rsidRPr="00912520">
        <w:rPr>
          <w:rFonts w:ascii="Times New Roman" w:hAnsi="Times New Roman"/>
          <w:spacing w:val="-3"/>
        </w:rPr>
        <w:t xml:space="preserve"> </w:t>
      </w:r>
      <w:r w:rsidRPr="00912520">
        <w:rPr>
          <w:rFonts w:ascii="Times New Roman" w:hAnsi="Times New Roman"/>
        </w:rPr>
        <w:t>from</w:t>
      </w:r>
      <w:r w:rsidRPr="00912520">
        <w:rPr>
          <w:rFonts w:ascii="Times New Roman" w:hAnsi="Times New Roman"/>
          <w:spacing w:val="-5"/>
        </w:rPr>
        <w:t xml:space="preserve"> </w:t>
      </w:r>
      <w:r w:rsidRPr="00912520">
        <w:rPr>
          <w:rFonts w:ascii="Times New Roman" w:hAnsi="Times New Roman"/>
        </w:rPr>
        <w:t>time to</w:t>
      </w:r>
      <w:r w:rsidRPr="00912520">
        <w:rPr>
          <w:rFonts w:ascii="Times New Roman" w:hAnsi="Times New Roman"/>
          <w:spacing w:val="-5"/>
        </w:rPr>
        <w:t xml:space="preserve"> </w:t>
      </w:r>
      <w:r w:rsidRPr="00912520">
        <w:rPr>
          <w:rFonts w:ascii="Times New Roman" w:hAnsi="Times New Roman"/>
        </w:rPr>
        <w:t>time</w:t>
      </w:r>
      <w:r w:rsidRPr="00912520">
        <w:rPr>
          <w:rFonts w:ascii="Times New Roman" w:hAnsi="Times New Roman"/>
          <w:spacing w:val="-3"/>
        </w:rPr>
        <w:t xml:space="preserve"> </w:t>
      </w:r>
      <w:r w:rsidRPr="00912520">
        <w:rPr>
          <w:rFonts w:ascii="Times New Roman" w:hAnsi="Times New Roman"/>
          <w:spacing w:val="-1"/>
        </w:rPr>
        <w:t>upon</w:t>
      </w:r>
      <w:r w:rsidRPr="00912520">
        <w:rPr>
          <w:rFonts w:ascii="Times New Roman" w:hAnsi="Times New Roman"/>
        </w:rPr>
        <w:t xml:space="preserve"> five</w:t>
      </w:r>
      <w:r w:rsidRPr="00912520">
        <w:rPr>
          <w:rFonts w:ascii="Times New Roman" w:hAnsi="Times New Roman"/>
          <w:spacing w:val="-7"/>
        </w:rPr>
        <w:t xml:space="preserve"> </w:t>
      </w:r>
      <w:r w:rsidRPr="00912520">
        <w:rPr>
          <w:rFonts w:ascii="Times New Roman" w:hAnsi="Times New Roman"/>
        </w:rPr>
        <w:t>(5)</w:t>
      </w:r>
      <w:r w:rsidRPr="00912520">
        <w:rPr>
          <w:rFonts w:ascii="Times New Roman" w:hAnsi="Times New Roman"/>
          <w:spacing w:val="23"/>
        </w:rPr>
        <w:t xml:space="preserve"> </w:t>
      </w:r>
      <w:r w:rsidRPr="00912520">
        <w:rPr>
          <w:rFonts w:ascii="Times New Roman" w:hAnsi="Times New Roman"/>
          <w:spacing w:val="-2"/>
        </w:rPr>
        <w:t>calendar</w:t>
      </w:r>
      <w:r w:rsidRPr="00912520">
        <w:rPr>
          <w:rFonts w:ascii="Times New Roman" w:hAnsi="Times New Roman"/>
        </w:rPr>
        <w:t xml:space="preserve"> days </w:t>
      </w:r>
      <w:r w:rsidRPr="00912520">
        <w:rPr>
          <w:rFonts w:ascii="Times New Roman" w:hAnsi="Times New Roman"/>
          <w:spacing w:val="-1"/>
        </w:rPr>
        <w:t>prior</w:t>
      </w:r>
      <w:r w:rsidRPr="00912520">
        <w:rPr>
          <w:rFonts w:ascii="Times New Roman" w:hAnsi="Times New Roman"/>
        </w:rPr>
        <w:t xml:space="preserve"> </w:t>
      </w:r>
      <w:r w:rsidRPr="00912520">
        <w:rPr>
          <w:rFonts w:ascii="Times New Roman" w:hAnsi="Times New Roman"/>
          <w:spacing w:val="-1"/>
        </w:rPr>
        <w:t>written</w:t>
      </w:r>
      <w:r w:rsidRPr="00912520">
        <w:rPr>
          <w:rFonts w:ascii="Times New Roman" w:hAnsi="Times New Roman"/>
          <w:spacing w:val="-3"/>
        </w:rPr>
        <w:t xml:space="preserve"> </w:t>
      </w:r>
      <w:r w:rsidRPr="00912520">
        <w:rPr>
          <w:rFonts w:ascii="Times New Roman" w:hAnsi="Times New Roman"/>
        </w:rPr>
        <w:t>notice</w:t>
      </w:r>
      <w:r w:rsidRPr="00912520">
        <w:rPr>
          <w:rFonts w:ascii="Times New Roman" w:hAnsi="Times New Roman"/>
          <w:spacing w:val="-3"/>
        </w:rPr>
        <w:t xml:space="preserve"> </w:t>
      </w:r>
      <w:r w:rsidRPr="00912520">
        <w:rPr>
          <w:rFonts w:ascii="Times New Roman" w:hAnsi="Times New Roman"/>
        </w:rPr>
        <w:t>of</w:t>
      </w:r>
      <w:r w:rsidRPr="00912520">
        <w:rPr>
          <w:rFonts w:ascii="Times New Roman" w:hAnsi="Times New Roman"/>
          <w:spacing w:val="-3"/>
        </w:rPr>
        <w:t xml:space="preserve"> </w:t>
      </w:r>
      <w:r w:rsidRPr="00912520">
        <w:rPr>
          <w:rFonts w:ascii="Times New Roman" w:hAnsi="Times New Roman"/>
        </w:rPr>
        <w:t xml:space="preserve">such </w:t>
      </w:r>
      <w:r w:rsidRPr="00912520">
        <w:rPr>
          <w:rFonts w:ascii="Times New Roman" w:hAnsi="Times New Roman"/>
          <w:spacing w:val="-2"/>
        </w:rPr>
        <w:t>suspension</w:t>
      </w:r>
      <w:r w:rsidRPr="00912520">
        <w:rPr>
          <w:rFonts w:ascii="Times New Roman" w:hAnsi="Times New Roman"/>
        </w:rPr>
        <w:t xml:space="preserve"> </w:t>
      </w:r>
      <w:r w:rsidRPr="00912520">
        <w:rPr>
          <w:rFonts w:ascii="Times New Roman" w:hAnsi="Times New Roman"/>
          <w:spacing w:val="-4"/>
        </w:rPr>
        <w:t>or</w:t>
      </w:r>
      <w:r w:rsidRPr="00912520">
        <w:rPr>
          <w:rFonts w:ascii="Times New Roman" w:hAnsi="Times New Roman"/>
        </w:rPr>
        <w:t xml:space="preserve"> </w:t>
      </w:r>
      <w:r w:rsidRPr="00912520">
        <w:rPr>
          <w:rFonts w:ascii="Times New Roman" w:hAnsi="Times New Roman"/>
          <w:spacing w:val="-1"/>
        </w:rPr>
        <w:t>extension.</w:t>
      </w:r>
      <w:r w:rsidRPr="00912520">
        <w:rPr>
          <w:rFonts w:ascii="Times New Roman" w:hAnsi="Times New Roman"/>
          <w:spacing w:val="55"/>
        </w:rPr>
        <w:t xml:space="preserve"> </w:t>
      </w:r>
      <w:r w:rsidRPr="00912520">
        <w:rPr>
          <w:rFonts w:ascii="Times New Roman" w:hAnsi="Times New Roman"/>
        </w:rPr>
        <w:t xml:space="preserve">The </w:t>
      </w:r>
      <w:r w:rsidRPr="00912520">
        <w:rPr>
          <w:rFonts w:ascii="Times New Roman" w:hAnsi="Times New Roman"/>
          <w:spacing w:val="-2"/>
        </w:rPr>
        <w:t>extension</w:t>
      </w:r>
      <w:r w:rsidRPr="00912520">
        <w:rPr>
          <w:rFonts w:ascii="Times New Roman" w:hAnsi="Times New Roman"/>
          <w:spacing w:val="-3"/>
        </w:rPr>
        <w:t xml:space="preserve"> </w:t>
      </w:r>
      <w:r w:rsidRPr="00912520">
        <w:rPr>
          <w:rFonts w:ascii="Times New Roman" w:hAnsi="Times New Roman"/>
        </w:rPr>
        <w:t>of</w:t>
      </w:r>
      <w:r w:rsidRPr="00912520">
        <w:rPr>
          <w:rFonts w:ascii="Times New Roman" w:hAnsi="Times New Roman"/>
          <w:spacing w:val="3"/>
        </w:rPr>
        <w:t xml:space="preserve"> </w:t>
      </w:r>
      <w:r w:rsidRPr="00912520">
        <w:rPr>
          <w:rFonts w:ascii="Times New Roman" w:hAnsi="Times New Roman"/>
          <w:spacing w:val="-2"/>
        </w:rPr>
        <w:t>time,</w:t>
      </w:r>
      <w:r w:rsidRPr="00912520">
        <w:rPr>
          <w:rFonts w:ascii="Times New Roman" w:hAnsi="Times New Roman"/>
          <w:spacing w:val="3"/>
        </w:rPr>
        <w:t xml:space="preserve"> </w:t>
      </w:r>
      <w:r w:rsidRPr="00912520">
        <w:rPr>
          <w:rFonts w:ascii="Times New Roman" w:hAnsi="Times New Roman"/>
        </w:rPr>
        <w:t>if</w:t>
      </w:r>
      <w:r w:rsidRPr="00912520">
        <w:rPr>
          <w:rFonts w:ascii="Times New Roman" w:hAnsi="Times New Roman"/>
          <w:spacing w:val="65"/>
        </w:rPr>
        <w:t xml:space="preserve"> </w:t>
      </w:r>
      <w:r w:rsidRPr="00912520">
        <w:rPr>
          <w:rFonts w:ascii="Times New Roman" w:hAnsi="Times New Roman"/>
          <w:spacing w:val="-2"/>
        </w:rPr>
        <w:t>not</w:t>
      </w:r>
      <w:r w:rsidRPr="00912520">
        <w:rPr>
          <w:rFonts w:ascii="Times New Roman" w:hAnsi="Times New Roman"/>
          <w:spacing w:val="3"/>
        </w:rPr>
        <w:t xml:space="preserve"> </w:t>
      </w:r>
      <w:r w:rsidRPr="00912520">
        <w:rPr>
          <w:rFonts w:ascii="Times New Roman" w:hAnsi="Times New Roman"/>
          <w:spacing w:val="-1"/>
        </w:rPr>
        <w:t>otherwise</w:t>
      </w:r>
      <w:r w:rsidRPr="00912520">
        <w:rPr>
          <w:rFonts w:ascii="Times New Roman" w:hAnsi="Times New Roman"/>
        </w:rPr>
        <w:t xml:space="preserve"> </w:t>
      </w:r>
      <w:r w:rsidRPr="00912520">
        <w:rPr>
          <w:rFonts w:ascii="Times New Roman" w:hAnsi="Times New Roman"/>
          <w:spacing w:val="-2"/>
        </w:rPr>
        <w:t>agreed</w:t>
      </w:r>
      <w:r w:rsidRPr="00912520">
        <w:rPr>
          <w:rFonts w:ascii="Times New Roman" w:hAnsi="Times New Roman"/>
        </w:rPr>
        <w:t xml:space="preserve"> </w:t>
      </w:r>
      <w:r w:rsidRPr="00912520">
        <w:rPr>
          <w:rFonts w:ascii="Times New Roman" w:hAnsi="Times New Roman"/>
          <w:spacing w:val="-2"/>
        </w:rPr>
        <w:t>upon,</w:t>
      </w:r>
      <w:r w:rsidRPr="00912520">
        <w:rPr>
          <w:rFonts w:ascii="Times New Roman" w:hAnsi="Times New Roman"/>
          <w:spacing w:val="3"/>
        </w:rPr>
        <w:t xml:space="preserve"> </w:t>
      </w:r>
      <w:r w:rsidRPr="00912520">
        <w:rPr>
          <w:rFonts w:ascii="Times New Roman" w:hAnsi="Times New Roman"/>
          <w:spacing w:val="-1"/>
        </w:rPr>
        <w:t>shall</w:t>
      </w:r>
      <w:r w:rsidRPr="00912520">
        <w:rPr>
          <w:rFonts w:ascii="Times New Roman" w:hAnsi="Times New Roman"/>
          <w:spacing w:val="-3"/>
        </w:rPr>
        <w:t xml:space="preserve"> </w:t>
      </w:r>
      <w:r w:rsidRPr="00912520">
        <w:rPr>
          <w:rFonts w:ascii="Times New Roman" w:hAnsi="Times New Roman"/>
        </w:rPr>
        <w:t xml:space="preserve">not </w:t>
      </w:r>
      <w:r w:rsidRPr="00912520">
        <w:rPr>
          <w:rFonts w:ascii="Times New Roman" w:hAnsi="Times New Roman"/>
          <w:spacing w:val="-1"/>
        </w:rPr>
        <w:t>exceed</w:t>
      </w:r>
      <w:r w:rsidRPr="00912520">
        <w:rPr>
          <w:rFonts w:ascii="Times New Roman" w:hAnsi="Times New Roman"/>
        </w:rPr>
        <w:t xml:space="preserve"> the</w:t>
      </w:r>
      <w:r w:rsidRPr="00912520">
        <w:rPr>
          <w:rFonts w:ascii="Times New Roman" w:hAnsi="Times New Roman"/>
          <w:spacing w:val="-5"/>
        </w:rPr>
        <w:t xml:space="preserve"> </w:t>
      </w:r>
      <w:r w:rsidRPr="00912520">
        <w:rPr>
          <w:rFonts w:ascii="Times New Roman" w:hAnsi="Times New Roman"/>
          <w:spacing w:val="-2"/>
        </w:rPr>
        <w:t>suspension</w:t>
      </w:r>
      <w:r w:rsidRPr="00912520">
        <w:rPr>
          <w:rFonts w:ascii="Times New Roman" w:hAnsi="Times New Roman"/>
        </w:rPr>
        <w:t xml:space="preserve"> time</w:t>
      </w:r>
      <w:ins w:id="735" w:author="Santiago Angueira, Joanne" w:date="2021-07-26T16:12:00Z">
        <w:r w:rsidR="00DC1CFF">
          <w:rPr>
            <w:rFonts w:ascii="Times New Roman" w:hAnsi="Times New Roman"/>
          </w:rPr>
          <w:t xml:space="preserve"> and a reasonable number of days to remobilize</w:t>
        </w:r>
      </w:ins>
      <w:r w:rsidRPr="00912520">
        <w:rPr>
          <w:rFonts w:ascii="Times New Roman" w:hAnsi="Times New Roman"/>
        </w:rPr>
        <w:t>.</w:t>
      </w:r>
      <w:r w:rsidRPr="00912520">
        <w:rPr>
          <w:rFonts w:ascii="Times New Roman" w:hAnsi="Times New Roman"/>
          <w:spacing w:val="55"/>
        </w:rPr>
        <w:t xml:space="preserve"> </w:t>
      </w:r>
      <w:r w:rsidRPr="00912520">
        <w:rPr>
          <w:rFonts w:ascii="Times New Roman" w:hAnsi="Times New Roman"/>
          <w:spacing w:val="-2"/>
        </w:rPr>
        <w:t>Thereafter,</w:t>
      </w:r>
      <w:r w:rsidRPr="00912520">
        <w:rPr>
          <w:rFonts w:ascii="Times New Roman" w:hAnsi="Times New Roman"/>
          <w:spacing w:val="3"/>
        </w:rPr>
        <w:t xml:space="preserve"> </w:t>
      </w:r>
      <w:r w:rsidR="00795579">
        <w:rPr>
          <w:rFonts w:ascii="Times New Roman" w:hAnsi="Times New Roman"/>
          <w:spacing w:val="-2"/>
        </w:rPr>
        <w:t>the Supplier</w:t>
      </w:r>
      <w:r w:rsidRPr="00912520">
        <w:rPr>
          <w:rFonts w:ascii="Times New Roman" w:hAnsi="Times New Roman"/>
        </w:rPr>
        <w:t xml:space="preserve"> </w:t>
      </w:r>
      <w:r w:rsidRPr="00912520">
        <w:rPr>
          <w:rFonts w:ascii="Times New Roman" w:hAnsi="Times New Roman"/>
          <w:spacing w:val="-1"/>
        </w:rPr>
        <w:t>shall</w:t>
      </w:r>
      <w:r w:rsidRPr="00912520">
        <w:rPr>
          <w:rFonts w:ascii="Times New Roman" w:hAnsi="Times New Roman"/>
          <w:spacing w:val="71"/>
        </w:rPr>
        <w:t xml:space="preserve"> </w:t>
      </w:r>
      <w:r w:rsidRPr="00912520">
        <w:rPr>
          <w:rFonts w:ascii="Times New Roman" w:hAnsi="Times New Roman"/>
          <w:spacing w:val="-1"/>
        </w:rPr>
        <w:t>resume</w:t>
      </w:r>
      <w:r w:rsidRPr="00912520">
        <w:rPr>
          <w:rFonts w:ascii="Times New Roman" w:hAnsi="Times New Roman"/>
        </w:rPr>
        <w:t xml:space="preserve"> </w:t>
      </w:r>
      <w:r w:rsidRPr="00912520">
        <w:rPr>
          <w:rFonts w:ascii="Times New Roman" w:hAnsi="Times New Roman"/>
          <w:spacing w:val="-1"/>
        </w:rPr>
        <w:t>performance</w:t>
      </w:r>
      <w:r w:rsidRPr="00912520">
        <w:rPr>
          <w:rFonts w:ascii="Times New Roman" w:hAnsi="Times New Roman"/>
        </w:rPr>
        <w:t xml:space="preserve"> as </w:t>
      </w:r>
      <w:r w:rsidRPr="00912520">
        <w:rPr>
          <w:rFonts w:ascii="Times New Roman" w:hAnsi="Times New Roman"/>
          <w:spacing w:val="-2"/>
        </w:rPr>
        <w:t>directed</w:t>
      </w:r>
      <w:r w:rsidRPr="00912520">
        <w:rPr>
          <w:rFonts w:ascii="Times New Roman" w:hAnsi="Times New Roman"/>
        </w:rPr>
        <w:t xml:space="preserve"> by </w:t>
      </w:r>
      <w:r w:rsidR="00795579">
        <w:rPr>
          <w:rFonts w:ascii="Times New Roman" w:hAnsi="Times New Roman"/>
        </w:rPr>
        <w:t>the Company</w:t>
      </w:r>
      <w:r w:rsidRPr="00912520">
        <w:rPr>
          <w:rFonts w:ascii="Times New Roman" w:hAnsi="Times New Roman"/>
          <w:spacing w:val="-2"/>
        </w:rPr>
        <w:t>.</w:t>
      </w:r>
      <w:r w:rsidRPr="00912520">
        <w:rPr>
          <w:rFonts w:ascii="Times New Roman" w:hAnsi="Times New Roman"/>
          <w:spacing w:val="55"/>
        </w:rPr>
        <w:t xml:space="preserve"> </w:t>
      </w:r>
      <w:r w:rsidRPr="00912520">
        <w:rPr>
          <w:rFonts w:ascii="Times New Roman" w:hAnsi="Times New Roman"/>
        </w:rPr>
        <w:t>In</w:t>
      </w:r>
      <w:r w:rsidRPr="00912520">
        <w:rPr>
          <w:rFonts w:ascii="Times New Roman" w:hAnsi="Times New Roman"/>
          <w:spacing w:val="-4"/>
        </w:rPr>
        <w:t xml:space="preserve"> </w:t>
      </w:r>
      <w:r w:rsidRPr="00912520">
        <w:rPr>
          <w:rFonts w:ascii="Times New Roman" w:hAnsi="Times New Roman"/>
        </w:rPr>
        <w:t xml:space="preserve">the </w:t>
      </w:r>
      <w:r w:rsidRPr="00912520">
        <w:rPr>
          <w:rFonts w:ascii="Times New Roman" w:hAnsi="Times New Roman"/>
          <w:spacing w:val="-1"/>
        </w:rPr>
        <w:t>event</w:t>
      </w:r>
      <w:r w:rsidRPr="00912520">
        <w:rPr>
          <w:rFonts w:ascii="Times New Roman" w:hAnsi="Times New Roman"/>
        </w:rPr>
        <w:t xml:space="preserve"> of</w:t>
      </w:r>
      <w:r w:rsidRPr="00912520">
        <w:rPr>
          <w:rFonts w:ascii="Times New Roman" w:hAnsi="Times New Roman"/>
          <w:spacing w:val="-3"/>
        </w:rPr>
        <w:t xml:space="preserve"> </w:t>
      </w:r>
      <w:r w:rsidRPr="00912520">
        <w:rPr>
          <w:rFonts w:ascii="Times New Roman" w:hAnsi="Times New Roman"/>
        </w:rPr>
        <w:t xml:space="preserve">such </w:t>
      </w:r>
      <w:r w:rsidRPr="00912520">
        <w:rPr>
          <w:rFonts w:ascii="Times New Roman" w:hAnsi="Times New Roman"/>
          <w:spacing w:val="-2"/>
        </w:rPr>
        <w:t>suspension</w:t>
      </w:r>
      <w:r w:rsidRPr="00912520">
        <w:rPr>
          <w:rFonts w:ascii="Times New Roman" w:hAnsi="Times New Roman"/>
        </w:rPr>
        <w:t xml:space="preserve"> or </w:t>
      </w:r>
      <w:r w:rsidRPr="00912520">
        <w:rPr>
          <w:rFonts w:ascii="Times New Roman" w:hAnsi="Times New Roman"/>
          <w:spacing w:val="-1"/>
        </w:rPr>
        <w:t>extensio</w:t>
      </w:r>
      <w:r w:rsidR="00795579">
        <w:rPr>
          <w:rFonts w:ascii="Times New Roman" w:hAnsi="Times New Roman"/>
          <w:spacing w:val="-1"/>
        </w:rPr>
        <w:t>n the Supplie</w:t>
      </w:r>
      <w:r w:rsidRPr="00912520">
        <w:rPr>
          <w:rFonts w:ascii="Times New Roman" w:hAnsi="Times New Roman"/>
          <w:spacing w:val="-2"/>
        </w:rPr>
        <w:t>r</w:t>
      </w:r>
      <w:r w:rsidRPr="00912520">
        <w:rPr>
          <w:rFonts w:ascii="Times New Roman" w:hAnsi="Times New Roman"/>
        </w:rPr>
        <w:t xml:space="preserve"> </w:t>
      </w:r>
      <w:r w:rsidRPr="00912520">
        <w:rPr>
          <w:rFonts w:ascii="Times New Roman" w:hAnsi="Times New Roman"/>
          <w:spacing w:val="-1"/>
        </w:rPr>
        <w:t>shall</w:t>
      </w:r>
      <w:r w:rsidRPr="00912520">
        <w:rPr>
          <w:rFonts w:ascii="Times New Roman" w:hAnsi="Times New Roman"/>
        </w:rPr>
        <w:t xml:space="preserve"> be</w:t>
      </w:r>
      <w:r w:rsidRPr="00912520">
        <w:rPr>
          <w:rFonts w:ascii="Times New Roman" w:hAnsi="Times New Roman"/>
          <w:spacing w:val="-3"/>
        </w:rPr>
        <w:t xml:space="preserve"> </w:t>
      </w:r>
      <w:r w:rsidRPr="00912520">
        <w:rPr>
          <w:rFonts w:ascii="Times New Roman" w:hAnsi="Times New Roman"/>
          <w:spacing w:val="-1"/>
        </w:rPr>
        <w:t>entitled</w:t>
      </w:r>
      <w:r w:rsidRPr="00912520">
        <w:rPr>
          <w:rFonts w:ascii="Times New Roman" w:hAnsi="Times New Roman"/>
        </w:rPr>
        <w:t xml:space="preserve"> to </w:t>
      </w:r>
      <w:r w:rsidRPr="00912520">
        <w:rPr>
          <w:rFonts w:ascii="Times New Roman" w:hAnsi="Times New Roman"/>
          <w:spacing w:val="-1"/>
        </w:rPr>
        <w:t>reimbursement</w:t>
      </w:r>
      <w:r w:rsidRPr="00912520">
        <w:rPr>
          <w:rFonts w:ascii="Times New Roman" w:hAnsi="Times New Roman"/>
        </w:rPr>
        <w:t xml:space="preserve"> for </w:t>
      </w:r>
      <w:r w:rsidRPr="00912520">
        <w:rPr>
          <w:rFonts w:ascii="Times New Roman" w:hAnsi="Times New Roman"/>
          <w:spacing w:val="-2"/>
        </w:rPr>
        <w:t>additional</w:t>
      </w:r>
      <w:r w:rsidRPr="00912520">
        <w:rPr>
          <w:rFonts w:ascii="Times New Roman" w:hAnsi="Times New Roman"/>
          <w:spacing w:val="-3"/>
        </w:rPr>
        <w:t xml:space="preserve"> </w:t>
      </w:r>
      <w:r w:rsidRPr="00912520">
        <w:rPr>
          <w:rFonts w:ascii="Times New Roman" w:hAnsi="Times New Roman"/>
        </w:rPr>
        <w:t>costs</w:t>
      </w:r>
      <w:r w:rsidRPr="00912520">
        <w:rPr>
          <w:rFonts w:ascii="Times New Roman" w:hAnsi="Times New Roman"/>
          <w:spacing w:val="-3"/>
        </w:rPr>
        <w:t xml:space="preserve"> </w:t>
      </w:r>
      <w:del w:id="736" w:author="Santiago Angueira, Joanne" w:date="2021-07-26T16:12:00Z">
        <w:r w:rsidRPr="00912520" w:rsidDel="00DC1CFF">
          <w:rPr>
            <w:rFonts w:ascii="Times New Roman" w:hAnsi="Times New Roman"/>
            <w:spacing w:val="-2"/>
          </w:rPr>
          <w:delText>unavoidable</w:delText>
        </w:r>
        <w:r w:rsidRPr="00912520" w:rsidDel="00DC1CFF">
          <w:rPr>
            <w:rFonts w:ascii="Times New Roman" w:hAnsi="Times New Roman"/>
          </w:rPr>
          <w:delText xml:space="preserve"> </w:delText>
        </w:r>
        <w:r w:rsidRPr="00912520" w:rsidDel="00DC1CFF">
          <w:rPr>
            <w:rFonts w:ascii="Times New Roman" w:hAnsi="Times New Roman"/>
            <w:spacing w:val="-2"/>
          </w:rPr>
          <w:delText>and</w:delText>
        </w:r>
        <w:r w:rsidRPr="00912520" w:rsidDel="00DC1CFF">
          <w:rPr>
            <w:rFonts w:ascii="Times New Roman" w:hAnsi="Times New Roman"/>
          </w:rPr>
          <w:delText xml:space="preserve"> </w:delText>
        </w:r>
        <w:r w:rsidRPr="00912520" w:rsidDel="00DC1CFF">
          <w:rPr>
            <w:rFonts w:ascii="Times New Roman" w:hAnsi="Times New Roman"/>
            <w:spacing w:val="-2"/>
          </w:rPr>
          <w:delText>necessarily</w:delText>
        </w:r>
      </w:del>
      <w:r w:rsidRPr="00912520">
        <w:rPr>
          <w:rFonts w:ascii="Times New Roman" w:hAnsi="Times New Roman"/>
          <w:spacing w:val="73"/>
        </w:rPr>
        <w:t xml:space="preserve"> </w:t>
      </w:r>
      <w:r w:rsidRPr="00912520">
        <w:rPr>
          <w:rFonts w:ascii="Times New Roman" w:hAnsi="Times New Roman"/>
          <w:spacing w:val="-1"/>
        </w:rPr>
        <w:t>incurred</w:t>
      </w:r>
      <w:r w:rsidRPr="00912520">
        <w:rPr>
          <w:rFonts w:ascii="Times New Roman" w:hAnsi="Times New Roman"/>
        </w:rPr>
        <w:t xml:space="preserve"> by </w:t>
      </w:r>
      <w:r w:rsidR="00021072">
        <w:rPr>
          <w:rFonts w:ascii="Times New Roman" w:hAnsi="Times New Roman"/>
        </w:rPr>
        <w:t xml:space="preserve">the Supplier </w:t>
      </w:r>
      <w:r w:rsidRPr="00912520">
        <w:rPr>
          <w:rFonts w:ascii="Times New Roman" w:hAnsi="Times New Roman"/>
        </w:rPr>
        <w:t xml:space="preserve">in </w:t>
      </w:r>
      <w:r w:rsidRPr="00912520">
        <w:rPr>
          <w:rFonts w:ascii="Times New Roman" w:hAnsi="Times New Roman"/>
          <w:spacing w:val="-1"/>
        </w:rPr>
        <w:t>effecting</w:t>
      </w:r>
      <w:r w:rsidRPr="00912520">
        <w:rPr>
          <w:rFonts w:ascii="Times New Roman" w:hAnsi="Times New Roman"/>
          <w:spacing w:val="-3"/>
        </w:rPr>
        <w:t xml:space="preserve"> </w:t>
      </w:r>
      <w:r w:rsidRPr="00912520">
        <w:rPr>
          <w:rFonts w:ascii="Times New Roman" w:hAnsi="Times New Roman"/>
        </w:rPr>
        <w:t xml:space="preserve">such </w:t>
      </w:r>
      <w:r w:rsidRPr="00912520">
        <w:rPr>
          <w:rFonts w:ascii="Times New Roman" w:hAnsi="Times New Roman"/>
          <w:spacing w:val="-2"/>
        </w:rPr>
        <w:t>suspension</w:t>
      </w:r>
      <w:r w:rsidRPr="00912520">
        <w:rPr>
          <w:rFonts w:ascii="Times New Roman" w:hAnsi="Times New Roman"/>
        </w:rPr>
        <w:t xml:space="preserve"> or </w:t>
      </w:r>
      <w:r w:rsidRPr="00912520">
        <w:rPr>
          <w:rFonts w:ascii="Times New Roman" w:hAnsi="Times New Roman"/>
          <w:spacing w:val="-2"/>
        </w:rPr>
        <w:t>extension</w:t>
      </w:r>
      <w:r w:rsidRPr="00912520">
        <w:rPr>
          <w:rFonts w:ascii="Times New Roman" w:hAnsi="Times New Roman"/>
        </w:rPr>
        <w:t xml:space="preserve"> </w:t>
      </w:r>
      <w:r w:rsidRPr="00912520">
        <w:rPr>
          <w:rFonts w:ascii="Times New Roman" w:hAnsi="Times New Roman"/>
          <w:spacing w:val="-2"/>
        </w:rPr>
        <w:t>period,</w:t>
      </w:r>
      <w:r w:rsidRPr="00912520">
        <w:rPr>
          <w:rFonts w:ascii="Times New Roman" w:hAnsi="Times New Roman"/>
        </w:rPr>
        <w:t xml:space="preserve"> </w:t>
      </w:r>
      <w:r w:rsidRPr="00912520">
        <w:rPr>
          <w:rFonts w:ascii="Times New Roman" w:hAnsi="Times New Roman"/>
          <w:spacing w:val="1"/>
        </w:rPr>
        <w:t>to</w:t>
      </w:r>
      <w:r w:rsidRPr="00912520">
        <w:rPr>
          <w:rFonts w:ascii="Times New Roman" w:hAnsi="Times New Roman"/>
        </w:rPr>
        <w:t xml:space="preserve"> the </w:t>
      </w:r>
      <w:r w:rsidRPr="00912520">
        <w:rPr>
          <w:rFonts w:ascii="Times New Roman" w:hAnsi="Times New Roman"/>
          <w:spacing w:val="-1"/>
        </w:rPr>
        <w:t>extent</w:t>
      </w:r>
      <w:r w:rsidRPr="00912520">
        <w:rPr>
          <w:rFonts w:ascii="Times New Roman" w:hAnsi="Times New Roman"/>
          <w:spacing w:val="-3"/>
        </w:rPr>
        <w:t xml:space="preserve"> </w:t>
      </w:r>
      <w:r w:rsidRPr="00912520">
        <w:rPr>
          <w:rFonts w:ascii="Times New Roman" w:hAnsi="Times New Roman"/>
          <w:spacing w:val="-1"/>
        </w:rPr>
        <w:t>that</w:t>
      </w:r>
      <w:r w:rsidRPr="00912520">
        <w:rPr>
          <w:rFonts w:ascii="Times New Roman" w:hAnsi="Times New Roman"/>
          <w:spacing w:val="-3"/>
        </w:rPr>
        <w:t xml:space="preserve"> </w:t>
      </w:r>
      <w:r w:rsidRPr="00912520">
        <w:rPr>
          <w:rFonts w:ascii="Times New Roman" w:hAnsi="Times New Roman"/>
        </w:rPr>
        <w:t>such</w:t>
      </w:r>
      <w:r w:rsidRPr="00912520">
        <w:rPr>
          <w:rFonts w:ascii="Times New Roman" w:hAnsi="Times New Roman"/>
          <w:spacing w:val="63"/>
        </w:rPr>
        <w:t xml:space="preserve"> </w:t>
      </w:r>
      <w:r w:rsidRPr="00912520">
        <w:rPr>
          <w:rFonts w:ascii="Times New Roman" w:hAnsi="Times New Roman"/>
          <w:spacing w:val="-2"/>
        </w:rPr>
        <w:t>additional</w:t>
      </w:r>
      <w:r w:rsidRPr="00912520">
        <w:rPr>
          <w:rFonts w:ascii="Times New Roman" w:hAnsi="Times New Roman"/>
          <w:spacing w:val="-3"/>
        </w:rPr>
        <w:t xml:space="preserve"> </w:t>
      </w:r>
      <w:r w:rsidRPr="00912520">
        <w:rPr>
          <w:rFonts w:ascii="Times New Roman" w:hAnsi="Times New Roman"/>
        </w:rPr>
        <w:t>costs</w:t>
      </w:r>
      <w:r w:rsidRPr="00912520">
        <w:rPr>
          <w:rFonts w:ascii="Times New Roman" w:hAnsi="Times New Roman"/>
          <w:spacing w:val="3"/>
        </w:rPr>
        <w:t xml:space="preserve"> </w:t>
      </w:r>
      <w:r w:rsidRPr="00912520">
        <w:rPr>
          <w:rFonts w:ascii="Times New Roman" w:hAnsi="Times New Roman"/>
        </w:rPr>
        <w:t>are</w:t>
      </w:r>
      <w:r w:rsidRPr="00912520">
        <w:rPr>
          <w:rFonts w:ascii="Times New Roman" w:hAnsi="Times New Roman"/>
          <w:spacing w:val="-3"/>
        </w:rPr>
        <w:t xml:space="preserve"> </w:t>
      </w:r>
      <w:ins w:id="737" w:author="Santiago Angueira, Joanne" w:date="2021-07-26T16:13:00Z">
        <w:r w:rsidR="00DC1CFF">
          <w:rPr>
            <w:rFonts w:ascii="Times New Roman" w:hAnsi="Times New Roman"/>
            <w:spacing w:val="-3"/>
          </w:rPr>
          <w:t>reasonably substantiated</w:t>
        </w:r>
      </w:ins>
      <w:ins w:id="738" w:author="Santiago Angueira, Joanne" w:date="2021-07-26T16:14:00Z">
        <w:r w:rsidR="00DC1CFF">
          <w:rPr>
            <w:rFonts w:ascii="Times New Roman" w:hAnsi="Times New Roman"/>
            <w:spacing w:val="-3"/>
          </w:rPr>
          <w:t xml:space="preserve"> by Supplier</w:t>
        </w:r>
      </w:ins>
      <w:del w:id="739" w:author="Santiago Angueira, Joanne" w:date="2021-07-26T16:14:00Z">
        <w:r w:rsidRPr="00912520" w:rsidDel="00DC1CFF">
          <w:rPr>
            <w:rFonts w:ascii="Times New Roman" w:hAnsi="Times New Roman"/>
            <w:spacing w:val="-1"/>
          </w:rPr>
          <w:delText>actually</w:delText>
        </w:r>
        <w:r w:rsidRPr="00912520" w:rsidDel="00DC1CFF">
          <w:rPr>
            <w:rFonts w:ascii="Times New Roman" w:hAnsi="Times New Roman"/>
          </w:rPr>
          <w:delText xml:space="preserve"> </w:delText>
        </w:r>
        <w:r w:rsidRPr="00912520" w:rsidDel="00DC1CFF">
          <w:rPr>
            <w:rFonts w:ascii="Times New Roman" w:hAnsi="Times New Roman"/>
            <w:spacing w:val="-1"/>
          </w:rPr>
          <w:delText>incurred</w:delText>
        </w:r>
      </w:del>
      <w:r w:rsidRPr="00912520">
        <w:rPr>
          <w:rFonts w:ascii="Times New Roman" w:hAnsi="Times New Roman"/>
          <w:spacing w:val="-1"/>
        </w:rPr>
        <w:t>,</w:t>
      </w:r>
      <w:r w:rsidRPr="00912520">
        <w:rPr>
          <w:rFonts w:ascii="Times New Roman" w:hAnsi="Times New Roman"/>
        </w:rPr>
        <w:t xml:space="preserve"> if</w:t>
      </w:r>
      <w:r w:rsidRPr="00912520">
        <w:rPr>
          <w:rFonts w:ascii="Times New Roman" w:hAnsi="Times New Roman"/>
          <w:spacing w:val="-3"/>
        </w:rPr>
        <w:t xml:space="preserve"> </w:t>
      </w:r>
      <w:r w:rsidRPr="00912520">
        <w:rPr>
          <w:rFonts w:ascii="Times New Roman" w:hAnsi="Times New Roman"/>
          <w:spacing w:val="-1"/>
        </w:rPr>
        <w:t>claimed</w:t>
      </w:r>
      <w:r w:rsidRPr="00912520">
        <w:rPr>
          <w:rFonts w:ascii="Times New Roman" w:hAnsi="Times New Roman"/>
          <w:spacing w:val="-3"/>
        </w:rPr>
        <w:t xml:space="preserve"> </w:t>
      </w:r>
      <w:r w:rsidRPr="00912520">
        <w:rPr>
          <w:rFonts w:ascii="Times New Roman" w:hAnsi="Times New Roman"/>
          <w:spacing w:val="-1"/>
        </w:rPr>
        <w:t>within</w:t>
      </w:r>
      <w:r w:rsidRPr="00912520">
        <w:rPr>
          <w:rFonts w:ascii="Times New Roman" w:hAnsi="Times New Roman"/>
        </w:rPr>
        <w:t xml:space="preserve"> </w:t>
      </w:r>
      <w:r w:rsidRPr="00912520">
        <w:rPr>
          <w:rFonts w:ascii="Times New Roman" w:hAnsi="Times New Roman"/>
          <w:spacing w:val="-2"/>
        </w:rPr>
        <w:t>thirty</w:t>
      </w:r>
      <w:r w:rsidRPr="00912520">
        <w:rPr>
          <w:rFonts w:ascii="Times New Roman" w:hAnsi="Times New Roman"/>
          <w:spacing w:val="3"/>
        </w:rPr>
        <w:t xml:space="preserve"> </w:t>
      </w:r>
      <w:r w:rsidRPr="00912520">
        <w:rPr>
          <w:rFonts w:ascii="Times New Roman" w:hAnsi="Times New Roman"/>
          <w:spacing w:val="-1"/>
        </w:rPr>
        <w:t>(30)</w:t>
      </w:r>
      <w:r w:rsidRPr="00912520">
        <w:rPr>
          <w:rFonts w:ascii="Times New Roman" w:hAnsi="Times New Roman"/>
        </w:rPr>
        <w:t xml:space="preserve"> </w:t>
      </w:r>
      <w:ins w:id="740" w:author="Santiago Angueira, Joanne" w:date="2021-07-26T16:13:00Z">
        <w:r w:rsidR="00DC1CFF">
          <w:rPr>
            <w:rFonts w:ascii="Times New Roman" w:hAnsi="Times New Roman"/>
          </w:rPr>
          <w:t>Business Days</w:t>
        </w:r>
      </w:ins>
      <w:del w:id="741" w:author="Santiago Angueira, Joanne" w:date="2021-07-26T16:13:00Z">
        <w:r w:rsidRPr="00912520" w:rsidDel="00DC1CFF">
          <w:rPr>
            <w:rFonts w:ascii="Times New Roman" w:hAnsi="Times New Roman"/>
            <w:spacing w:val="-1"/>
          </w:rPr>
          <w:delText>calendar</w:delText>
        </w:r>
        <w:r w:rsidRPr="00912520" w:rsidDel="00DC1CFF">
          <w:rPr>
            <w:rFonts w:ascii="Times New Roman" w:hAnsi="Times New Roman"/>
          </w:rPr>
          <w:delText xml:space="preserve"> </w:delText>
        </w:r>
        <w:r w:rsidRPr="00912520" w:rsidDel="00DC1CFF">
          <w:rPr>
            <w:rFonts w:ascii="Times New Roman" w:hAnsi="Times New Roman"/>
            <w:spacing w:val="-1"/>
          </w:rPr>
          <w:delText>days</w:delText>
        </w:r>
      </w:del>
      <w:r w:rsidRPr="00912520">
        <w:rPr>
          <w:rFonts w:ascii="Times New Roman" w:hAnsi="Times New Roman"/>
        </w:rPr>
        <w:t xml:space="preserve"> </w:t>
      </w:r>
      <w:r w:rsidRPr="00912520">
        <w:rPr>
          <w:rFonts w:ascii="Times New Roman" w:hAnsi="Times New Roman"/>
          <w:spacing w:val="-1"/>
        </w:rPr>
        <w:t>after</w:t>
      </w:r>
      <w:r w:rsidRPr="00912520">
        <w:rPr>
          <w:rFonts w:ascii="Times New Roman" w:hAnsi="Times New Roman"/>
          <w:spacing w:val="47"/>
        </w:rPr>
        <w:t xml:space="preserve"> </w:t>
      </w:r>
      <w:r w:rsidRPr="00912520">
        <w:rPr>
          <w:rFonts w:ascii="Times New Roman" w:hAnsi="Times New Roman"/>
          <w:spacing w:val="-1"/>
        </w:rPr>
        <w:t>resumption</w:t>
      </w:r>
      <w:r w:rsidRPr="00912520">
        <w:rPr>
          <w:rFonts w:ascii="Times New Roman" w:hAnsi="Times New Roman"/>
        </w:rPr>
        <w:t xml:space="preserve"> of </w:t>
      </w:r>
      <w:r w:rsidRPr="00912520">
        <w:rPr>
          <w:rFonts w:ascii="Times New Roman" w:hAnsi="Times New Roman"/>
          <w:spacing w:val="-2"/>
        </w:rPr>
        <w:t>performance.</w:t>
      </w:r>
      <w:bookmarkEnd w:id="730"/>
      <w:bookmarkEnd w:id="731"/>
      <w:bookmarkEnd w:id="732"/>
      <w:bookmarkEnd w:id="733"/>
      <w:bookmarkEnd w:id="734"/>
      <w:ins w:id="742" w:author="Santiago Angueira, Joanne" w:date="2021-07-26T16:13:00Z">
        <w:r w:rsidR="00DC1CFF">
          <w:rPr>
            <w:rFonts w:ascii="Times New Roman" w:hAnsi="Times New Roman"/>
            <w:spacing w:val="-2"/>
          </w:rPr>
          <w:t xml:space="preserve"> </w:t>
        </w:r>
      </w:ins>
      <w:ins w:id="743" w:author="Santiago Angueira, Joanne" w:date="2021-07-26T16:15:00Z">
        <w:r w:rsidR="0091211B">
          <w:rPr>
            <w:rFonts w:ascii="Times New Roman" w:hAnsi="Times New Roman"/>
            <w:spacing w:val="-2"/>
          </w:rPr>
          <w:t xml:space="preserve">In the event of a suspension </w:t>
        </w:r>
      </w:ins>
      <w:ins w:id="744" w:author="Santiago Angueira, Joanne" w:date="2021-07-27T13:42:00Z">
        <w:r w:rsidR="0091211B">
          <w:rPr>
            <w:rFonts w:ascii="Times New Roman" w:hAnsi="Times New Roman"/>
            <w:spacing w:val="-2"/>
          </w:rPr>
          <w:t xml:space="preserve">Company shall be liable to </w:t>
        </w:r>
      </w:ins>
      <w:ins w:id="745" w:author="Santiago Angueira, Joanne" w:date="2021-07-27T13:43:00Z">
        <w:r w:rsidR="0091211B">
          <w:rPr>
            <w:rFonts w:ascii="Times New Roman" w:hAnsi="Times New Roman"/>
            <w:spacing w:val="-2"/>
          </w:rPr>
          <w:t>Supplier, without limiting the gen</w:t>
        </w:r>
      </w:ins>
      <w:ins w:id="746" w:author="Santiago Angueira, Joanne" w:date="2021-07-27T13:44:00Z">
        <w:r w:rsidR="0091211B">
          <w:rPr>
            <w:rFonts w:ascii="Times New Roman" w:hAnsi="Times New Roman"/>
            <w:spacing w:val="-2"/>
          </w:rPr>
          <w:t>e</w:t>
        </w:r>
      </w:ins>
      <w:ins w:id="747" w:author="Santiago Angueira, Joanne" w:date="2021-07-27T13:43:00Z">
        <w:r w:rsidR="0091211B">
          <w:rPr>
            <w:rFonts w:ascii="Times New Roman" w:hAnsi="Times New Roman"/>
            <w:spacing w:val="-2"/>
          </w:rPr>
          <w:t>rality of the forgoing,</w:t>
        </w:r>
      </w:ins>
      <w:ins w:id="748" w:author="Santiago Angueira, Joanne" w:date="2021-07-26T16:14:00Z">
        <w:r w:rsidR="00DC1CFF">
          <w:rPr>
            <w:rFonts w:ascii="Times New Roman" w:hAnsi="Times New Roman"/>
            <w:spacing w:val="-2"/>
          </w:rPr>
          <w:t xml:space="preserve"> </w:t>
        </w:r>
      </w:ins>
      <w:ins w:id="749" w:author="Santiago Angueira, Joanne" w:date="2021-07-27T13:43:00Z">
        <w:r w:rsidR="0091211B">
          <w:rPr>
            <w:rFonts w:ascii="Times New Roman" w:hAnsi="Times New Roman"/>
            <w:spacing w:val="-2"/>
          </w:rPr>
          <w:t>for the costs of</w:t>
        </w:r>
      </w:ins>
      <w:ins w:id="750" w:author="Santiago Angueira, Joanne" w:date="2021-07-26T16:14:00Z">
        <w:r w:rsidR="0091211B">
          <w:rPr>
            <w:rFonts w:ascii="Times New Roman" w:hAnsi="Times New Roman"/>
            <w:spacing w:val="-2"/>
          </w:rPr>
          <w:t xml:space="preserve"> </w:t>
        </w:r>
        <w:r w:rsidR="00DC1CFF">
          <w:rPr>
            <w:rFonts w:ascii="Times New Roman" w:hAnsi="Times New Roman"/>
            <w:spacing w:val="-2"/>
          </w:rPr>
          <w:t xml:space="preserve">storage, remobilization/demobilization and increased </w:t>
        </w:r>
      </w:ins>
      <w:ins w:id="751" w:author="Santiago Angueira, Joanne" w:date="2021-07-26T16:15:00Z">
        <w:r w:rsidR="00DC1CFF">
          <w:rPr>
            <w:rFonts w:ascii="Times New Roman" w:hAnsi="Times New Roman"/>
            <w:spacing w:val="-2"/>
          </w:rPr>
          <w:t>material</w:t>
        </w:r>
      </w:ins>
      <w:ins w:id="752" w:author="Whipple, Blu" w:date="2021-07-29T14:00:00Z">
        <w:r w:rsidR="003C385B">
          <w:rPr>
            <w:rFonts w:ascii="Times New Roman" w:hAnsi="Times New Roman"/>
            <w:spacing w:val="-2"/>
          </w:rPr>
          <w:t xml:space="preserve"> and labor</w:t>
        </w:r>
      </w:ins>
      <w:ins w:id="753" w:author="Santiago Angueira, Joanne" w:date="2021-07-26T16:15:00Z">
        <w:r w:rsidR="00DC1CFF">
          <w:rPr>
            <w:rFonts w:ascii="Times New Roman" w:hAnsi="Times New Roman"/>
            <w:spacing w:val="-2"/>
          </w:rPr>
          <w:t xml:space="preserve"> pricing.</w:t>
        </w:r>
      </w:ins>
    </w:p>
    <w:p w14:paraId="09235EB1" w14:textId="76DF4DB3" w:rsidR="00DB7BD4" w:rsidRPr="00312557" w:rsidRDefault="00DB7BD4" w:rsidP="00DB7BD4">
      <w:pPr>
        <w:pStyle w:val="ArticleL1"/>
        <w:rPr>
          <w:rFonts w:ascii="Times New Roman" w:hAnsi="Times New Roman"/>
          <w:sz w:val="24"/>
          <w:szCs w:val="24"/>
        </w:rPr>
      </w:pPr>
      <w:bookmarkStart w:id="754" w:name="_Toc55295951"/>
      <w:r w:rsidRPr="00312557">
        <w:rPr>
          <w:rFonts w:ascii="Times New Roman" w:hAnsi="Times New Roman"/>
          <w:sz w:val="24"/>
          <w:szCs w:val="24"/>
        </w:rPr>
        <w:t>TERMINATION FOR CONVENIENCE</w:t>
      </w:r>
      <w:bookmarkEnd w:id="727"/>
      <w:bookmarkEnd w:id="728"/>
      <w:bookmarkEnd w:id="729"/>
      <w:bookmarkEnd w:id="754"/>
    </w:p>
    <w:p w14:paraId="2CF44F38" w14:textId="77777777" w:rsidR="00DB7BD4" w:rsidRPr="00C1490B" w:rsidRDefault="00DB7BD4" w:rsidP="00DB7BD4">
      <w:pPr>
        <w:pStyle w:val="ArticleL2"/>
        <w:rPr>
          <w:rFonts w:ascii="Times New Roman" w:hAnsi="Times New Roman"/>
        </w:rPr>
      </w:pPr>
      <w:bookmarkStart w:id="755" w:name="_Ref323885975"/>
      <w:bookmarkStart w:id="756" w:name="_Toc324838323"/>
      <w:bookmarkStart w:id="757" w:name="_Toc55295952"/>
      <w:r w:rsidRPr="00C1490B">
        <w:rPr>
          <w:rFonts w:ascii="Times New Roman" w:hAnsi="Times New Roman"/>
        </w:rPr>
        <w:t>Company Right to Terminate for Convenience</w:t>
      </w:r>
      <w:bookmarkEnd w:id="755"/>
      <w:bookmarkEnd w:id="756"/>
      <w:bookmarkEnd w:id="757"/>
    </w:p>
    <w:p w14:paraId="338FE38C" w14:textId="6B3C13C7" w:rsidR="00DB7BD4" w:rsidRPr="00C1490B" w:rsidRDefault="00DB7BD4" w:rsidP="00DB7BD4">
      <w:pPr>
        <w:pStyle w:val="ArticleCont2"/>
        <w:rPr>
          <w:rFonts w:ascii="Times New Roman" w:hAnsi="Times New Roman"/>
        </w:rPr>
      </w:pPr>
      <w:bookmarkStart w:id="758" w:name="_Ref307825875"/>
      <w:r w:rsidRPr="00C1490B">
        <w:rPr>
          <w:rFonts w:ascii="Times New Roman" w:hAnsi="Times New Roman"/>
        </w:rPr>
        <w:t>The Company may, in its sole discretion, terminate this Agreement with or without cause at any time by giving thirty (30) days</w:t>
      </w:r>
      <w:r w:rsidR="00B85926">
        <w:rPr>
          <w:rFonts w:ascii="Times New Roman" w:hAnsi="Times New Roman"/>
        </w:rPr>
        <w:t>’</w:t>
      </w:r>
      <w:r w:rsidRPr="00C1490B">
        <w:rPr>
          <w:rFonts w:ascii="Times New Roman" w:hAnsi="Times New Roman"/>
        </w:rPr>
        <w:t xml:space="preserve"> prior written Notice of termination to the Supplier.</w:t>
      </w:r>
      <w:bookmarkEnd w:id="758"/>
    </w:p>
    <w:p w14:paraId="32194149" w14:textId="77777777" w:rsidR="00DB7BD4" w:rsidRPr="00C1490B" w:rsidRDefault="00DB7BD4" w:rsidP="00DB7BD4">
      <w:pPr>
        <w:pStyle w:val="ArticleL2"/>
        <w:rPr>
          <w:rFonts w:ascii="Times New Roman" w:hAnsi="Times New Roman"/>
        </w:rPr>
      </w:pPr>
      <w:bookmarkStart w:id="759" w:name="_Ref323885982"/>
      <w:bookmarkStart w:id="760" w:name="_Ref323885988"/>
      <w:bookmarkStart w:id="761" w:name="_Ref323885993"/>
      <w:bookmarkStart w:id="762" w:name="_Toc324838324"/>
      <w:bookmarkStart w:id="763" w:name="_Toc55295953"/>
      <w:r w:rsidRPr="00C1490B">
        <w:rPr>
          <w:rFonts w:ascii="Times New Roman" w:hAnsi="Times New Roman"/>
        </w:rPr>
        <w:t>Claims for Payment Following Termination for Convenience</w:t>
      </w:r>
      <w:bookmarkEnd w:id="759"/>
      <w:bookmarkEnd w:id="760"/>
      <w:bookmarkEnd w:id="761"/>
      <w:bookmarkEnd w:id="762"/>
      <w:bookmarkEnd w:id="763"/>
    </w:p>
    <w:p w14:paraId="69850998" w14:textId="478F9D26" w:rsidR="00DB7BD4" w:rsidRPr="008B35E1" w:rsidRDefault="00DB7BD4" w:rsidP="008B35E1">
      <w:pPr>
        <w:pStyle w:val="ArticleL3"/>
        <w:rPr>
          <w:rFonts w:ascii="Times New Roman" w:hAnsi="Times New Roman"/>
        </w:rPr>
      </w:pPr>
      <w:r w:rsidRPr="00C1490B">
        <w:rPr>
          <w:rFonts w:ascii="Times New Roman" w:hAnsi="Times New Roman"/>
        </w:rPr>
        <w:t xml:space="preserve">If this Agreement is terminated by the Company pursuant to Section </w:t>
      </w:r>
      <w:r w:rsidR="00E52783" w:rsidRPr="00C1490B">
        <w:rPr>
          <w:rFonts w:ascii="Times New Roman" w:hAnsi="Times New Roman"/>
        </w:rPr>
        <w:fldChar w:fldCharType="begin"/>
      </w:r>
      <w:r w:rsidRPr="00C1490B">
        <w:rPr>
          <w:rFonts w:ascii="Times New Roman" w:hAnsi="Times New Roman"/>
        </w:rPr>
        <w:instrText xml:space="preserve"> REF _Ref323885975 \r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983275">
        <w:rPr>
          <w:rFonts w:ascii="Times New Roman" w:hAnsi="Times New Roman"/>
        </w:rPr>
        <w:t>4</w:t>
      </w:r>
      <w:r w:rsidR="00BF5213">
        <w:rPr>
          <w:rFonts w:ascii="Times New Roman" w:hAnsi="Times New Roman"/>
        </w:rPr>
        <w:t>.1</w:t>
      </w:r>
      <w:r w:rsidR="00E52783" w:rsidRPr="00C1490B">
        <w:rPr>
          <w:rFonts w:ascii="Times New Roman" w:hAnsi="Times New Roman"/>
        </w:rPr>
        <w:fldChar w:fldCharType="end"/>
      </w:r>
      <w:r w:rsidRPr="00C1490B">
        <w:rPr>
          <w:rFonts w:ascii="Times New Roman" w:hAnsi="Times New Roman"/>
        </w:rPr>
        <w:t>, the Company shall compensate the Sup</w:t>
      </w:r>
      <w:r w:rsidR="00A62292" w:rsidRPr="00C1490B">
        <w:rPr>
          <w:rFonts w:ascii="Times New Roman" w:hAnsi="Times New Roman"/>
        </w:rPr>
        <w:t xml:space="preserve">plier </w:t>
      </w:r>
      <w:r w:rsidR="008B35E1">
        <w:rPr>
          <w:rFonts w:ascii="Times New Roman" w:hAnsi="Times New Roman"/>
        </w:rPr>
        <w:t xml:space="preserve">for </w:t>
      </w:r>
      <w:r w:rsidRPr="00611826">
        <w:rPr>
          <w:rFonts w:ascii="Times New Roman" w:hAnsi="Times New Roman"/>
        </w:rPr>
        <w:t>any reasonable and documented demobilization costs incurred by the Supplier solely as a result of the termination,</w:t>
      </w:r>
      <w:ins w:id="764" w:author="Santiago Angueira, Joanne" w:date="2021-07-26T16:16:00Z">
        <w:r w:rsidR="00E61D60">
          <w:rPr>
            <w:rFonts w:ascii="Times New Roman" w:hAnsi="Times New Roman"/>
          </w:rPr>
          <w:t xml:space="preserve"> </w:t>
        </w:r>
      </w:ins>
      <w:ins w:id="765" w:author="Santiago Angueira, Joanne" w:date="2021-07-27T13:44:00Z">
        <w:r w:rsidR="0091211B">
          <w:rPr>
            <w:rFonts w:ascii="Times New Roman" w:hAnsi="Times New Roman"/>
          </w:rPr>
          <w:t xml:space="preserve">as well as </w:t>
        </w:r>
      </w:ins>
      <w:ins w:id="766" w:author="Santiago Angueira, Joanne" w:date="2021-07-26T16:16:00Z">
        <w:r w:rsidR="00E61D60">
          <w:rPr>
            <w:rFonts w:ascii="Times New Roman" w:hAnsi="Times New Roman"/>
          </w:rPr>
          <w:t>for the cost of work performed and for work in process and for reasonable absorbed overhead and profit and the costs of non-returnable inventory and specialty equipment held for work in process prior to the date of terminat</w:t>
        </w:r>
      </w:ins>
      <w:ins w:id="767" w:author="Santiago Angueira, Joanne" w:date="2021-07-26T16:17:00Z">
        <w:r w:rsidR="00E61D60">
          <w:rPr>
            <w:rFonts w:ascii="Times New Roman" w:hAnsi="Times New Roman"/>
          </w:rPr>
          <w:t>i</w:t>
        </w:r>
      </w:ins>
      <w:ins w:id="768" w:author="Santiago Angueira, Joanne" w:date="2021-07-26T16:16:00Z">
        <w:r w:rsidR="00E61D60">
          <w:rPr>
            <w:rFonts w:ascii="Times New Roman" w:hAnsi="Times New Roman"/>
          </w:rPr>
          <w:t>on.</w:t>
        </w:r>
      </w:ins>
      <w:del w:id="769" w:author="Santiago Angueira, Joanne" w:date="2021-07-26T16:16:00Z">
        <w:r w:rsidR="008B35E1" w:rsidDel="00E61D60">
          <w:rPr>
            <w:rFonts w:ascii="Times New Roman" w:hAnsi="Times New Roman"/>
          </w:rPr>
          <w:delText xml:space="preserve"> </w:delText>
        </w:r>
        <w:r w:rsidRPr="008B35E1" w:rsidDel="00E61D60">
          <w:rPr>
            <w:rFonts w:ascii="Times New Roman" w:hAnsi="Times New Roman"/>
          </w:rPr>
          <w:delText xml:space="preserve">provided that the amount payable to the Supplier pursuant to this Section </w:delText>
        </w:r>
        <w:r w:rsidR="00E52783" w:rsidRPr="008B35E1" w:rsidDel="00E61D60">
          <w:rPr>
            <w:rFonts w:ascii="Times New Roman" w:hAnsi="Times New Roman"/>
          </w:rPr>
          <w:fldChar w:fldCharType="begin"/>
        </w:r>
        <w:r w:rsidRPr="008B35E1" w:rsidDel="00E61D60">
          <w:rPr>
            <w:rFonts w:ascii="Times New Roman" w:hAnsi="Times New Roman"/>
          </w:rPr>
          <w:delInstrText xml:space="preserve"> REF _Ref323885982 \r \h </w:delInstrText>
        </w:r>
        <w:r w:rsidR="00DC0C47" w:rsidRPr="008B35E1" w:rsidDel="00E61D60">
          <w:rPr>
            <w:rFonts w:ascii="Times New Roman" w:hAnsi="Times New Roman"/>
          </w:rPr>
          <w:delInstrText xml:space="preserve"> \* MERGEFORMAT </w:delInstrText>
        </w:r>
        <w:r w:rsidR="00E52783" w:rsidRPr="008B35E1" w:rsidDel="00E61D60">
          <w:rPr>
            <w:rFonts w:ascii="Times New Roman" w:hAnsi="Times New Roman"/>
          </w:rPr>
        </w:r>
        <w:r w:rsidR="00E52783" w:rsidRPr="008B35E1" w:rsidDel="00E61D60">
          <w:rPr>
            <w:rFonts w:ascii="Times New Roman" w:hAnsi="Times New Roman"/>
          </w:rPr>
          <w:fldChar w:fldCharType="separate"/>
        </w:r>
        <w:r w:rsidR="00BF5213" w:rsidRPr="008B35E1" w:rsidDel="00E61D60">
          <w:rPr>
            <w:rFonts w:ascii="Times New Roman" w:hAnsi="Times New Roman"/>
          </w:rPr>
          <w:delText>1</w:delText>
        </w:r>
        <w:r w:rsidR="00983275" w:rsidDel="00E61D60">
          <w:rPr>
            <w:rFonts w:ascii="Times New Roman" w:hAnsi="Times New Roman"/>
          </w:rPr>
          <w:delText>4</w:delText>
        </w:r>
        <w:r w:rsidR="00BF5213" w:rsidRPr="008B35E1" w:rsidDel="00E61D60">
          <w:rPr>
            <w:rFonts w:ascii="Times New Roman" w:hAnsi="Times New Roman"/>
          </w:rPr>
          <w:delText>.2</w:delText>
        </w:r>
        <w:r w:rsidR="00E52783" w:rsidRPr="008B35E1" w:rsidDel="00E61D60">
          <w:rPr>
            <w:rFonts w:ascii="Times New Roman" w:hAnsi="Times New Roman"/>
          </w:rPr>
          <w:fldChar w:fldCharType="end"/>
        </w:r>
        <w:r w:rsidRPr="008B35E1" w:rsidDel="00E61D60">
          <w:rPr>
            <w:rFonts w:ascii="Times New Roman" w:hAnsi="Times New Roman"/>
          </w:rPr>
          <w:delText xml:space="preserve"> shall be subject to adjustment to the extent the Supplier</w:delText>
        </w:r>
        <w:r w:rsidR="00B85926" w:rsidDel="00E61D60">
          <w:rPr>
            <w:rFonts w:ascii="Times New Roman" w:hAnsi="Times New Roman"/>
          </w:rPr>
          <w:delText>’</w:delText>
        </w:r>
        <w:r w:rsidRPr="008B35E1" w:rsidDel="00E61D60">
          <w:rPr>
            <w:rFonts w:ascii="Times New Roman" w:hAnsi="Times New Roman"/>
          </w:rPr>
          <w:delText>s obligations hereunder were not performed in accordance with the terms and conditions of this Agreement</w:delText>
        </w:r>
      </w:del>
      <w:r w:rsidRPr="008B35E1">
        <w:rPr>
          <w:rFonts w:ascii="Times New Roman" w:hAnsi="Times New Roman"/>
        </w:rPr>
        <w:t>.</w:t>
      </w:r>
    </w:p>
    <w:p w14:paraId="2FCDF126" w14:textId="6B8C976A" w:rsidR="00DB7BD4" w:rsidRPr="00C1490B" w:rsidRDefault="00DB7BD4" w:rsidP="00DB7BD4">
      <w:pPr>
        <w:pStyle w:val="ArticleL3"/>
        <w:rPr>
          <w:rFonts w:ascii="Times New Roman" w:hAnsi="Times New Roman"/>
        </w:rPr>
      </w:pPr>
      <w:r w:rsidRPr="00C1490B">
        <w:rPr>
          <w:rFonts w:ascii="Times New Roman" w:hAnsi="Times New Roman"/>
        </w:rPr>
        <w:t xml:space="preserve">Notwithstanding any other provision hereof, the Company shall be under no obligation to compensate the Supplier pursuant to this Section </w:t>
      </w:r>
      <w:r w:rsidR="00E52783" w:rsidRPr="00C1490B">
        <w:rPr>
          <w:rFonts w:ascii="Times New Roman" w:hAnsi="Times New Roman"/>
        </w:rPr>
        <w:fldChar w:fldCharType="begin"/>
      </w:r>
      <w:r w:rsidRPr="00C1490B">
        <w:rPr>
          <w:rFonts w:ascii="Times New Roman" w:hAnsi="Times New Roman"/>
        </w:rPr>
        <w:instrText xml:space="preserve"> REF _Ref323885988 \r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983275">
        <w:rPr>
          <w:rFonts w:ascii="Times New Roman" w:hAnsi="Times New Roman"/>
        </w:rPr>
        <w:t>4</w:t>
      </w:r>
      <w:r w:rsidR="00BF5213">
        <w:rPr>
          <w:rFonts w:ascii="Times New Roman" w:hAnsi="Times New Roman"/>
        </w:rPr>
        <w:t>.2</w:t>
      </w:r>
      <w:r w:rsidR="00E52783" w:rsidRPr="00C1490B">
        <w:rPr>
          <w:rFonts w:ascii="Times New Roman" w:hAnsi="Times New Roman"/>
        </w:rPr>
        <w:fldChar w:fldCharType="end"/>
      </w:r>
      <w:r w:rsidRPr="00C1490B">
        <w:rPr>
          <w:rFonts w:ascii="Times New Roman" w:hAnsi="Times New Roman"/>
        </w:rPr>
        <w:t xml:space="preserve"> for any amounts included in the calculation of the termination sum resulting from a failure of the Supplier to </w:t>
      </w:r>
      <w:ins w:id="770" w:author="Santiago Angueira, Joanne" w:date="2021-07-27T13:44:00Z">
        <w:r w:rsidR="0091211B">
          <w:rPr>
            <w:rFonts w:ascii="Times New Roman" w:hAnsi="Times New Roman"/>
          </w:rPr>
          <w:t xml:space="preserve">reasonably </w:t>
        </w:r>
      </w:ins>
      <w:del w:id="771" w:author="Santiago Angueira, Joanne" w:date="2021-07-27T13:44:00Z">
        <w:r w:rsidRPr="00C1490B" w:rsidDel="0091211B">
          <w:rPr>
            <w:rFonts w:ascii="Times New Roman" w:hAnsi="Times New Roman"/>
          </w:rPr>
          <w:delText>properly</w:delText>
        </w:r>
      </w:del>
      <w:r w:rsidRPr="00C1490B">
        <w:rPr>
          <w:rFonts w:ascii="Times New Roman" w:hAnsi="Times New Roman"/>
        </w:rPr>
        <w:t xml:space="preserve"> mitigate costs</w:t>
      </w:r>
      <w:del w:id="772" w:author="Santiago Angueira, Joanne" w:date="2021-07-26T16:18:00Z">
        <w:r w:rsidRPr="00C1490B" w:rsidDel="00E61D60">
          <w:rPr>
            <w:rFonts w:ascii="Times New Roman" w:hAnsi="Times New Roman"/>
          </w:rPr>
          <w:delText xml:space="preserve"> that could have been avoided by an experienced equipment supplier</w:delText>
        </w:r>
      </w:del>
      <w:r w:rsidRPr="00C1490B">
        <w:rPr>
          <w:rFonts w:ascii="Times New Roman" w:hAnsi="Times New Roman"/>
        </w:rPr>
        <w:t>.</w:t>
      </w:r>
    </w:p>
    <w:p w14:paraId="0AA90BFC" w14:textId="158ADE92" w:rsidR="00DB7BD4" w:rsidRPr="00C84176" w:rsidRDefault="00DB7BD4" w:rsidP="00DB7BD4">
      <w:pPr>
        <w:pStyle w:val="ArticleL3"/>
        <w:rPr>
          <w:rFonts w:ascii="Times New Roman" w:hAnsi="Times New Roman"/>
        </w:rPr>
      </w:pPr>
      <w:r w:rsidRPr="00C84176">
        <w:rPr>
          <w:rFonts w:ascii="Times New Roman" w:hAnsi="Times New Roman"/>
        </w:rPr>
        <w:t xml:space="preserve">Any claim for payment by the Supplier under this Section </w:t>
      </w:r>
      <w:r w:rsidR="00E52783" w:rsidRPr="00C84176">
        <w:rPr>
          <w:rFonts w:ascii="Times New Roman" w:hAnsi="Times New Roman"/>
        </w:rPr>
        <w:fldChar w:fldCharType="begin"/>
      </w:r>
      <w:r w:rsidRPr="00C84176">
        <w:rPr>
          <w:rFonts w:ascii="Times New Roman" w:hAnsi="Times New Roman"/>
        </w:rPr>
        <w:instrText xml:space="preserve"> REF _Ref323885993 \r \h </w:instrText>
      </w:r>
      <w:r w:rsidR="00DC0C47" w:rsidRPr="00C84176">
        <w:rPr>
          <w:rFonts w:ascii="Times New Roman" w:hAnsi="Times New Roman"/>
        </w:rPr>
        <w:instrText xml:space="preserve"> \* MERGEFORMAT </w:instrText>
      </w:r>
      <w:r w:rsidR="00E52783" w:rsidRPr="00C84176">
        <w:rPr>
          <w:rFonts w:ascii="Times New Roman" w:hAnsi="Times New Roman"/>
        </w:rPr>
      </w:r>
      <w:r w:rsidR="00E52783" w:rsidRPr="00C84176">
        <w:rPr>
          <w:rFonts w:ascii="Times New Roman" w:hAnsi="Times New Roman"/>
        </w:rPr>
        <w:fldChar w:fldCharType="separate"/>
      </w:r>
      <w:r w:rsidR="00BF5213" w:rsidRPr="00C84176">
        <w:rPr>
          <w:rFonts w:ascii="Times New Roman" w:hAnsi="Times New Roman"/>
        </w:rPr>
        <w:t>1</w:t>
      </w:r>
      <w:r w:rsidR="00983275">
        <w:rPr>
          <w:rFonts w:ascii="Times New Roman" w:hAnsi="Times New Roman"/>
        </w:rPr>
        <w:t>4</w:t>
      </w:r>
      <w:r w:rsidR="00BF5213" w:rsidRPr="00C84176">
        <w:rPr>
          <w:rFonts w:ascii="Times New Roman" w:hAnsi="Times New Roman"/>
        </w:rPr>
        <w:t>.2</w:t>
      </w:r>
      <w:r w:rsidR="00E52783" w:rsidRPr="00C84176">
        <w:rPr>
          <w:rFonts w:ascii="Times New Roman" w:hAnsi="Times New Roman"/>
        </w:rPr>
        <w:fldChar w:fldCharType="end"/>
      </w:r>
      <w:r w:rsidRPr="00C84176">
        <w:rPr>
          <w:rFonts w:ascii="Times New Roman" w:hAnsi="Times New Roman"/>
        </w:rPr>
        <w:t xml:space="preserve"> must be made within </w:t>
      </w:r>
      <w:ins w:id="773" w:author="Santiago Angueira, Joanne" w:date="2021-07-26T16:18:00Z">
        <w:r w:rsidR="00E61D60">
          <w:rPr>
            <w:rFonts w:ascii="Times New Roman" w:hAnsi="Times New Roman"/>
          </w:rPr>
          <w:t>sixty</w:t>
        </w:r>
      </w:ins>
      <w:del w:id="774" w:author="Santiago Angueira, Joanne" w:date="2021-07-26T16:18:00Z">
        <w:r w:rsidRPr="00C84176" w:rsidDel="00E61D60">
          <w:rPr>
            <w:rFonts w:ascii="Times New Roman" w:hAnsi="Times New Roman"/>
          </w:rPr>
          <w:delText>forty-five</w:delText>
        </w:r>
      </w:del>
      <w:r w:rsidRPr="00C84176">
        <w:rPr>
          <w:rFonts w:ascii="Times New Roman" w:hAnsi="Times New Roman"/>
        </w:rPr>
        <w:t xml:space="preserve"> (</w:t>
      </w:r>
      <w:ins w:id="775" w:author="Santiago Angueira, Joanne" w:date="2021-07-26T16:18:00Z">
        <w:r w:rsidR="00E61D60">
          <w:rPr>
            <w:rFonts w:ascii="Times New Roman" w:hAnsi="Times New Roman"/>
          </w:rPr>
          <w:t>60</w:t>
        </w:r>
      </w:ins>
      <w:del w:id="776" w:author="Santiago Angueira, Joanne" w:date="2021-07-26T16:18:00Z">
        <w:r w:rsidRPr="00C84176" w:rsidDel="00E61D60">
          <w:rPr>
            <w:rFonts w:ascii="Times New Roman" w:hAnsi="Times New Roman"/>
          </w:rPr>
          <w:delText>45</w:delText>
        </w:r>
      </w:del>
      <w:r w:rsidRPr="00C84176">
        <w:rPr>
          <w:rFonts w:ascii="Times New Roman" w:hAnsi="Times New Roman"/>
        </w:rPr>
        <w:t>) days after the effective date of termination, and the Company</w:t>
      </w:r>
      <w:r w:rsidR="00B85926">
        <w:rPr>
          <w:rFonts w:ascii="Times New Roman" w:hAnsi="Times New Roman"/>
        </w:rPr>
        <w:t>’</w:t>
      </w:r>
      <w:r w:rsidRPr="00C84176">
        <w:rPr>
          <w:rFonts w:ascii="Times New Roman" w:hAnsi="Times New Roman"/>
        </w:rPr>
        <w:t xml:space="preserve">s payment thereof shall be made pursuant to the provisions of Article </w:t>
      </w:r>
      <w:r w:rsidR="00E52783" w:rsidRPr="00C84176">
        <w:rPr>
          <w:rFonts w:ascii="Times New Roman" w:hAnsi="Times New Roman"/>
        </w:rPr>
        <w:fldChar w:fldCharType="begin"/>
      </w:r>
      <w:r w:rsidRPr="00C84176">
        <w:rPr>
          <w:rFonts w:ascii="Times New Roman" w:hAnsi="Times New Roman"/>
        </w:rPr>
        <w:instrText xml:space="preserve"> REF _Ref306701975 \w \h </w:instrText>
      </w:r>
      <w:r w:rsidR="00DC0C47" w:rsidRPr="00C84176">
        <w:rPr>
          <w:rFonts w:ascii="Times New Roman" w:hAnsi="Times New Roman"/>
        </w:rPr>
        <w:instrText xml:space="preserve"> \* MERGEFORMAT </w:instrText>
      </w:r>
      <w:r w:rsidR="00E52783" w:rsidRPr="00C84176">
        <w:rPr>
          <w:rFonts w:ascii="Times New Roman" w:hAnsi="Times New Roman"/>
        </w:rPr>
      </w:r>
      <w:r w:rsidR="00E52783" w:rsidRPr="00C84176">
        <w:rPr>
          <w:rFonts w:ascii="Times New Roman" w:hAnsi="Times New Roman"/>
        </w:rPr>
        <w:fldChar w:fldCharType="separate"/>
      </w:r>
      <w:r w:rsidR="00BF5213" w:rsidRPr="00C84176">
        <w:rPr>
          <w:rFonts w:ascii="Times New Roman" w:hAnsi="Times New Roman"/>
        </w:rPr>
        <w:t>4</w:t>
      </w:r>
      <w:r w:rsidR="00E52783" w:rsidRPr="00C84176">
        <w:rPr>
          <w:rFonts w:ascii="Times New Roman" w:hAnsi="Times New Roman"/>
        </w:rPr>
        <w:fldChar w:fldCharType="end"/>
      </w:r>
      <w:r w:rsidRPr="00C84176">
        <w:rPr>
          <w:rFonts w:ascii="Times New Roman" w:hAnsi="Times New Roman"/>
        </w:rPr>
        <w:t>.</w:t>
      </w:r>
    </w:p>
    <w:p w14:paraId="5B69CFE7" w14:textId="77777777" w:rsidR="00DB7BD4" w:rsidRPr="00312557" w:rsidRDefault="00103093" w:rsidP="00DB7BD4">
      <w:pPr>
        <w:pStyle w:val="ArticleL1"/>
        <w:rPr>
          <w:rFonts w:ascii="Times New Roman" w:hAnsi="Times New Roman"/>
          <w:sz w:val="24"/>
          <w:szCs w:val="24"/>
        </w:rPr>
      </w:pPr>
      <w:bookmarkStart w:id="777" w:name="_Ref306701729"/>
      <w:bookmarkStart w:id="778" w:name="_Toc324838325"/>
      <w:bookmarkStart w:id="779" w:name="_Toc55295954"/>
      <w:r w:rsidRPr="00312557">
        <w:rPr>
          <w:rFonts w:ascii="Times New Roman" w:hAnsi="Times New Roman"/>
          <w:sz w:val="24"/>
          <w:szCs w:val="24"/>
        </w:rPr>
        <w:t>EVENTS OF DEFAUL</w:t>
      </w:r>
      <w:r w:rsidR="003C135F" w:rsidRPr="00312557">
        <w:rPr>
          <w:rFonts w:ascii="Times New Roman" w:hAnsi="Times New Roman"/>
          <w:sz w:val="24"/>
          <w:szCs w:val="24"/>
        </w:rPr>
        <w:t>T</w:t>
      </w:r>
      <w:r w:rsidR="00DB7BD4" w:rsidRPr="00312557">
        <w:rPr>
          <w:rFonts w:ascii="Times New Roman" w:hAnsi="Times New Roman"/>
          <w:sz w:val="24"/>
          <w:szCs w:val="24"/>
        </w:rPr>
        <w:t xml:space="preserve"> REMEDIES</w:t>
      </w:r>
      <w:bookmarkEnd w:id="777"/>
      <w:bookmarkEnd w:id="778"/>
      <w:bookmarkEnd w:id="779"/>
    </w:p>
    <w:p w14:paraId="0559AC8F" w14:textId="77777777" w:rsidR="00DB7BD4" w:rsidRPr="00C1490B" w:rsidRDefault="00DB7BD4" w:rsidP="00DB7BD4">
      <w:pPr>
        <w:pStyle w:val="ArticleL2"/>
        <w:rPr>
          <w:rFonts w:ascii="Times New Roman" w:hAnsi="Times New Roman"/>
        </w:rPr>
      </w:pPr>
      <w:bookmarkStart w:id="780" w:name="_Ref306626650"/>
      <w:bookmarkStart w:id="781" w:name="_Ref306698280"/>
      <w:bookmarkStart w:id="782" w:name="_Ref306698513"/>
      <w:bookmarkStart w:id="783" w:name="_Ref306698524"/>
      <w:bookmarkStart w:id="784" w:name="_Toc324838326"/>
      <w:bookmarkStart w:id="785" w:name="_Toc55295955"/>
      <w:r w:rsidRPr="00C1490B">
        <w:rPr>
          <w:rFonts w:ascii="Times New Roman" w:hAnsi="Times New Roman"/>
        </w:rPr>
        <w:t>Supplier Events of Default</w:t>
      </w:r>
      <w:bookmarkEnd w:id="780"/>
      <w:bookmarkEnd w:id="781"/>
      <w:bookmarkEnd w:id="782"/>
      <w:bookmarkEnd w:id="783"/>
      <w:bookmarkEnd w:id="784"/>
      <w:bookmarkEnd w:id="785"/>
    </w:p>
    <w:p w14:paraId="5C3DA30B" w14:textId="49CC358B" w:rsidR="00DB7BD4" w:rsidRPr="00C1490B" w:rsidRDefault="00DB7BD4" w:rsidP="00DB7BD4">
      <w:pPr>
        <w:pStyle w:val="ArticleCont2"/>
        <w:rPr>
          <w:rFonts w:ascii="Times New Roman" w:hAnsi="Times New Roman"/>
        </w:rPr>
      </w:pPr>
      <w:r w:rsidRPr="00C1490B">
        <w:rPr>
          <w:rFonts w:ascii="Times New Roman" w:hAnsi="Times New Roman"/>
        </w:rPr>
        <w:t xml:space="preserve">Except as otherwise set forth in this Section </w:t>
      </w:r>
      <w:r w:rsidR="00E52783" w:rsidRPr="00C1490B">
        <w:rPr>
          <w:rFonts w:ascii="Times New Roman" w:hAnsi="Times New Roman"/>
        </w:rPr>
        <w:fldChar w:fldCharType="begin"/>
      </w:r>
      <w:r w:rsidRPr="00C1490B">
        <w:rPr>
          <w:rFonts w:ascii="Times New Roman" w:hAnsi="Times New Roman"/>
        </w:rPr>
        <w:instrText xml:space="preserve"> REF _Ref306698280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983275">
        <w:rPr>
          <w:rFonts w:ascii="Times New Roman" w:hAnsi="Times New Roman"/>
        </w:rPr>
        <w:t>5</w:t>
      </w:r>
      <w:r w:rsidR="00BF5213">
        <w:rPr>
          <w:rFonts w:ascii="Times New Roman" w:hAnsi="Times New Roman"/>
        </w:rPr>
        <w:t>.1</w:t>
      </w:r>
      <w:r w:rsidR="00E52783" w:rsidRPr="00C1490B">
        <w:rPr>
          <w:rFonts w:ascii="Times New Roman" w:hAnsi="Times New Roman"/>
        </w:rPr>
        <w:fldChar w:fldCharType="end"/>
      </w:r>
      <w:r w:rsidRPr="00C1490B">
        <w:rPr>
          <w:rFonts w:ascii="Times New Roman" w:hAnsi="Times New Roman"/>
        </w:rPr>
        <w:t xml:space="preserve">, the Supplier shall be in default of its obligations under this Agreement if any of the following events occur and the Supplier fails to cure such event within thirty (30) days of the occurrence of such event (or such shorter time period specified in the sections below), or, if such remedy cannot be completed in such time, the Supplier shall fail promptly to commence and diligently pursue remedial action within such period (or such shorter time period specified in the sections below) and conclude such action as soon as practicable </w:t>
      </w:r>
      <w:del w:id="786" w:author="Santiago Angueira, Joanne" w:date="2021-07-26T16:20:00Z">
        <w:r w:rsidRPr="00C1490B" w:rsidDel="00DC427A">
          <w:rPr>
            <w:rFonts w:ascii="Times New Roman" w:hAnsi="Times New Roman"/>
          </w:rPr>
          <w:delText>(and, in any event, within forty-five (45) days after the occurrence of such event)</w:delText>
        </w:r>
      </w:del>
      <w:r w:rsidRPr="00C1490B">
        <w:rPr>
          <w:rFonts w:ascii="Times New Roman" w:hAnsi="Times New Roman"/>
        </w:rPr>
        <w:t xml:space="preserve">, provided that no cure period shall apply for Sections </w:t>
      </w:r>
      <w:r w:rsidR="00E52783" w:rsidRPr="00C1490B">
        <w:rPr>
          <w:rFonts w:ascii="Times New Roman" w:hAnsi="Times New Roman"/>
        </w:rPr>
        <w:fldChar w:fldCharType="begin"/>
      </w:r>
      <w:r w:rsidRPr="00C1490B">
        <w:rPr>
          <w:rFonts w:ascii="Times New Roman" w:hAnsi="Times New Roman"/>
        </w:rPr>
        <w:instrText xml:space="preserve"> REF _Ref306698292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CF1D72">
        <w:rPr>
          <w:rFonts w:ascii="Times New Roman" w:hAnsi="Times New Roman"/>
        </w:rPr>
        <w:t>5</w:t>
      </w:r>
      <w:r w:rsidR="00BF5213">
        <w:rPr>
          <w:rFonts w:ascii="Times New Roman" w:hAnsi="Times New Roman"/>
        </w:rPr>
        <w:t>.1(a)</w:t>
      </w:r>
      <w:r w:rsidR="00E52783" w:rsidRPr="00C1490B">
        <w:rPr>
          <w:rFonts w:ascii="Times New Roman" w:hAnsi="Times New Roman"/>
        </w:rPr>
        <w:fldChar w:fldCharType="end"/>
      </w:r>
      <w:r w:rsidRPr="00C1490B">
        <w:rPr>
          <w:rFonts w:ascii="Times New Roman" w:hAnsi="Times New Roman"/>
        </w:rPr>
        <w:t xml:space="preserve">, </w:t>
      </w:r>
      <w:r w:rsidR="00E52783" w:rsidRPr="00C1490B">
        <w:rPr>
          <w:rFonts w:ascii="Times New Roman" w:hAnsi="Times New Roman"/>
        </w:rPr>
        <w:fldChar w:fldCharType="begin"/>
      </w:r>
      <w:r w:rsidRPr="00C1490B">
        <w:rPr>
          <w:rFonts w:ascii="Times New Roman" w:hAnsi="Times New Roman"/>
        </w:rPr>
        <w:instrText xml:space="preserve"> REF _Ref306698297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CF1D72">
        <w:rPr>
          <w:rFonts w:ascii="Times New Roman" w:hAnsi="Times New Roman"/>
        </w:rPr>
        <w:t>5</w:t>
      </w:r>
      <w:r w:rsidR="00BF5213">
        <w:rPr>
          <w:rFonts w:ascii="Times New Roman" w:hAnsi="Times New Roman"/>
        </w:rPr>
        <w:t>.1(b)</w:t>
      </w:r>
      <w:r w:rsidR="00E52783" w:rsidRPr="00C1490B">
        <w:rPr>
          <w:rFonts w:ascii="Times New Roman" w:hAnsi="Times New Roman"/>
        </w:rPr>
        <w:fldChar w:fldCharType="end"/>
      </w:r>
      <w:r w:rsidRPr="00C1490B">
        <w:rPr>
          <w:rFonts w:ascii="Times New Roman" w:hAnsi="Times New Roman"/>
        </w:rPr>
        <w:t xml:space="preserve">, </w:t>
      </w:r>
      <w:r w:rsidR="00E52783" w:rsidRPr="00C1490B">
        <w:rPr>
          <w:rFonts w:ascii="Times New Roman" w:hAnsi="Times New Roman"/>
        </w:rPr>
        <w:fldChar w:fldCharType="begin"/>
      </w:r>
      <w:r w:rsidRPr="00C1490B">
        <w:rPr>
          <w:rFonts w:ascii="Times New Roman" w:hAnsi="Times New Roman"/>
        </w:rPr>
        <w:instrText xml:space="preserve"> REF _Ref307329250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CF1D72">
        <w:rPr>
          <w:rFonts w:ascii="Times New Roman" w:hAnsi="Times New Roman"/>
        </w:rPr>
        <w:t>5</w:t>
      </w:r>
      <w:r w:rsidR="00BF5213">
        <w:rPr>
          <w:rFonts w:ascii="Times New Roman" w:hAnsi="Times New Roman"/>
        </w:rPr>
        <w:t>.1(c)</w:t>
      </w:r>
      <w:r w:rsidR="00E52783" w:rsidRPr="00C1490B">
        <w:rPr>
          <w:rFonts w:ascii="Times New Roman" w:hAnsi="Times New Roman"/>
        </w:rPr>
        <w:fldChar w:fldCharType="end"/>
      </w:r>
      <w:r w:rsidRPr="00C1490B">
        <w:rPr>
          <w:rFonts w:ascii="Times New Roman" w:hAnsi="Times New Roman"/>
        </w:rPr>
        <w:t xml:space="preserve">, </w:t>
      </w:r>
      <w:r w:rsidR="00E52783" w:rsidRPr="00C1490B">
        <w:rPr>
          <w:rFonts w:ascii="Times New Roman" w:hAnsi="Times New Roman"/>
        </w:rPr>
        <w:fldChar w:fldCharType="begin"/>
      </w:r>
      <w:r w:rsidRPr="00C1490B">
        <w:rPr>
          <w:rFonts w:ascii="Times New Roman" w:hAnsi="Times New Roman"/>
        </w:rPr>
        <w:instrText xml:space="preserve"> REF _Ref306698303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CF1D72">
        <w:rPr>
          <w:rFonts w:ascii="Times New Roman" w:hAnsi="Times New Roman"/>
        </w:rPr>
        <w:t>5</w:t>
      </w:r>
      <w:r w:rsidR="00BF5213">
        <w:rPr>
          <w:rFonts w:ascii="Times New Roman" w:hAnsi="Times New Roman"/>
        </w:rPr>
        <w:t>.1(d)</w:t>
      </w:r>
      <w:r w:rsidR="00E52783" w:rsidRPr="00C1490B">
        <w:rPr>
          <w:rFonts w:ascii="Times New Roman" w:hAnsi="Times New Roman"/>
        </w:rPr>
        <w:fldChar w:fldCharType="end"/>
      </w:r>
      <w:r w:rsidRPr="00C1490B">
        <w:rPr>
          <w:rFonts w:ascii="Times New Roman" w:hAnsi="Times New Roman"/>
        </w:rPr>
        <w:t xml:space="preserve">, </w:t>
      </w:r>
      <w:r w:rsidR="00E52783" w:rsidRPr="00C1490B">
        <w:rPr>
          <w:rFonts w:ascii="Times New Roman" w:hAnsi="Times New Roman"/>
        </w:rPr>
        <w:fldChar w:fldCharType="begin"/>
      </w:r>
      <w:r w:rsidRPr="00C1490B">
        <w:rPr>
          <w:rFonts w:ascii="Times New Roman" w:hAnsi="Times New Roman"/>
        </w:rPr>
        <w:instrText xml:space="preserve"> REF _Ref306698319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EF5D26">
        <w:rPr>
          <w:rFonts w:ascii="Times New Roman" w:hAnsi="Times New Roman"/>
        </w:rPr>
        <w:t>5</w:t>
      </w:r>
      <w:r w:rsidR="00BF5213">
        <w:rPr>
          <w:rFonts w:ascii="Times New Roman" w:hAnsi="Times New Roman"/>
        </w:rPr>
        <w:t>.1(g)</w:t>
      </w:r>
      <w:r w:rsidR="00E52783" w:rsidRPr="00C1490B">
        <w:rPr>
          <w:rFonts w:ascii="Times New Roman" w:hAnsi="Times New Roman"/>
        </w:rPr>
        <w:fldChar w:fldCharType="end"/>
      </w:r>
      <w:r w:rsidRPr="00C1490B">
        <w:rPr>
          <w:rFonts w:ascii="Times New Roman" w:hAnsi="Times New Roman"/>
        </w:rPr>
        <w:t xml:space="preserve"> and </w:t>
      </w:r>
      <w:r w:rsidR="00E52783" w:rsidRPr="00C1490B">
        <w:rPr>
          <w:rFonts w:ascii="Times New Roman" w:hAnsi="Times New Roman"/>
        </w:rPr>
        <w:lastRenderedPageBreak/>
        <w:fldChar w:fldCharType="begin"/>
      </w:r>
      <w:r w:rsidRPr="00C1490B">
        <w:rPr>
          <w:rFonts w:ascii="Times New Roman" w:hAnsi="Times New Roman"/>
        </w:rPr>
        <w:instrText xml:space="preserve"> REF _Ref324490757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EF5D26">
        <w:rPr>
          <w:rFonts w:ascii="Times New Roman" w:hAnsi="Times New Roman"/>
        </w:rPr>
        <w:t>5</w:t>
      </w:r>
      <w:r w:rsidR="00BF5213">
        <w:rPr>
          <w:rFonts w:ascii="Times New Roman" w:hAnsi="Times New Roman"/>
        </w:rPr>
        <w:t>.1(j)</w:t>
      </w:r>
      <w:r w:rsidR="00E52783" w:rsidRPr="00C1490B">
        <w:rPr>
          <w:rFonts w:ascii="Times New Roman" w:hAnsi="Times New Roman"/>
        </w:rPr>
        <w:fldChar w:fldCharType="end"/>
      </w:r>
      <w:r w:rsidRPr="00C1490B">
        <w:rPr>
          <w:rFonts w:ascii="Times New Roman" w:hAnsi="Times New Roman"/>
        </w:rPr>
        <w:t xml:space="preserve"> and that the forty-five (45) day outside cure date described above shall not apply to any of Sections </w:t>
      </w:r>
      <w:r w:rsidR="00E52783" w:rsidRPr="00C1490B">
        <w:rPr>
          <w:rFonts w:ascii="Times New Roman" w:hAnsi="Times New Roman"/>
        </w:rPr>
        <w:fldChar w:fldCharType="begin"/>
      </w:r>
      <w:r w:rsidRPr="00C1490B">
        <w:rPr>
          <w:rFonts w:ascii="Times New Roman" w:hAnsi="Times New Roman"/>
        </w:rPr>
        <w:instrText xml:space="preserve"> REF _Ref306698357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EF5D26">
        <w:rPr>
          <w:rFonts w:ascii="Times New Roman" w:hAnsi="Times New Roman"/>
        </w:rPr>
        <w:t>5</w:t>
      </w:r>
      <w:r w:rsidR="00BF5213">
        <w:rPr>
          <w:rFonts w:ascii="Times New Roman" w:hAnsi="Times New Roman"/>
        </w:rPr>
        <w:t>.1(h)</w:t>
      </w:r>
      <w:r w:rsidR="00E52783" w:rsidRPr="00C1490B">
        <w:rPr>
          <w:rFonts w:ascii="Times New Roman" w:hAnsi="Times New Roman"/>
        </w:rPr>
        <w:fldChar w:fldCharType="end"/>
      </w:r>
      <w:r w:rsidRPr="00C1490B">
        <w:rPr>
          <w:rFonts w:ascii="Times New Roman" w:hAnsi="Times New Roman"/>
        </w:rPr>
        <w:t xml:space="preserve"> or </w:t>
      </w:r>
      <w:r w:rsidR="00E52783" w:rsidRPr="00C1490B">
        <w:rPr>
          <w:rFonts w:ascii="Times New Roman" w:hAnsi="Times New Roman"/>
        </w:rPr>
        <w:fldChar w:fldCharType="begin"/>
      </w:r>
      <w:r w:rsidRPr="00C1490B">
        <w:rPr>
          <w:rFonts w:ascii="Times New Roman" w:hAnsi="Times New Roman"/>
        </w:rPr>
        <w:instrText xml:space="preserve"> REF _Ref306698367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EF5D26">
        <w:rPr>
          <w:rFonts w:ascii="Times New Roman" w:hAnsi="Times New Roman"/>
        </w:rPr>
        <w:t>5</w:t>
      </w:r>
      <w:r w:rsidR="00BF5213">
        <w:rPr>
          <w:rFonts w:ascii="Times New Roman" w:hAnsi="Times New Roman"/>
        </w:rPr>
        <w:t>.1(i)</w:t>
      </w:r>
      <w:r w:rsidR="00E52783" w:rsidRPr="00C1490B">
        <w:rPr>
          <w:rFonts w:ascii="Times New Roman" w:hAnsi="Times New Roman"/>
        </w:rPr>
        <w:fldChar w:fldCharType="end"/>
      </w:r>
      <w:r w:rsidRPr="00C1490B">
        <w:rPr>
          <w:rFonts w:ascii="Times New Roman" w:hAnsi="Times New Roman"/>
        </w:rPr>
        <w:t>.</w:t>
      </w:r>
    </w:p>
    <w:p w14:paraId="43A4C692" w14:textId="77777777" w:rsidR="00DB7BD4" w:rsidRPr="00C1490B" w:rsidRDefault="00DB7BD4" w:rsidP="00DB7BD4">
      <w:pPr>
        <w:pStyle w:val="ArticleL3"/>
        <w:rPr>
          <w:rFonts w:ascii="Times New Roman" w:hAnsi="Times New Roman"/>
        </w:rPr>
      </w:pPr>
      <w:bookmarkStart w:id="787" w:name="_Ref306698292"/>
      <w:r w:rsidRPr="00C1490B">
        <w:rPr>
          <w:rFonts w:ascii="Times New Roman" w:hAnsi="Times New Roman"/>
        </w:rPr>
        <w:t>The Supplier (i) becomes insolvent or generally not able to pay its debts as they become due, (ii) admits in writing its inability to pay its debts generally or makes a general assignment for the benefit of creditors, (iii) institutes or has instituted against it any proceeding seeking (x) to adjudicate it a bankrupt or insolvent, (y) liquidation, winding up, reorganization, arrangement, adjustment, protection, relief or composition of it or its debts under any law relating to bankruptcy, insolvency, reorganization or relief of debtors including any plan of compromise or arrangement or other corporate proceeding involving or affecting its creditors, or (z) the entry of an order for relief or the appointment of a receiver, trustee or other similar official for it or for any substantial part of its properties and assets, and in the case of any such proceeding instituted against it (but not instituted by it), either the proceeding remains undismissed or unstayed for a period of thirty (30) days, or any of the actions sought in such proceeding (including the entry of an order for relief against it or the appointment of a receiver, trustee, custodian or other similar official for it or for any substantial part of its properties and assets) occurs, or (iv) takes any corporate action to authorize any of the above actions.</w:t>
      </w:r>
      <w:bookmarkEnd w:id="787"/>
    </w:p>
    <w:p w14:paraId="2362A642" w14:textId="77777777" w:rsidR="00DB7BD4" w:rsidRPr="00C1490B" w:rsidRDefault="00DB7BD4" w:rsidP="00DB7BD4">
      <w:pPr>
        <w:pStyle w:val="ArticleL3"/>
        <w:rPr>
          <w:rFonts w:ascii="Times New Roman" w:hAnsi="Times New Roman"/>
        </w:rPr>
      </w:pPr>
      <w:bookmarkStart w:id="788" w:name="_Ref306698297"/>
      <w:r w:rsidRPr="00C1490B">
        <w:rPr>
          <w:rFonts w:ascii="Times New Roman" w:hAnsi="Times New Roman"/>
        </w:rPr>
        <w:t>The Supplier conceals or removes any part of its property with the intent to hinder, delay or defraud its creditors, or makes or suffers any transfer of its property which may be fraudulent under applicable law.</w:t>
      </w:r>
      <w:bookmarkEnd w:id="788"/>
    </w:p>
    <w:p w14:paraId="1A90F5F0" w14:textId="4B135D6D" w:rsidR="00DB7BD4" w:rsidRPr="00C1490B" w:rsidRDefault="00DB7BD4" w:rsidP="00DB7BD4">
      <w:pPr>
        <w:pStyle w:val="ArticleL3"/>
        <w:rPr>
          <w:rFonts w:ascii="Times New Roman" w:hAnsi="Times New Roman"/>
        </w:rPr>
      </w:pPr>
      <w:bookmarkStart w:id="789" w:name="_Ref307329250"/>
      <w:r w:rsidRPr="00C1490B">
        <w:rPr>
          <w:rFonts w:ascii="Times New Roman" w:hAnsi="Times New Roman"/>
        </w:rPr>
        <w:t xml:space="preserve">The Supplier </w:t>
      </w:r>
      <w:ins w:id="790" w:author="Santiago Angueira, Joanne" w:date="2021-07-26T16:23:00Z">
        <w:r w:rsidR="00DC427A">
          <w:rPr>
            <w:rFonts w:ascii="Times New Roman" w:hAnsi="Times New Roman"/>
          </w:rPr>
          <w:t xml:space="preserve">consistently </w:t>
        </w:r>
      </w:ins>
      <w:r w:rsidRPr="00C1490B">
        <w:rPr>
          <w:rFonts w:ascii="Times New Roman" w:hAnsi="Times New Roman"/>
        </w:rPr>
        <w:t>defaults in its observance or performance of any provision hereunder, and such default materially affects the Company</w:t>
      </w:r>
      <w:r w:rsidR="00B85926">
        <w:rPr>
          <w:rFonts w:ascii="Times New Roman" w:hAnsi="Times New Roman"/>
        </w:rPr>
        <w:t>’</w:t>
      </w:r>
      <w:r w:rsidRPr="00C1490B">
        <w:rPr>
          <w:rFonts w:ascii="Times New Roman" w:hAnsi="Times New Roman"/>
        </w:rPr>
        <w:t>s rights hereunder or the Project.</w:t>
      </w:r>
      <w:bookmarkEnd w:id="789"/>
    </w:p>
    <w:p w14:paraId="4637C85C" w14:textId="77777777" w:rsidR="00DB7BD4" w:rsidRPr="00C1490B" w:rsidRDefault="00DB7BD4" w:rsidP="00DB7BD4">
      <w:pPr>
        <w:pStyle w:val="ArticleL3"/>
        <w:rPr>
          <w:rFonts w:ascii="Times New Roman" w:hAnsi="Times New Roman"/>
        </w:rPr>
      </w:pPr>
      <w:bookmarkStart w:id="791" w:name="_Ref306698303"/>
      <w:r w:rsidRPr="00C1490B">
        <w:rPr>
          <w:rFonts w:ascii="Times New Roman" w:hAnsi="Times New Roman"/>
        </w:rPr>
        <w:t>Except as expressly permitted hereunder, the Supplier assigns or transfers this Agreement or any of its rights or interests herein.</w:t>
      </w:r>
      <w:bookmarkEnd w:id="791"/>
    </w:p>
    <w:p w14:paraId="72754379" w14:textId="77777777" w:rsidR="00DB7BD4" w:rsidRPr="00C1490B" w:rsidRDefault="00DB7BD4" w:rsidP="00DB7BD4">
      <w:pPr>
        <w:pStyle w:val="ArticleL3"/>
        <w:rPr>
          <w:rFonts w:ascii="Times New Roman" w:hAnsi="Times New Roman"/>
        </w:rPr>
      </w:pPr>
      <w:r w:rsidRPr="00C1490B">
        <w:rPr>
          <w:rFonts w:ascii="Times New Roman" w:hAnsi="Times New Roman"/>
        </w:rPr>
        <w:t>Any representation or warranty made by the Supplier herein was materially incorrect when made.</w:t>
      </w:r>
    </w:p>
    <w:p w14:paraId="17AA6395" w14:textId="69653E6F" w:rsidR="00DB7BD4" w:rsidRPr="00C1490B" w:rsidRDefault="00DB7BD4" w:rsidP="00DB7BD4">
      <w:pPr>
        <w:pStyle w:val="ArticleL3"/>
        <w:rPr>
          <w:rFonts w:ascii="Times New Roman" w:hAnsi="Times New Roman"/>
        </w:rPr>
      </w:pPr>
      <w:bookmarkStart w:id="792" w:name="_Ref306698319"/>
      <w:r w:rsidRPr="00C1490B">
        <w:rPr>
          <w:rFonts w:ascii="Times New Roman" w:hAnsi="Times New Roman"/>
        </w:rPr>
        <w:t>The Supplier, or any of its Subcontractors, agents or employees gives or offers to give to any person working for a Governmental Authority or to a Company Indemnitee any bribe, gift, gratuity or commission</w:t>
      </w:r>
      <w:r w:rsidR="0091466C">
        <w:rPr>
          <w:rFonts w:ascii="Times New Roman" w:hAnsi="Times New Roman"/>
        </w:rPr>
        <w:t xml:space="preserve"> </w:t>
      </w:r>
      <w:r w:rsidRPr="00C1490B">
        <w:rPr>
          <w:rFonts w:ascii="Times New Roman" w:hAnsi="Times New Roman"/>
        </w:rPr>
        <w:t>as an inducement or reward for corrupt purposes, including doing or forbearing to do any action in relation to this Agreement or any other contract with the Company, or for showing or forbearing to show favour or disfavour to any Person in relation to this Agreement or to any other contract with the Company.</w:t>
      </w:r>
      <w:bookmarkEnd w:id="792"/>
    </w:p>
    <w:p w14:paraId="7EBB10E2" w14:textId="213B6175" w:rsidR="00DB7BD4" w:rsidRPr="00C1490B" w:rsidRDefault="00DB7BD4" w:rsidP="00DB7BD4">
      <w:pPr>
        <w:pStyle w:val="ArticleL3"/>
        <w:rPr>
          <w:rFonts w:ascii="Times New Roman" w:hAnsi="Times New Roman"/>
        </w:rPr>
      </w:pPr>
      <w:bookmarkStart w:id="793" w:name="_Ref306698357"/>
      <w:r w:rsidRPr="00C1490B">
        <w:rPr>
          <w:rFonts w:ascii="Times New Roman" w:hAnsi="Times New Roman"/>
        </w:rPr>
        <w:t xml:space="preserve">The Supplier fails to pay or cause to be paid any undisputed amount that is due and payable to the Company under this Agreement and such failure continues for </w:t>
      </w:r>
      <w:ins w:id="794" w:author="Santiago Angueira, Joanne" w:date="2021-07-27T13:45:00Z">
        <w:r w:rsidR="0091211B">
          <w:rPr>
            <w:rFonts w:ascii="Times New Roman" w:hAnsi="Times New Roman"/>
          </w:rPr>
          <w:t>sixty</w:t>
        </w:r>
      </w:ins>
      <w:del w:id="795" w:author="Santiago Angueira, Joanne" w:date="2021-07-27T13:45:00Z">
        <w:r w:rsidRPr="00C1490B" w:rsidDel="0091211B">
          <w:rPr>
            <w:rFonts w:ascii="Times New Roman" w:hAnsi="Times New Roman"/>
          </w:rPr>
          <w:delText>thirty</w:delText>
        </w:r>
      </w:del>
      <w:r w:rsidRPr="00C1490B">
        <w:rPr>
          <w:rFonts w:ascii="Times New Roman" w:hAnsi="Times New Roman"/>
        </w:rPr>
        <w:t xml:space="preserve"> (</w:t>
      </w:r>
      <w:ins w:id="796" w:author="Santiago Angueira, Joanne" w:date="2021-07-27T13:45:00Z">
        <w:r w:rsidR="0091211B">
          <w:rPr>
            <w:rFonts w:ascii="Times New Roman" w:hAnsi="Times New Roman"/>
          </w:rPr>
          <w:t>60</w:t>
        </w:r>
      </w:ins>
      <w:del w:id="797" w:author="Santiago Angueira, Joanne" w:date="2021-07-27T13:45:00Z">
        <w:r w:rsidRPr="00C1490B" w:rsidDel="0091211B">
          <w:rPr>
            <w:rFonts w:ascii="Times New Roman" w:hAnsi="Times New Roman"/>
          </w:rPr>
          <w:delText>30</w:delText>
        </w:r>
      </w:del>
      <w:r w:rsidRPr="00C1490B">
        <w:rPr>
          <w:rFonts w:ascii="Times New Roman" w:hAnsi="Times New Roman"/>
        </w:rPr>
        <w:t>) days after receipt of Notice thereof from the Company, provided that no grace period shall apply if the Supplier fails to pay any amount that is due and payable pursuant to the terms of an arbitral decision.</w:t>
      </w:r>
      <w:bookmarkEnd w:id="793"/>
    </w:p>
    <w:p w14:paraId="6983B26C" w14:textId="36779D44" w:rsidR="00DB7BD4" w:rsidRPr="00C1490B" w:rsidRDefault="00DB7BD4" w:rsidP="00DB7BD4">
      <w:pPr>
        <w:pStyle w:val="ArticleL3"/>
        <w:rPr>
          <w:rFonts w:ascii="Times New Roman" w:hAnsi="Times New Roman"/>
        </w:rPr>
      </w:pPr>
      <w:bookmarkStart w:id="798" w:name="_Ref306698367"/>
      <w:r w:rsidRPr="00C1490B">
        <w:rPr>
          <w:rFonts w:ascii="Times New Roman" w:hAnsi="Times New Roman"/>
        </w:rPr>
        <w:t xml:space="preserve">The Supplier fails to maintain in full force and effect insurance policies of such types, in such amounts and with such deductibles, as it is required to maintain pursuant to this Agreement, and such failure continues for </w:t>
      </w:r>
      <w:ins w:id="799" w:author="Santiago Angueira, Joanne" w:date="2021-07-26T16:24:00Z">
        <w:r w:rsidR="00DC427A">
          <w:rPr>
            <w:rFonts w:ascii="Times New Roman" w:hAnsi="Times New Roman"/>
          </w:rPr>
          <w:t>fifteen</w:t>
        </w:r>
      </w:ins>
      <w:del w:id="800" w:author="Santiago Angueira, Joanne" w:date="2021-07-26T16:24:00Z">
        <w:r w:rsidRPr="00C1490B" w:rsidDel="00DC427A">
          <w:rPr>
            <w:rFonts w:ascii="Times New Roman" w:hAnsi="Times New Roman"/>
          </w:rPr>
          <w:delText>five</w:delText>
        </w:r>
      </w:del>
      <w:r w:rsidRPr="00C1490B">
        <w:rPr>
          <w:rFonts w:ascii="Times New Roman" w:hAnsi="Times New Roman"/>
        </w:rPr>
        <w:t xml:space="preserve"> (</w:t>
      </w:r>
      <w:ins w:id="801" w:author="Santiago Angueira, Joanne" w:date="2021-07-26T16:24:00Z">
        <w:r w:rsidR="00DC427A">
          <w:rPr>
            <w:rFonts w:ascii="Times New Roman" w:hAnsi="Times New Roman"/>
          </w:rPr>
          <w:t>1</w:t>
        </w:r>
      </w:ins>
      <w:r w:rsidRPr="00C1490B">
        <w:rPr>
          <w:rFonts w:ascii="Times New Roman" w:hAnsi="Times New Roman"/>
        </w:rPr>
        <w:t xml:space="preserve">5) </w:t>
      </w:r>
      <w:ins w:id="802" w:author="Santiago Angueira, Joanne" w:date="2021-07-26T16:24:00Z">
        <w:r w:rsidR="00DC427A">
          <w:rPr>
            <w:rFonts w:ascii="Times New Roman" w:hAnsi="Times New Roman"/>
          </w:rPr>
          <w:t>Business Days</w:t>
        </w:r>
      </w:ins>
      <w:del w:id="803" w:author="Santiago Angueira, Joanne" w:date="2021-07-26T16:24:00Z">
        <w:r w:rsidRPr="00C1490B" w:rsidDel="00DC427A">
          <w:rPr>
            <w:rFonts w:ascii="Times New Roman" w:hAnsi="Times New Roman"/>
          </w:rPr>
          <w:delText>days</w:delText>
        </w:r>
      </w:del>
      <w:r w:rsidRPr="00C1490B">
        <w:rPr>
          <w:rFonts w:ascii="Times New Roman" w:hAnsi="Times New Roman"/>
        </w:rPr>
        <w:t xml:space="preserve"> after receipt of Notice from the Company.</w:t>
      </w:r>
      <w:bookmarkEnd w:id="798"/>
    </w:p>
    <w:p w14:paraId="7C60D10B" w14:textId="52337017" w:rsidR="00DB7BD4" w:rsidRPr="00CB55BF" w:rsidRDefault="00DB7BD4" w:rsidP="00DB7BD4">
      <w:pPr>
        <w:pStyle w:val="ArticleL3"/>
        <w:rPr>
          <w:rFonts w:ascii="Times New Roman" w:hAnsi="Times New Roman"/>
        </w:rPr>
      </w:pPr>
      <w:bookmarkStart w:id="804" w:name="_Ref324490757"/>
      <w:r w:rsidRPr="00CB55BF">
        <w:rPr>
          <w:rFonts w:ascii="Times New Roman" w:hAnsi="Times New Roman"/>
        </w:rPr>
        <w:t>The Supplier fails to comply with any of its health, safety or environmental obligations, including, without limitation, its obligations to comply with all of the Company</w:t>
      </w:r>
      <w:r w:rsidR="00B85926">
        <w:rPr>
          <w:rFonts w:ascii="Times New Roman" w:hAnsi="Times New Roman"/>
        </w:rPr>
        <w:t>’</w:t>
      </w:r>
      <w:r w:rsidRPr="00CB55BF">
        <w:rPr>
          <w:rFonts w:ascii="Times New Roman" w:hAnsi="Times New Roman"/>
        </w:rPr>
        <w:t xml:space="preserve">s obligations under the </w:t>
      </w:r>
      <w:r w:rsidR="004A245A" w:rsidRPr="00CB55BF">
        <w:rPr>
          <w:rFonts w:ascii="Times New Roman" w:hAnsi="Times New Roman"/>
        </w:rPr>
        <w:t xml:space="preserve">all applicable Federal and provincial </w:t>
      </w:r>
      <w:r w:rsidR="00397164" w:rsidRPr="00CB55BF">
        <w:rPr>
          <w:rFonts w:ascii="Times New Roman" w:hAnsi="Times New Roman"/>
        </w:rPr>
        <w:t>environmental laws</w:t>
      </w:r>
      <w:r w:rsidRPr="00CB55BF">
        <w:rPr>
          <w:rFonts w:ascii="Times New Roman" w:hAnsi="Times New Roman"/>
        </w:rPr>
        <w:t xml:space="preserve"> that are applicable to the provisions of the Equipment</w:t>
      </w:r>
      <w:r w:rsidR="00CB55BF" w:rsidRPr="00CB55BF">
        <w:rPr>
          <w:rFonts w:ascii="Times New Roman" w:hAnsi="Times New Roman"/>
        </w:rPr>
        <w:t>.</w:t>
      </w:r>
      <w:bookmarkEnd w:id="804"/>
    </w:p>
    <w:p w14:paraId="29407DD8" w14:textId="77777777" w:rsidR="00DB7BD4" w:rsidRPr="00C1490B" w:rsidRDefault="00DB7BD4" w:rsidP="00DB7BD4">
      <w:pPr>
        <w:pStyle w:val="ArticleL2"/>
        <w:rPr>
          <w:rFonts w:ascii="Times New Roman" w:hAnsi="Times New Roman"/>
        </w:rPr>
      </w:pPr>
      <w:bookmarkStart w:id="805" w:name="_Toc324838327"/>
      <w:bookmarkStart w:id="806" w:name="_Toc55295956"/>
      <w:r w:rsidRPr="00C1490B">
        <w:rPr>
          <w:rFonts w:ascii="Times New Roman" w:hAnsi="Times New Roman"/>
        </w:rPr>
        <w:lastRenderedPageBreak/>
        <w:t>Company Remedies for Supplier Default</w:t>
      </w:r>
      <w:bookmarkEnd w:id="805"/>
      <w:bookmarkEnd w:id="806"/>
    </w:p>
    <w:p w14:paraId="2A28A235" w14:textId="240B9FC7" w:rsidR="00DB7BD4" w:rsidRPr="00C1490B" w:rsidRDefault="00DB7BD4" w:rsidP="00DB7BD4">
      <w:pPr>
        <w:pStyle w:val="ArticleCont2"/>
        <w:rPr>
          <w:rFonts w:ascii="Times New Roman" w:hAnsi="Times New Roman"/>
        </w:rPr>
      </w:pPr>
      <w:r w:rsidRPr="00C1490B">
        <w:rPr>
          <w:rFonts w:ascii="Times New Roman" w:hAnsi="Times New Roman"/>
        </w:rPr>
        <w:t xml:space="preserve">Upon the occurrence </w:t>
      </w:r>
      <w:ins w:id="807" w:author="Santiago Angueira, Joanne" w:date="2021-07-27T13:47:00Z">
        <w:r w:rsidR="00121557">
          <w:rPr>
            <w:rFonts w:ascii="Times New Roman" w:hAnsi="Times New Roman"/>
          </w:rPr>
          <w:t xml:space="preserve">of an event of default with no cure period </w:t>
        </w:r>
      </w:ins>
      <w:del w:id="808" w:author="Santiago Angueira, Joanne" w:date="2021-07-27T13:47:00Z">
        <w:r w:rsidRPr="00C1490B" w:rsidDel="00121557">
          <w:rPr>
            <w:rFonts w:ascii="Times New Roman" w:hAnsi="Times New Roman"/>
          </w:rPr>
          <w:delText>and</w:delText>
        </w:r>
      </w:del>
      <w:ins w:id="809" w:author="Santiago Angueira, Joanne" w:date="2021-07-27T13:47:00Z">
        <w:r w:rsidR="00121557">
          <w:rPr>
            <w:rFonts w:ascii="Times New Roman" w:hAnsi="Times New Roman"/>
          </w:rPr>
          <w:t>or</w:t>
        </w:r>
      </w:ins>
      <w:r w:rsidRPr="00C1490B">
        <w:rPr>
          <w:rFonts w:ascii="Times New Roman" w:hAnsi="Times New Roman"/>
        </w:rPr>
        <w:t xml:space="preserve"> during the continuance of an event of a default by the Supplier </w:t>
      </w:r>
      <w:ins w:id="810" w:author="Santiago Angueira, Joanne" w:date="2021-07-27T13:48:00Z">
        <w:r w:rsidR="00121557">
          <w:rPr>
            <w:rFonts w:ascii="Times New Roman" w:hAnsi="Times New Roman"/>
          </w:rPr>
          <w:t xml:space="preserve">for which Supplier has failed to </w:t>
        </w:r>
      </w:ins>
      <w:ins w:id="811" w:author="Santiago Angueira, Joanne" w:date="2021-07-27T13:49:00Z">
        <w:r w:rsidR="00121557">
          <w:rPr>
            <w:rFonts w:ascii="Times New Roman" w:hAnsi="Times New Roman"/>
          </w:rPr>
          <w:t>diligently</w:t>
        </w:r>
      </w:ins>
      <w:ins w:id="812" w:author="Santiago Angueira, Joanne" w:date="2021-07-27T13:48:00Z">
        <w:r w:rsidR="00121557">
          <w:rPr>
            <w:rFonts w:ascii="Times New Roman" w:hAnsi="Times New Roman"/>
          </w:rPr>
          <w:t xml:space="preserve"> </w:t>
        </w:r>
      </w:ins>
      <w:ins w:id="813" w:author="Santiago Angueira, Joanne" w:date="2021-07-27T13:49:00Z">
        <w:r w:rsidR="00121557">
          <w:rPr>
            <w:rFonts w:ascii="Times New Roman" w:hAnsi="Times New Roman"/>
          </w:rPr>
          <w:t xml:space="preserve">pursue a cure </w:t>
        </w:r>
      </w:ins>
      <w:r w:rsidRPr="00C1490B">
        <w:rPr>
          <w:rFonts w:ascii="Times New Roman" w:hAnsi="Times New Roman"/>
        </w:rPr>
        <w:t xml:space="preserve">pursuant to Section </w:t>
      </w:r>
      <w:r w:rsidR="00E52783" w:rsidRPr="00C1490B">
        <w:rPr>
          <w:rFonts w:ascii="Times New Roman" w:hAnsi="Times New Roman"/>
        </w:rPr>
        <w:fldChar w:fldCharType="begin"/>
      </w:r>
      <w:r w:rsidRPr="00C1490B">
        <w:rPr>
          <w:rFonts w:ascii="Times New Roman" w:hAnsi="Times New Roman"/>
        </w:rPr>
        <w:instrText xml:space="preserve"> REF _Ref306698513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983275">
        <w:rPr>
          <w:rFonts w:ascii="Times New Roman" w:hAnsi="Times New Roman"/>
        </w:rPr>
        <w:t>5</w:t>
      </w:r>
      <w:r w:rsidR="00BF5213">
        <w:rPr>
          <w:rFonts w:ascii="Times New Roman" w:hAnsi="Times New Roman"/>
        </w:rPr>
        <w:t>.1</w:t>
      </w:r>
      <w:r w:rsidR="00E52783" w:rsidRPr="00C1490B">
        <w:rPr>
          <w:rFonts w:ascii="Times New Roman" w:hAnsi="Times New Roman"/>
        </w:rPr>
        <w:fldChar w:fldCharType="end"/>
      </w:r>
      <w:r w:rsidRPr="00C1490B">
        <w:rPr>
          <w:rFonts w:ascii="Times New Roman" w:hAnsi="Times New Roman"/>
        </w:rPr>
        <w:t>, the Company may terminate this Agreement in its entirety by Notice in writing having immediate effect and may exercise any other rights and remedies it has at law or in equity.</w:t>
      </w:r>
    </w:p>
    <w:p w14:paraId="73E3A3D1" w14:textId="77777777" w:rsidR="00DB7BD4" w:rsidRPr="00C1490B" w:rsidRDefault="00DB7BD4" w:rsidP="00DB7BD4">
      <w:pPr>
        <w:pStyle w:val="ArticleL2"/>
        <w:rPr>
          <w:rFonts w:ascii="Times New Roman" w:hAnsi="Times New Roman"/>
        </w:rPr>
      </w:pPr>
      <w:bookmarkStart w:id="814" w:name="_Ref306627651"/>
      <w:bookmarkStart w:id="815" w:name="_Ref306698584"/>
      <w:bookmarkStart w:id="816" w:name="_Ref312071513"/>
      <w:bookmarkStart w:id="817" w:name="_Toc324838328"/>
      <w:bookmarkStart w:id="818" w:name="_Toc55295957"/>
      <w:r w:rsidRPr="00C1490B">
        <w:rPr>
          <w:rFonts w:ascii="Times New Roman" w:hAnsi="Times New Roman"/>
        </w:rPr>
        <w:t>Company Events of Default</w:t>
      </w:r>
      <w:bookmarkEnd w:id="814"/>
      <w:bookmarkEnd w:id="815"/>
      <w:bookmarkEnd w:id="816"/>
      <w:bookmarkEnd w:id="817"/>
      <w:bookmarkEnd w:id="818"/>
    </w:p>
    <w:p w14:paraId="7F107D96" w14:textId="77777777" w:rsidR="00DB7BD4" w:rsidRPr="00C1490B" w:rsidRDefault="00DB7BD4" w:rsidP="00DB7BD4">
      <w:pPr>
        <w:pStyle w:val="ArticleCont2"/>
        <w:rPr>
          <w:rFonts w:ascii="Times New Roman" w:hAnsi="Times New Roman"/>
        </w:rPr>
      </w:pPr>
      <w:r w:rsidRPr="00C1490B">
        <w:rPr>
          <w:rFonts w:ascii="Times New Roman" w:hAnsi="Times New Roman"/>
        </w:rPr>
        <w:t>The Company shall be in default of its obligations under this Agreement if any of the following events occur (unless due to any act or omission of the Supplier):</w:t>
      </w:r>
    </w:p>
    <w:p w14:paraId="36AEDCA7" w14:textId="77777777" w:rsidR="00DB7BD4" w:rsidRPr="00C1490B" w:rsidRDefault="00DB7BD4" w:rsidP="00DB7BD4">
      <w:pPr>
        <w:pStyle w:val="ArticleL3"/>
        <w:rPr>
          <w:rFonts w:ascii="Times New Roman" w:hAnsi="Times New Roman"/>
        </w:rPr>
      </w:pPr>
      <w:r w:rsidRPr="00C1490B">
        <w:rPr>
          <w:rFonts w:ascii="Times New Roman" w:hAnsi="Times New Roman"/>
        </w:rPr>
        <w:t>Subject to any provisions of this Agreement excusing such action, the Company fails to pay any undisputed amount that is due and payable to the Supplier under this Agreement and such failure continues for sixty (60) days after receipt of Notice thereof from the Supplier.</w:t>
      </w:r>
    </w:p>
    <w:p w14:paraId="6D53C191" w14:textId="77777777" w:rsidR="00DB7BD4" w:rsidRPr="00C1490B" w:rsidRDefault="00DB7BD4" w:rsidP="00DB7BD4">
      <w:pPr>
        <w:pStyle w:val="ArticleL3"/>
        <w:rPr>
          <w:rFonts w:ascii="Times New Roman" w:hAnsi="Times New Roman"/>
        </w:rPr>
      </w:pPr>
      <w:r w:rsidRPr="00C1490B">
        <w:rPr>
          <w:rFonts w:ascii="Times New Roman" w:hAnsi="Times New Roman"/>
        </w:rPr>
        <w:t>The Company (i) becomes insolvent or generally not able to pay its debts as they become due, (ii) admits in writing its inability to pay its debts generally or makes a general assignment for the benefit of creditors, (iii) institutes or has instituted against it any proceeding seeking (x) to adjudicate it a bankrupt or insolvent, (y) liquidation, winding up, reorganization, arrangement, adjustment, protection, relief or composition of it or its debts under any law relating to bankruptcy, insolvency, reorganization or relief of debtors including any plan of compromise or arrangement or other corporate proceeding involving or affecting its creditors, or (z) the entry of an order for relief or the appointment of a receiver, trustee or other similar official for it or for any substantial part of its properties and assets, and in the case of any such proceeding instituted against it (but not instituted by it), either the proceeding remains undismissed or unstayed for a period of thirty (30) days, or any of the actions sought in such proceeding (including the entry of an order for relief against it or the appointment of a receiver, trustee, custodian or other similar official for it or for any substantial part of its properties and assets) occurs, or (iv) takes any corporate action to authorize any of the above actions.</w:t>
      </w:r>
    </w:p>
    <w:p w14:paraId="4135BBC8" w14:textId="20914F44" w:rsidR="00DB7BD4" w:rsidRPr="00C1490B" w:rsidRDefault="00DB7BD4" w:rsidP="00DB7BD4">
      <w:pPr>
        <w:pStyle w:val="ArticleL3"/>
        <w:rPr>
          <w:rFonts w:ascii="Times New Roman" w:hAnsi="Times New Roman"/>
        </w:rPr>
      </w:pPr>
      <w:r w:rsidRPr="00C1490B">
        <w:rPr>
          <w:rFonts w:ascii="Times New Roman" w:hAnsi="Times New Roman"/>
        </w:rPr>
        <w:t>The Company defaults in its observance or performance of any material provision hereunder (other than payment obligations), and such default materially affects the Supplier</w:t>
      </w:r>
      <w:r w:rsidR="00B85926">
        <w:rPr>
          <w:rFonts w:ascii="Times New Roman" w:hAnsi="Times New Roman"/>
        </w:rPr>
        <w:t>’</w:t>
      </w:r>
      <w:r w:rsidRPr="00C1490B">
        <w:rPr>
          <w:rFonts w:ascii="Times New Roman" w:hAnsi="Times New Roman"/>
        </w:rPr>
        <w:t xml:space="preserve">s rights hereunder, and the Company fails to cure such default within </w:t>
      </w:r>
      <w:ins w:id="819" w:author="Santiago Angueira, Joanne" w:date="2021-07-27T13:50:00Z">
        <w:r w:rsidR="00121557">
          <w:rPr>
            <w:rFonts w:ascii="Times New Roman" w:hAnsi="Times New Roman"/>
          </w:rPr>
          <w:t>thirty</w:t>
        </w:r>
      </w:ins>
      <w:del w:id="820" w:author="Santiago Angueira, Joanne" w:date="2021-07-27T13:49:00Z">
        <w:r w:rsidRPr="00C1490B" w:rsidDel="00121557">
          <w:rPr>
            <w:rFonts w:ascii="Times New Roman" w:hAnsi="Times New Roman"/>
          </w:rPr>
          <w:delText>sixty</w:delText>
        </w:r>
      </w:del>
      <w:r w:rsidRPr="00C1490B">
        <w:rPr>
          <w:rFonts w:ascii="Times New Roman" w:hAnsi="Times New Roman"/>
        </w:rPr>
        <w:t xml:space="preserve"> (</w:t>
      </w:r>
      <w:ins w:id="821" w:author="Santiago Angueira, Joanne" w:date="2021-07-27T13:50:00Z">
        <w:r w:rsidR="00121557">
          <w:rPr>
            <w:rFonts w:ascii="Times New Roman" w:hAnsi="Times New Roman"/>
          </w:rPr>
          <w:t>30</w:t>
        </w:r>
      </w:ins>
      <w:del w:id="822" w:author="Santiago Angueira, Joanne" w:date="2021-07-27T13:50:00Z">
        <w:r w:rsidRPr="00C1490B" w:rsidDel="00121557">
          <w:rPr>
            <w:rFonts w:ascii="Times New Roman" w:hAnsi="Times New Roman"/>
          </w:rPr>
          <w:delText>60</w:delText>
        </w:r>
      </w:del>
      <w:r w:rsidRPr="00C1490B">
        <w:rPr>
          <w:rFonts w:ascii="Times New Roman" w:hAnsi="Times New Roman"/>
        </w:rPr>
        <w:t xml:space="preserve">) days after receipt of Notice from the Supplier of the occurrence of such default, or if such remedy cannot be completed in such time, the Company shall fail promptly to commence and diligently pursue remedial action within such period and conclude such action as soon as practicable (and, in any event, within </w:t>
      </w:r>
      <w:ins w:id="823" w:author="Santiago Angueira, Joanne" w:date="2021-07-27T13:50:00Z">
        <w:r w:rsidR="00121557">
          <w:rPr>
            <w:rFonts w:ascii="Times New Roman" w:hAnsi="Times New Roman"/>
          </w:rPr>
          <w:t>forty-five</w:t>
        </w:r>
      </w:ins>
      <w:del w:id="824" w:author="Santiago Angueira, Joanne" w:date="2021-07-27T13:50:00Z">
        <w:r w:rsidRPr="00C1490B" w:rsidDel="00121557">
          <w:rPr>
            <w:rFonts w:ascii="Times New Roman" w:hAnsi="Times New Roman"/>
          </w:rPr>
          <w:delText>ninety</w:delText>
        </w:r>
      </w:del>
      <w:r w:rsidRPr="00C1490B">
        <w:rPr>
          <w:rFonts w:ascii="Times New Roman" w:hAnsi="Times New Roman"/>
        </w:rPr>
        <w:t xml:space="preserve"> (</w:t>
      </w:r>
      <w:ins w:id="825" w:author="Santiago Angueira, Joanne" w:date="2021-07-27T13:50:00Z">
        <w:r w:rsidR="00121557">
          <w:rPr>
            <w:rFonts w:ascii="Times New Roman" w:hAnsi="Times New Roman"/>
          </w:rPr>
          <w:t>45</w:t>
        </w:r>
      </w:ins>
      <w:del w:id="826" w:author="Santiago Angueira, Joanne" w:date="2021-07-27T13:50:00Z">
        <w:r w:rsidRPr="00C1490B" w:rsidDel="00121557">
          <w:rPr>
            <w:rFonts w:ascii="Times New Roman" w:hAnsi="Times New Roman"/>
          </w:rPr>
          <w:delText>90</w:delText>
        </w:r>
      </w:del>
      <w:r w:rsidRPr="00C1490B">
        <w:rPr>
          <w:rFonts w:ascii="Times New Roman" w:hAnsi="Times New Roman"/>
        </w:rPr>
        <w:t>) days after the occurrence of such default).</w:t>
      </w:r>
    </w:p>
    <w:p w14:paraId="4571B4E8" w14:textId="77777777" w:rsidR="00DB7BD4" w:rsidRPr="00C1490B" w:rsidRDefault="00DB7BD4" w:rsidP="00DB7BD4">
      <w:pPr>
        <w:pStyle w:val="ArticleL2"/>
        <w:rPr>
          <w:rFonts w:ascii="Times New Roman" w:hAnsi="Times New Roman"/>
        </w:rPr>
      </w:pPr>
      <w:bookmarkStart w:id="827" w:name="_Ref306691938"/>
      <w:bookmarkStart w:id="828" w:name="_Ref306691988"/>
      <w:bookmarkStart w:id="829" w:name="_Ref306692060"/>
      <w:bookmarkStart w:id="830" w:name="_Toc324838329"/>
      <w:bookmarkStart w:id="831" w:name="_Toc55295958"/>
      <w:r w:rsidRPr="00C1490B">
        <w:rPr>
          <w:rFonts w:ascii="Times New Roman" w:hAnsi="Times New Roman"/>
        </w:rPr>
        <w:t>Supplier Remedies for Company Default</w:t>
      </w:r>
      <w:bookmarkEnd w:id="827"/>
      <w:bookmarkEnd w:id="828"/>
      <w:bookmarkEnd w:id="829"/>
      <w:bookmarkEnd w:id="830"/>
      <w:bookmarkEnd w:id="831"/>
    </w:p>
    <w:p w14:paraId="36360C89" w14:textId="1BCBAE5B" w:rsidR="00DB7BD4" w:rsidRPr="00C1490B" w:rsidRDefault="00DB7BD4" w:rsidP="00DB7BD4">
      <w:pPr>
        <w:pStyle w:val="ArticleCont2"/>
        <w:rPr>
          <w:rFonts w:ascii="Times New Roman" w:hAnsi="Times New Roman"/>
        </w:rPr>
      </w:pPr>
      <w:r w:rsidRPr="00C1490B">
        <w:rPr>
          <w:rFonts w:ascii="Times New Roman" w:hAnsi="Times New Roman"/>
        </w:rPr>
        <w:t xml:space="preserve">Upon the occurrence and during the continuance of an event of a default by the Company pursuant to Section </w:t>
      </w:r>
      <w:r w:rsidR="00E52783" w:rsidRPr="00C1490B">
        <w:rPr>
          <w:rFonts w:ascii="Times New Roman" w:hAnsi="Times New Roman"/>
        </w:rPr>
        <w:fldChar w:fldCharType="begin"/>
      </w:r>
      <w:r w:rsidRPr="00C1490B">
        <w:rPr>
          <w:rFonts w:ascii="Times New Roman" w:hAnsi="Times New Roman"/>
        </w:rPr>
        <w:instrText xml:space="preserve"> REF _Ref306698584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983275">
        <w:rPr>
          <w:rFonts w:ascii="Times New Roman" w:hAnsi="Times New Roman"/>
        </w:rPr>
        <w:t>5</w:t>
      </w:r>
      <w:r w:rsidR="00BF5213">
        <w:rPr>
          <w:rFonts w:ascii="Times New Roman" w:hAnsi="Times New Roman"/>
        </w:rPr>
        <w:t>.3</w:t>
      </w:r>
      <w:r w:rsidR="00E52783" w:rsidRPr="00C1490B">
        <w:rPr>
          <w:rFonts w:ascii="Times New Roman" w:hAnsi="Times New Roman"/>
        </w:rPr>
        <w:fldChar w:fldCharType="end"/>
      </w:r>
      <w:r w:rsidRPr="00C1490B">
        <w:rPr>
          <w:rFonts w:ascii="Times New Roman" w:hAnsi="Times New Roman"/>
        </w:rPr>
        <w:t xml:space="preserve">, the Supplier may suspend performance of its obligations hereunder until such time as the event of default by the Company has been remedied and, if such event of default by the Company has not been remedied within </w:t>
      </w:r>
      <w:ins w:id="832" w:author="Santiago Angueira, Joanne" w:date="2021-07-27T13:50:00Z">
        <w:r w:rsidR="00121557">
          <w:rPr>
            <w:rFonts w:ascii="Times New Roman" w:hAnsi="Times New Roman"/>
          </w:rPr>
          <w:t>forty-five</w:t>
        </w:r>
      </w:ins>
      <w:del w:id="833" w:author="Santiago Angueira, Joanne" w:date="2021-07-27T13:50:00Z">
        <w:r w:rsidRPr="00C1490B" w:rsidDel="00121557">
          <w:rPr>
            <w:rFonts w:ascii="Times New Roman" w:hAnsi="Times New Roman"/>
          </w:rPr>
          <w:delText>sixty</w:delText>
        </w:r>
      </w:del>
      <w:r w:rsidRPr="00C1490B">
        <w:rPr>
          <w:rFonts w:ascii="Times New Roman" w:hAnsi="Times New Roman"/>
        </w:rPr>
        <w:t xml:space="preserve"> (</w:t>
      </w:r>
      <w:ins w:id="834" w:author="Santiago Angueira, Joanne" w:date="2021-07-27T13:51:00Z">
        <w:r w:rsidR="00121557">
          <w:rPr>
            <w:rFonts w:ascii="Times New Roman" w:hAnsi="Times New Roman"/>
          </w:rPr>
          <w:t>45</w:t>
        </w:r>
      </w:ins>
      <w:del w:id="835" w:author="Santiago Angueira, Joanne" w:date="2021-07-27T13:51:00Z">
        <w:r w:rsidRPr="00C1490B" w:rsidDel="00121557">
          <w:rPr>
            <w:rFonts w:ascii="Times New Roman" w:hAnsi="Times New Roman"/>
          </w:rPr>
          <w:delText>60</w:delText>
        </w:r>
      </w:del>
      <w:r w:rsidRPr="00C1490B">
        <w:rPr>
          <w:rFonts w:ascii="Times New Roman" w:hAnsi="Times New Roman"/>
        </w:rPr>
        <w:t xml:space="preserve">) days of receipt by the Company of a Notice from the Supplier setting out the details of such event of default, the Supplier may terminate this Agreement in its entirety by Notice in writing having immediate effect.  </w:t>
      </w:r>
      <w:del w:id="836" w:author="Santiago Angueira, Joanne" w:date="2021-07-27T13:51:00Z">
        <w:r w:rsidRPr="00C1490B" w:rsidDel="00121557">
          <w:rPr>
            <w:rFonts w:ascii="Times New Roman" w:hAnsi="Times New Roman"/>
          </w:rPr>
          <w:delText>For greater certainty, the Supplier shall not be entitled to suspend or delay performance of its obligations hereunder or terminate this Agreement in any other circumstance.</w:delText>
        </w:r>
      </w:del>
    </w:p>
    <w:p w14:paraId="528BBEF5" w14:textId="77777777" w:rsidR="00DB7BD4" w:rsidRPr="00C1490B" w:rsidRDefault="00DB7BD4" w:rsidP="00DB7BD4">
      <w:pPr>
        <w:pStyle w:val="ArticleL2"/>
        <w:rPr>
          <w:rFonts w:ascii="Times New Roman" w:hAnsi="Times New Roman"/>
        </w:rPr>
      </w:pPr>
      <w:bookmarkStart w:id="837" w:name="_Toc324838330"/>
      <w:bookmarkStart w:id="838" w:name="_Toc55295959"/>
      <w:r w:rsidRPr="00C1490B">
        <w:rPr>
          <w:rFonts w:ascii="Times New Roman" w:hAnsi="Times New Roman"/>
        </w:rPr>
        <w:lastRenderedPageBreak/>
        <w:t>Continuing Obligations</w:t>
      </w:r>
      <w:bookmarkEnd w:id="837"/>
      <w:bookmarkEnd w:id="838"/>
    </w:p>
    <w:p w14:paraId="56299904" w14:textId="462F575C" w:rsidR="00DB7BD4" w:rsidRPr="00C1490B" w:rsidRDefault="00DB7BD4" w:rsidP="00DB7BD4">
      <w:pPr>
        <w:pStyle w:val="ArticleCont2"/>
        <w:rPr>
          <w:rFonts w:ascii="Times New Roman" w:hAnsi="Times New Roman"/>
        </w:rPr>
      </w:pPr>
      <w:r w:rsidRPr="00C1490B">
        <w:rPr>
          <w:rFonts w:ascii="Times New Roman" w:hAnsi="Times New Roman"/>
        </w:rPr>
        <w:t>Any termination of this Agreement (whether by the Company or the Supplier) shall not relieve either Party of its obligations or liabilities (i) with respect to confidentiality, (ii) which expressly or by implication survive termination hereof, or (iii) for loss or damage arising out of or caused by its acts or omissions prior to the effective date of such termination or arising out of such termination</w:t>
      </w:r>
      <w:ins w:id="839" w:author="Santiago Angueira, Joanne" w:date="2021-07-27T13:51:00Z">
        <w:r w:rsidR="00121557">
          <w:rPr>
            <w:rFonts w:ascii="Times New Roman" w:hAnsi="Times New Roman"/>
          </w:rPr>
          <w:t xml:space="preserve"> and (iv) for the payment of amounts due </w:t>
        </w:r>
      </w:ins>
      <w:ins w:id="840" w:author="Santiago Angueira, Joanne" w:date="2021-07-27T13:52:00Z">
        <w:r w:rsidR="00121557">
          <w:rPr>
            <w:rFonts w:ascii="Times New Roman" w:hAnsi="Times New Roman"/>
          </w:rPr>
          <w:t xml:space="preserve">Supplier </w:t>
        </w:r>
      </w:ins>
      <w:ins w:id="841" w:author="Santiago Angueira, Joanne" w:date="2021-07-27T13:51:00Z">
        <w:r w:rsidR="00121557">
          <w:rPr>
            <w:rFonts w:ascii="Times New Roman" w:hAnsi="Times New Roman"/>
          </w:rPr>
          <w:t xml:space="preserve">for </w:t>
        </w:r>
      </w:ins>
      <w:ins w:id="842" w:author="Santiago Angueira, Joanne" w:date="2021-07-27T13:52:00Z">
        <w:r w:rsidR="00121557">
          <w:rPr>
            <w:rFonts w:ascii="Times New Roman" w:hAnsi="Times New Roman"/>
          </w:rPr>
          <w:t xml:space="preserve">Work </w:t>
        </w:r>
      </w:ins>
      <w:ins w:id="843" w:author="Santiago Angueira, Joanne" w:date="2021-07-27T14:42:00Z">
        <w:r w:rsidR="00EF3F7F">
          <w:rPr>
            <w:rFonts w:ascii="Times New Roman" w:hAnsi="Times New Roman"/>
          </w:rPr>
          <w:t xml:space="preserve">properly </w:t>
        </w:r>
      </w:ins>
      <w:ins w:id="844" w:author="Santiago Angueira, Joanne" w:date="2021-07-27T13:52:00Z">
        <w:r w:rsidR="00121557">
          <w:rPr>
            <w:rFonts w:ascii="Times New Roman" w:hAnsi="Times New Roman"/>
          </w:rPr>
          <w:t>performed prior to the date of termination</w:t>
        </w:r>
      </w:ins>
      <w:r w:rsidRPr="00C1490B">
        <w:rPr>
          <w:rFonts w:ascii="Times New Roman" w:hAnsi="Times New Roman"/>
        </w:rPr>
        <w:t>.</w:t>
      </w:r>
    </w:p>
    <w:p w14:paraId="14E00A65" w14:textId="77777777" w:rsidR="00DB7BD4" w:rsidRPr="00312557" w:rsidRDefault="00DB7BD4" w:rsidP="00DB7BD4">
      <w:pPr>
        <w:pStyle w:val="ArticleL1"/>
        <w:rPr>
          <w:rFonts w:ascii="Times New Roman" w:hAnsi="Times New Roman"/>
          <w:sz w:val="24"/>
          <w:szCs w:val="24"/>
        </w:rPr>
      </w:pPr>
      <w:bookmarkStart w:id="845" w:name="_Toc324838331"/>
      <w:bookmarkStart w:id="846" w:name="_Toc55295960"/>
      <w:r w:rsidRPr="00312557">
        <w:rPr>
          <w:rFonts w:ascii="Times New Roman" w:hAnsi="Times New Roman"/>
          <w:sz w:val="24"/>
          <w:szCs w:val="24"/>
        </w:rPr>
        <w:t>FORCE MAJEURE</w:t>
      </w:r>
      <w:bookmarkEnd w:id="845"/>
      <w:bookmarkEnd w:id="846"/>
    </w:p>
    <w:p w14:paraId="71FB734B" w14:textId="77777777" w:rsidR="00DB7BD4" w:rsidRPr="00C1490B" w:rsidRDefault="00DB7BD4" w:rsidP="00DB7BD4">
      <w:pPr>
        <w:pStyle w:val="ArticleL2"/>
        <w:rPr>
          <w:rFonts w:ascii="Times New Roman" w:hAnsi="Times New Roman"/>
        </w:rPr>
      </w:pPr>
      <w:bookmarkStart w:id="847" w:name="_Toc324838332"/>
      <w:bookmarkStart w:id="848" w:name="_Toc55295961"/>
      <w:r w:rsidRPr="00C1490B">
        <w:rPr>
          <w:rFonts w:ascii="Times New Roman" w:hAnsi="Times New Roman"/>
        </w:rPr>
        <w:t>Impact of Force Majeure Event</w:t>
      </w:r>
      <w:bookmarkEnd w:id="847"/>
      <w:bookmarkEnd w:id="848"/>
    </w:p>
    <w:p w14:paraId="568303B3" w14:textId="4629F35D" w:rsidR="00DB7BD4" w:rsidRPr="00C1490B" w:rsidRDefault="00DB7BD4" w:rsidP="00DB7BD4">
      <w:pPr>
        <w:pStyle w:val="ArticleCont2"/>
        <w:rPr>
          <w:rFonts w:ascii="Times New Roman" w:hAnsi="Times New Roman"/>
        </w:rPr>
      </w:pPr>
      <w:r w:rsidRPr="00C1490B">
        <w:rPr>
          <w:rFonts w:ascii="Times New Roman" w:hAnsi="Times New Roman"/>
        </w:rPr>
        <w:t xml:space="preserve">Neither Party shall be considered to be in default of its obligations under this Agreement to the extent that such Party is rendered wholly or partly unable to perform its obligations as a result of a Force Majeure Event, provided that the impact of such Force Majeure Event </w:t>
      </w:r>
      <w:ins w:id="849" w:author="Santiago Angueira, Joanne" w:date="2021-07-27T13:52:00Z">
        <w:r w:rsidR="00121557">
          <w:rPr>
            <w:rFonts w:ascii="Times New Roman" w:hAnsi="Times New Roman"/>
          </w:rPr>
          <w:t xml:space="preserve">is beyond the reasonable control of the party claiming </w:t>
        </w:r>
      </w:ins>
      <w:ins w:id="850" w:author="Santiago Angueira, Joanne" w:date="2021-07-27T13:53:00Z">
        <w:r w:rsidR="00121557">
          <w:rPr>
            <w:rFonts w:ascii="Times New Roman" w:hAnsi="Times New Roman"/>
          </w:rPr>
          <w:t>Force Majeure</w:t>
        </w:r>
      </w:ins>
      <w:del w:id="851" w:author="Santiago Angueira, Joanne" w:date="2021-07-27T13:52:00Z">
        <w:r w:rsidRPr="00C1490B" w:rsidDel="00121557">
          <w:rPr>
            <w:rFonts w:ascii="Times New Roman" w:hAnsi="Times New Roman"/>
          </w:rPr>
          <w:delText>could</w:delText>
        </w:r>
      </w:del>
      <w:del w:id="852" w:author="Santiago Angueira, Joanne" w:date="2021-07-27T13:53:00Z">
        <w:r w:rsidRPr="00C1490B" w:rsidDel="00121557">
          <w:rPr>
            <w:rFonts w:ascii="Times New Roman" w:hAnsi="Times New Roman"/>
          </w:rPr>
          <w:delText xml:space="preserve"> not have been anticipated and avoided by the exercise of reasonable precautions, efforts and measures</w:delText>
        </w:r>
      </w:del>
      <w:r w:rsidRPr="00C1490B">
        <w:rPr>
          <w:rFonts w:ascii="Times New Roman" w:hAnsi="Times New Roman"/>
        </w:rPr>
        <w:t>.</w:t>
      </w:r>
    </w:p>
    <w:p w14:paraId="7B31C2D0" w14:textId="77777777" w:rsidR="00DB7BD4" w:rsidRPr="00C1490B" w:rsidRDefault="00DB7BD4" w:rsidP="00DB7BD4">
      <w:pPr>
        <w:pStyle w:val="ArticleL2"/>
        <w:rPr>
          <w:rFonts w:ascii="Times New Roman" w:hAnsi="Times New Roman"/>
        </w:rPr>
      </w:pPr>
      <w:bookmarkStart w:id="853" w:name="_Toc324838333"/>
      <w:bookmarkStart w:id="854" w:name="_Toc55295962"/>
      <w:r w:rsidRPr="00C1490B">
        <w:rPr>
          <w:rFonts w:ascii="Times New Roman" w:hAnsi="Times New Roman"/>
        </w:rPr>
        <w:t>Requirements During Force Majeure Event</w:t>
      </w:r>
      <w:bookmarkEnd w:id="853"/>
      <w:bookmarkEnd w:id="854"/>
    </w:p>
    <w:p w14:paraId="3F0BAF22" w14:textId="648DC99F" w:rsidR="00DB7BD4" w:rsidRPr="00C1490B" w:rsidRDefault="00DB7BD4" w:rsidP="00DB7BD4">
      <w:pPr>
        <w:pStyle w:val="ArticleL3"/>
        <w:rPr>
          <w:rFonts w:ascii="Times New Roman" w:hAnsi="Times New Roman"/>
        </w:rPr>
      </w:pPr>
      <w:r w:rsidRPr="00C1490B">
        <w:rPr>
          <w:rFonts w:ascii="Times New Roman" w:hAnsi="Times New Roman"/>
        </w:rPr>
        <w:t xml:space="preserve">The affected Party shall notify the other Party as soon as reasonably practicable following the occurrence of a Force Majeure Event, which notification shall include an </w:t>
      </w:r>
      <w:del w:id="855" w:author="Santiago Angueira, Joanne" w:date="2021-07-27T13:53:00Z">
        <w:r w:rsidRPr="00C1490B" w:rsidDel="00121557">
          <w:rPr>
            <w:rFonts w:ascii="Times New Roman" w:hAnsi="Times New Roman"/>
          </w:rPr>
          <w:delText>adequate</w:delText>
        </w:r>
      </w:del>
      <w:ins w:id="856" w:author="Santiago Angueira, Joanne" w:date="2021-07-27T13:53:00Z">
        <w:r w:rsidR="00121557">
          <w:rPr>
            <w:rFonts w:ascii="Times New Roman" w:hAnsi="Times New Roman"/>
          </w:rPr>
          <w:t>reasonable</w:t>
        </w:r>
      </w:ins>
      <w:r w:rsidRPr="00C1490B">
        <w:rPr>
          <w:rFonts w:ascii="Times New Roman" w:hAnsi="Times New Roman"/>
        </w:rPr>
        <w:t xml:space="preserve"> description of the Force Majeure Event and the extent of the anticipated disruption in performance.</w:t>
      </w:r>
    </w:p>
    <w:p w14:paraId="3E4A71B6" w14:textId="77777777" w:rsidR="00DB7BD4" w:rsidRPr="00C1490B" w:rsidRDefault="00DB7BD4" w:rsidP="00DB7BD4">
      <w:pPr>
        <w:pStyle w:val="ArticleL3"/>
        <w:rPr>
          <w:rFonts w:ascii="Times New Roman" w:hAnsi="Times New Roman"/>
        </w:rPr>
      </w:pPr>
      <w:r w:rsidRPr="00C1490B">
        <w:rPr>
          <w:rFonts w:ascii="Times New Roman" w:hAnsi="Times New Roman"/>
        </w:rPr>
        <w:t>The affected Party shall use all Commercially Reasonable Efforts to:</w:t>
      </w:r>
    </w:p>
    <w:p w14:paraId="48F91C19" w14:textId="73987113" w:rsidR="00DB7BD4" w:rsidRPr="00C1490B" w:rsidRDefault="00DB7BD4" w:rsidP="00BB379E">
      <w:pPr>
        <w:pStyle w:val="ArticleL4"/>
        <w:numPr>
          <w:ilvl w:val="3"/>
          <w:numId w:val="8"/>
        </w:numPr>
        <w:rPr>
          <w:rFonts w:ascii="Times New Roman" w:hAnsi="Times New Roman"/>
        </w:rPr>
      </w:pPr>
      <w:r w:rsidRPr="00C1490B">
        <w:rPr>
          <w:rFonts w:ascii="Times New Roman" w:hAnsi="Times New Roman"/>
        </w:rPr>
        <w:t>mitigate or limit the impact of the Force Majeure Event;</w:t>
      </w:r>
      <w:ins w:id="857" w:author="Santiago Angueira, Joanne" w:date="2021-07-27T13:54:00Z">
        <w:r w:rsidR="00121557">
          <w:rPr>
            <w:rFonts w:ascii="Times New Roman" w:hAnsi="Times New Roman"/>
          </w:rPr>
          <w:t xml:space="preserve"> and</w:t>
        </w:r>
      </w:ins>
    </w:p>
    <w:p w14:paraId="17B7C1C7" w14:textId="706944A9" w:rsidR="00DB7BD4" w:rsidRPr="00C1490B" w:rsidDel="00121557" w:rsidRDefault="00DB7BD4" w:rsidP="00BB379E">
      <w:pPr>
        <w:pStyle w:val="ArticleL4"/>
        <w:numPr>
          <w:ilvl w:val="3"/>
          <w:numId w:val="8"/>
        </w:numPr>
        <w:rPr>
          <w:del w:id="858" w:author="Santiago Angueira, Joanne" w:date="2021-07-27T13:54:00Z"/>
          <w:rFonts w:ascii="Times New Roman" w:hAnsi="Times New Roman"/>
        </w:rPr>
      </w:pPr>
      <w:r w:rsidRPr="00C1490B">
        <w:rPr>
          <w:rFonts w:ascii="Times New Roman" w:hAnsi="Times New Roman"/>
        </w:rPr>
        <w:t xml:space="preserve">continue to perform </w:t>
      </w:r>
      <w:ins w:id="859" w:author="Santiago Angueira, Joanne" w:date="2021-07-27T13:54:00Z">
        <w:r w:rsidR="00121557">
          <w:rPr>
            <w:rFonts w:ascii="Times New Roman" w:hAnsi="Times New Roman"/>
          </w:rPr>
          <w:t xml:space="preserve">unaffected </w:t>
        </w:r>
      </w:ins>
      <w:del w:id="860" w:author="Santiago Angueira, Joanne" w:date="2021-07-27T13:54:00Z">
        <w:r w:rsidRPr="00C1490B" w:rsidDel="00121557">
          <w:rPr>
            <w:rFonts w:ascii="Times New Roman" w:hAnsi="Times New Roman"/>
          </w:rPr>
          <w:delText>its</w:delText>
        </w:r>
      </w:del>
      <w:r w:rsidRPr="00C1490B">
        <w:rPr>
          <w:rFonts w:ascii="Times New Roman" w:hAnsi="Times New Roman"/>
        </w:rPr>
        <w:t xml:space="preserve"> obligations under this Agreement</w:t>
      </w:r>
      <w:del w:id="861" w:author="Santiago Angueira, Joanne" w:date="2021-07-27T13:54:00Z">
        <w:r w:rsidRPr="00C1490B" w:rsidDel="00121557">
          <w:rPr>
            <w:rFonts w:ascii="Times New Roman" w:hAnsi="Times New Roman"/>
          </w:rPr>
          <w:delText>; and</w:delText>
        </w:r>
      </w:del>
    </w:p>
    <w:p w14:paraId="7F91A8D6" w14:textId="77777777" w:rsidR="00DB7BD4" w:rsidRPr="00121557" w:rsidRDefault="00DB7BD4">
      <w:pPr>
        <w:pStyle w:val="ArticleL4"/>
        <w:ind w:left="2160"/>
        <w:rPr>
          <w:rFonts w:ascii="Times New Roman" w:hAnsi="Times New Roman"/>
        </w:rPr>
        <w:pPrChange w:id="862" w:author="Santiago Angueira, Joanne" w:date="2021-07-27T13:54:00Z">
          <w:pPr>
            <w:pStyle w:val="ArticleL4"/>
            <w:numPr>
              <w:ilvl w:val="3"/>
              <w:numId w:val="8"/>
            </w:numPr>
            <w:tabs>
              <w:tab w:val="num" w:pos="2160"/>
            </w:tabs>
            <w:ind w:left="2160" w:hanging="720"/>
          </w:pPr>
        </w:pPrChange>
      </w:pPr>
      <w:del w:id="863" w:author="Santiago Angueira, Joanne" w:date="2021-07-27T13:54:00Z">
        <w:r w:rsidRPr="00121557" w:rsidDel="00121557">
          <w:rPr>
            <w:rFonts w:ascii="Times New Roman" w:hAnsi="Times New Roman"/>
          </w:rPr>
          <w:delText>cure, remove or otherwise correct the Force Majeure Event.</w:delText>
        </w:r>
      </w:del>
    </w:p>
    <w:p w14:paraId="120706C4" w14:textId="77777777" w:rsidR="00DB7BD4" w:rsidRPr="00C1490B" w:rsidRDefault="00DB7BD4" w:rsidP="00DB7BD4">
      <w:pPr>
        <w:pStyle w:val="ArticleL3"/>
        <w:rPr>
          <w:rFonts w:ascii="Times New Roman" w:hAnsi="Times New Roman"/>
        </w:rPr>
      </w:pPr>
      <w:r w:rsidRPr="00C1490B">
        <w:rPr>
          <w:rFonts w:ascii="Times New Roman" w:hAnsi="Times New Roman"/>
        </w:rPr>
        <w:t>The affected Party shall notify the other Party as soon as reasonably practicable following the cessation of the Force Majeure Event and shall resume performance of its obligations impacted by the Force Majeure Event immediately upon cessation of the Force Majeure Event.</w:t>
      </w:r>
    </w:p>
    <w:p w14:paraId="329B4BC5" w14:textId="77777777" w:rsidR="00DB7BD4" w:rsidRPr="00C1490B" w:rsidRDefault="00DB7BD4" w:rsidP="00DB7BD4">
      <w:pPr>
        <w:pStyle w:val="ArticleL3"/>
        <w:rPr>
          <w:rFonts w:ascii="Times New Roman" w:hAnsi="Times New Roman"/>
        </w:rPr>
      </w:pPr>
      <w:r w:rsidRPr="00C1490B">
        <w:rPr>
          <w:rFonts w:ascii="Times New Roman" w:hAnsi="Times New Roman"/>
        </w:rPr>
        <w:t>No liability of the affected Party which arose before the occurrence of the Force Majeure Event shall be excused as a result of the occurrence of such Force Majeure Event.</w:t>
      </w:r>
    </w:p>
    <w:p w14:paraId="0AB691BF" w14:textId="77777777" w:rsidR="00DB7BD4" w:rsidRPr="00C1490B" w:rsidRDefault="00DB7BD4" w:rsidP="00DB7BD4">
      <w:pPr>
        <w:pStyle w:val="ArticleL2"/>
        <w:rPr>
          <w:rFonts w:ascii="Times New Roman" w:hAnsi="Times New Roman"/>
        </w:rPr>
      </w:pPr>
      <w:bookmarkStart w:id="864" w:name="_Toc324838334"/>
      <w:bookmarkStart w:id="865" w:name="_Toc55295963"/>
      <w:r w:rsidRPr="00C1490B">
        <w:rPr>
          <w:rFonts w:ascii="Times New Roman" w:hAnsi="Times New Roman"/>
        </w:rPr>
        <w:t>Termination for Force Majeure Event</w:t>
      </w:r>
      <w:bookmarkEnd w:id="864"/>
      <w:bookmarkEnd w:id="865"/>
    </w:p>
    <w:p w14:paraId="19020350" w14:textId="0D10E700" w:rsidR="00DB7BD4" w:rsidRPr="00C1490B" w:rsidRDefault="00DB7BD4" w:rsidP="00DB7BD4">
      <w:pPr>
        <w:pStyle w:val="ArticleCont2"/>
        <w:rPr>
          <w:rFonts w:ascii="Times New Roman" w:hAnsi="Times New Roman"/>
        </w:rPr>
      </w:pPr>
      <w:r w:rsidRPr="00C1490B">
        <w:rPr>
          <w:rFonts w:ascii="Times New Roman" w:hAnsi="Times New Roman"/>
        </w:rPr>
        <w:t>If a Force Majeure Event has occurred and continues for a period exceeding one hundred and eighty (180) days, and the Company and the Supplier shall not have agreed upon required amendments to this Agreement in respect thereof, either Party may elect to terminate this Agreement upon not less than thirty (30) days</w:t>
      </w:r>
      <w:r w:rsidR="00B85926">
        <w:rPr>
          <w:rFonts w:ascii="Times New Roman" w:hAnsi="Times New Roman"/>
        </w:rPr>
        <w:t>’</w:t>
      </w:r>
      <w:r w:rsidRPr="00C1490B">
        <w:rPr>
          <w:rFonts w:ascii="Times New Roman" w:hAnsi="Times New Roman"/>
        </w:rPr>
        <w:t xml:space="preserve"> Notice to the other Party.  Upon the termination of this Agreement, the Parties shall pay one another the amounts specifically required to then be paid pursuant to the terms of this Agreement (which, with respect to payments owing from the Company to the Supplier, shall be determined pursuant to Article </w:t>
      </w:r>
      <w:r w:rsidR="00E52783" w:rsidRPr="00C1490B">
        <w:rPr>
          <w:rFonts w:ascii="Times New Roman" w:hAnsi="Times New Roman"/>
        </w:rPr>
        <w:fldChar w:fldCharType="begin"/>
      </w:r>
      <w:r w:rsidRPr="00C1490B">
        <w:rPr>
          <w:rFonts w:ascii="Times New Roman" w:hAnsi="Times New Roman"/>
        </w:rPr>
        <w:instrText xml:space="preserve"> REF _Ref323886172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E52783" w:rsidRPr="00C1490B">
        <w:rPr>
          <w:rFonts w:ascii="Times New Roman" w:hAnsi="Times New Roman"/>
        </w:rPr>
        <w:fldChar w:fldCharType="end"/>
      </w:r>
      <w:r w:rsidR="00D3054F">
        <w:rPr>
          <w:rFonts w:ascii="Times New Roman" w:hAnsi="Times New Roman"/>
        </w:rPr>
        <w:t>4</w:t>
      </w:r>
      <w:r w:rsidRPr="00C1490B">
        <w:rPr>
          <w:rFonts w:ascii="Times New Roman" w:hAnsi="Times New Roman"/>
        </w:rPr>
        <w:t>).</w:t>
      </w:r>
    </w:p>
    <w:p w14:paraId="7D45CD01" w14:textId="77777777" w:rsidR="00DB7BD4" w:rsidRPr="00312557" w:rsidRDefault="00DB7BD4" w:rsidP="00DB7BD4">
      <w:pPr>
        <w:pStyle w:val="ArticleL1"/>
        <w:rPr>
          <w:rFonts w:ascii="Times New Roman" w:hAnsi="Times New Roman"/>
          <w:sz w:val="24"/>
          <w:szCs w:val="24"/>
        </w:rPr>
      </w:pPr>
      <w:bookmarkStart w:id="866" w:name="_Ref306701628"/>
      <w:bookmarkStart w:id="867" w:name="_Ref306701739"/>
      <w:bookmarkStart w:id="868" w:name="_Ref306701746"/>
      <w:bookmarkStart w:id="869" w:name="_Ref306701753"/>
      <w:bookmarkStart w:id="870" w:name="_Ref306701786"/>
      <w:bookmarkStart w:id="871" w:name="_Ref306701795"/>
      <w:bookmarkStart w:id="872" w:name="_Ref306701852"/>
      <w:bookmarkStart w:id="873" w:name="_Ref306702011"/>
      <w:bookmarkStart w:id="874" w:name="_Ref306708555"/>
      <w:bookmarkStart w:id="875" w:name="_Ref306708616"/>
      <w:bookmarkStart w:id="876" w:name="_Ref323886181"/>
      <w:bookmarkStart w:id="877" w:name="_Ref323886191"/>
      <w:bookmarkStart w:id="878" w:name="_Toc324838335"/>
      <w:bookmarkStart w:id="879" w:name="_Toc55295964"/>
      <w:r w:rsidRPr="00312557">
        <w:rPr>
          <w:rFonts w:ascii="Times New Roman" w:hAnsi="Times New Roman"/>
          <w:sz w:val="24"/>
          <w:szCs w:val="24"/>
        </w:rPr>
        <w:lastRenderedPageBreak/>
        <w:t>DISPUTE</w:t>
      </w:r>
      <w:bookmarkEnd w:id="866"/>
      <w:bookmarkEnd w:id="867"/>
      <w:bookmarkEnd w:id="868"/>
      <w:bookmarkEnd w:id="869"/>
      <w:bookmarkEnd w:id="870"/>
      <w:bookmarkEnd w:id="871"/>
      <w:bookmarkEnd w:id="872"/>
      <w:bookmarkEnd w:id="873"/>
      <w:bookmarkEnd w:id="874"/>
      <w:bookmarkEnd w:id="875"/>
      <w:r w:rsidRPr="00312557">
        <w:rPr>
          <w:rFonts w:ascii="Times New Roman" w:hAnsi="Times New Roman"/>
          <w:sz w:val="24"/>
          <w:szCs w:val="24"/>
        </w:rPr>
        <w:t xml:space="preserve"> RESOLUTION</w:t>
      </w:r>
      <w:bookmarkEnd w:id="876"/>
      <w:bookmarkEnd w:id="877"/>
      <w:bookmarkEnd w:id="878"/>
      <w:bookmarkEnd w:id="879"/>
    </w:p>
    <w:p w14:paraId="79D6A15C" w14:textId="77777777" w:rsidR="00DB7BD4" w:rsidRPr="00C1490B" w:rsidRDefault="00DB7BD4" w:rsidP="00DB7BD4">
      <w:pPr>
        <w:pStyle w:val="ArticleL2"/>
        <w:rPr>
          <w:rFonts w:ascii="Times New Roman" w:hAnsi="Times New Roman"/>
        </w:rPr>
      </w:pPr>
      <w:bookmarkStart w:id="880" w:name="_Ref306616220"/>
      <w:bookmarkStart w:id="881" w:name="_Ref306616227"/>
      <w:bookmarkStart w:id="882" w:name="_Ref306698606"/>
      <w:bookmarkStart w:id="883" w:name="_Ref306698613"/>
      <w:bookmarkStart w:id="884" w:name="_Ref306698620"/>
      <w:bookmarkStart w:id="885" w:name="_Ref306698629"/>
      <w:bookmarkStart w:id="886" w:name="_Ref306698635"/>
      <w:bookmarkStart w:id="887" w:name="_Toc324838336"/>
      <w:bookmarkStart w:id="888" w:name="_Toc55295965"/>
      <w:r w:rsidRPr="00C1490B">
        <w:rPr>
          <w:rFonts w:ascii="Times New Roman" w:hAnsi="Times New Roman"/>
        </w:rPr>
        <w:t>Amicable Procedure</w:t>
      </w:r>
      <w:bookmarkEnd w:id="880"/>
      <w:bookmarkEnd w:id="881"/>
      <w:bookmarkEnd w:id="882"/>
      <w:bookmarkEnd w:id="883"/>
      <w:bookmarkEnd w:id="884"/>
      <w:bookmarkEnd w:id="885"/>
      <w:bookmarkEnd w:id="886"/>
      <w:bookmarkEnd w:id="887"/>
      <w:bookmarkEnd w:id="888"/>
    </w:p>
    <w:p w14:paraId="39F94C52" w14:textId="4D9FE4A4" w:rsidR="00DB7BD4" w:rsidRPr="00C1490B" w:rsidRDefault="00DB7BD4" w:rsidP="00DB7BD4">
      <w:pPr>
        <w:pStyle w:val="ArticleCont2"/>
        <w:rPr>
          <w:rFonts w:ascii="Times New Roman" w:hAnsi="Times New Roman"/>
        </w:rPr>
      </w:pPr>
      <w:r w:rsidRPr="00C1490B">
        <w:rPr>
          <w:rFonts w:ascii="Times New Roman" w:hAnsi="Times New Roman"/>
        </w:rPr>
        <w:t>In the event of any dispute arising out of or relating to this Agreement, or the breach or validity, termination or existence thereof, the Company</w:t>
      </w:r>
      <w:r w:rsidR="00B85926">
        <w:rPr>
          <w:rFonts w:ascii="Times New Roman" w:hAnsi="Times New Roman"/>
        </w:rPr>
        <w:t>’</w:t>
      </w:r>
      <w:r w:rsidRPr="00C1490B">
        <w:rPr>
          <w:rFonts w:ascii="Times New Roman" w:hAnsi="Times New Roman"/>
        </w:rPr>
        <w:t>s Representative and the Supplier</w:t>
      </w:r>
      <w:r w:rsidR="00B85926">
        <w:rPr>
          <w:rFonts w:ascii="Times New Roman" w:hAnsi="Times New Roman"/>
        </w:rPr>
        <w:t>’</w:t>
      </w:r>
      <w:r w:rsidRPr="00C1490B">
        <w:rPr>
          <w:rFonts w:ascii="Times New Roman" w:hAnsi="Times New Roman"/>
        </w:rPr>
        <w:t xml:space="preserve">s Representative shall engage in genuine and good faith negotiations with a view to resolving the dispute (the </w:t>
      </w:r>
      <w:r w:rsidR="00B85926">
        <w:rPr>
          <w:rFonts w:ascii="Times New Roman" w:hAnsi="Times New Roman"/>
        </w:rPr>
        <w:t>“</w:t>
      </w:r>
      <w:r w:rsidRPr="00C1490B">
        <w:rPr>
          <w:rFonts w:ascii="Times New Roman" w:hAnsi="Times New Roman"/>
          <w:b/>
        </w:rPr>
        <w:t>Amicable Procedure</w:t>
      </w:r>
      <w:r w:rsidR="00B85926">
        <w:rPr>
          <w:rFonts w:ascii="Times New Roman" w:hAnsi="Times New Roman"/>
        </w:rPr>
        <w:t>”</w:t>
      </w:r>
      <w:r w:rsidRPr="00C1490B">
        <w:rPr>
          <w:rFonts w:ascii="Times New Roman" w:hAnsi="Times New Roman"/>
        </w:rPr>
        <w:t>).</w:t>
      </w:r>
    </w:p>
    <w:p w14:paraId="2BF1B00B" w14:textId="77777777" w:rsidR="00DB7BD4" w:rsidRPr="00C1490B" w:rsidRDefault="00DB7BD4" w:rsidP="00DB7BD4">
      <w:pPr>
        <w:pStyle w:val="ArticleL2"/>
        <w:rPr>
          <w:rFonts w:ascii="Times New Roman" w:hAnsi="Times New Roman"/>
        </w:rPr>
      </w:pPr>
      <w:bookmarkStart w:id="889" w:name="_Toc324838337"/>
      <w:bookmarkStart w:id="890" w:name="_Toc55295966"/>
      <w:r w:rsidRPr="00C1490B">
        <w:rPr>
          <w:rFonts w:ascii="Times New Roman" w:hAnsi="Times New Roman"/>
        </w:rPr>
        <w:t>Senior Management</w:t>
      </w:r>
      <w:bookmarkEnd w:id="889"/>
      <w:bookmarkEnd w:id="890"/>
    </w:p>
    <w:p w14:paraId="71FB700F" w14:textId="77777777" w:rsidR="00DB7BD4" w:rsidRPr="00C1490B" w:rsidRDefault="00DB7BD4" w:rsidP="00DB7BD4">
      <w:pPr>
        <w:pStyle w:val="ArticleCont2"/>
        <w:rPr>
          <w:rFonts w:ascii="Times New Roman" w:hAnsi="Times New Roman"/>
        </w:rPr>
      </w:pPr>
      <w:r w:rsidRPr="00C1490B">
        <w:rPr>
          <w:rFonts w:ascii="Times New Roman" w:hAnsi="Times New Roman"/>
        </w:rPr>
        <w:t>If the dispute has not been resolved by the Amicable Procedure within five (5) Business Days of the initiation of the Amicable Procedure or if one Party has requested the other to participate in the Amicable Procedure and the other has neglected or refused to participate, then such dispute shall be referred to a steering committee comprised of two (2) members of senior management from each of the Parties, which steering committee shall meet at a mutually agreed location at the earliest possible date, but in any event within thirty (30) days of such request, to engage in genuine and good faith negotiations with a view to resolving the dispute.</w:t>
      </w:r>
    </w:p>
    <w:p w14:paraId="5606D606" w14:textId="77777777" w:rsidR="00DB7BD4" w:rsidRPr="00C1490B" w:rsidRDefault="00DB7BD4" w:rsidP="00DB7BD4">
      <w:pPr>
        <w:pStyle w:val="ArticleL2"/>
        <w:rPr>
          <w:rFonts w:ascii="Times New Roman" w:hAnsi="Times New Roman"/>
        </w:rPr>
      </w:pPr>
      <w:bookmarkStart w:id="891" w:name="_Ref323885784"/>
      <w:bookmarkStart w:id="892" w:name="_Ref323885805"/>
      <w:bookmarkStart w:id="893" w:name="_Ref323886085"/>
      <w:bookmarkStart w:id="894" w:name="_Ref323886093"/>
      <w:bookmarkStart w:id="895" w:name="_Ref323886099"/>
      <w:bookmarkStart w:id="896" w:name="_Toc324838338"/>
      <w:bookmarkStart w:id="897" w:name="_Toc55295967"/>
      <w:r w:rsidRPr="00C1490B">
        <w:rPr>
          <w:rFonts w:ascii="Times New Roman" w:hAnsi="Times New Roman"/>
        </w:rPr>
        <w:t>Arbitration</w:t>
      </w:r>
      <w:bookmarkEnd w:id="891"/>
      <w:bookmarkEnd w:id="892"/>
      <w:bookmarkEnd w:id="893"/>
      <w:bookmarkEnd w:id="894"/>
      <w:bookmarkEnd w:id="895"/>
      <w:bookmarkEnd w:id="896"/>
      <w:bookmarkEnd w:id="897"/>
    </w:p>
    <w:p w14:paraId="5F4D97A5" w14:textId="57D2542B" w:rsidR="00DB7BD4" w:rsidRPr="00511DB1" w:rsidRDefault="00DB7BD4" w:rsidP="00367C7F">
      <w:pPr>
        <w:pStyle w:val="ArticleCont2"/>
        <w:rPr>
          <w:rFonts w:ascii="Times New Roman" w:hAnsi="Times New Roman"/>
        </w:rPr>
      </w:pPr>
      <w:r w:rsidRPr="00C1490B">
        <w:rPr>
          <w:rFonts w:ascii="Times New Roman" w:hAnsi="Times New Roman"/>
        </w:rPr>
        <w:t xml:space="preserve">If, despite such meeting, the Parties do not resolve the dispute, or if no such meeting takes place within such time, either Party may refer the dispute to be finally resolved by arbitration administered by the </w:t>
      </w:r>
      <w:r w:rsidR="001E1F6D">
        <w:rPr>
          <w:rFonts w:ascii="Times New Roman" w:hAnsi="Times New Roman"/>
        </w:rPr>
        <w:t>International Centre for Dispute Resolution Canada in accordance with tis Canadian Arbi</w:t>
      </w:r>
      <w:r w:rsidR="00647995">
        <w:rPr>
          <w:rFonts w:ascii="Times New Roman" w:hAnsi="Times New Roman"/>
        </w:rPr>
        <w:t xml:space="preserve">tration Rules. </w:t>
      </w:r>
      <w:r w:rsidRPr="00C1490B">
        <w:rPr>
          <w:rFonts w:ascii="Times New Roman" w:hAnsi="Times New Roman"/>
        </w:rPr>
        <w:t xml:space="preserve"> </w:t>
      </w:r>
      <w:r w:rsidR="008969C0">
        <w:rPr>
          <w:rFonts w:ascii="Times New Roman" w:hAnsi="Times New Roman"/>
        </w:rPr>
        <w:t xml:space="preserve">The number of arbitrators shall be one (1).  </w:t>
      </w:r>
      <w:r w:rsidR="00461D34">
        <w:rPr>
          <w:rFonts w:ascii="Times New Roman" w:hAnsi="Times New Roman"/>
        </w:rPr>
        <w:t xml:space="preserve">The parties shall attempt to mutually agree upon an arbitrator.  Where the parties cannot agree, the </w:t>
      </w:r>
      <w:r w:rsidR="00461D34" w:rsidRPr="000F2709">
        <w:rPr>
          <w:rFonts w:ascii="Times New Roman" w:hAnsi="Times New Roman"/>
        </w:rPr>
        <w:t xml:space="preserve">arbitrator shall be appointed in accordance with the Canadian Arbitration Rules. </w:t>
      </w:r>
      <w:r w:rsidR="0001324E" w:rsidRPr="000F2709">
        <w:rPr>
          <w:rFonts w:ascii="Times New Roman" w:hAnsi="Times New Roman"/>
        </w:rPr>
        <w:t>In either event, the arbitrator</w:t>
      </w:r>
      <w:r w:rsidR="0001324E">
        <w:rPr>
          <w:rFonts w:ascii="Times New Roman" w:hAnsi="Times New Roman"/>
        </w:rPr>
        <w:t xml:space="preserve"> must have experience arbitrating commercial and contractual disputes. </w:t>
      </w:r>
      <w:r w:rsidR="00EB1C59">
        <w:rPr>
          <w:rFonts w:ascii="Times New Roman" w:hAnsi="Times New Roman"/>
        </w:rPr>
        <w:t>Solely in the event there exists at the time of arbitration an outbreak, epidemic, pandemic or public health emergency in the Province of Ontario, the arbitration shall be conducted using a virtual platform unless waived by both parties. Otherwise, t</w:t>
      </w:r>
      <w:r w:rsidR="008969C0">
        <w:rPr>
          <w:rFonts w:ascii="Times New Roman" w:hAnsi="Times New Roman"/>
        </w:rPr>
        <w:t xml:space="preserve">he place of arbitration shall be </w:t>
      </w:r>
      <w:ins w:id="898" w:author="Whipple, Blu" w:date="2021-07-29T14:05:00Z">
        <w:r w:rsidR="003C385B">
          <w:rPr>
            <w:rFonts w:ascii="Times New Roman" w:hAnsi="Times New Roman"/>
          </w:rPr>
          <w:t>Calgary</w:t>
        </w:r>
      </w:ins>
      <w:del w:id="899" w:author="Whipple, Blu" w:date="2021-07-29T14:05:00Z">
        <w:r w:rsidR="008969C0" w:rsidDel="003C385B">
          <w:rPr>
            <w:rFonts w:ascii="Times New Roman" w:hAnsi="Times New Roman"/>
          </w:rPr>
          <w:delText>Toronto</w:delText>
        </w:r>
      </w:del>
      <w:r w:rsidR="008969C0">
        <w:rPr>
          <w:rFonts w:ascii="Times New Roman" w:hAnsi="Times New Roman"/>
        </w:rPr>
        <w:t xml:space="preserve">, </w:t>
      </w:r>
      <w:ins w:id="900" w:author="Whipple, Blu" w:date="2021-07-29T14:05:00Z">
        <w:r w:rsidR="003C385B">
          <w:rPr>
            <w:rFonts w:ascii="Times New Roman" w:hAnsi="Times New Roman"/>
          </w:rPr>
          <w:t>Alberta</w:t>
        </w:r>
      </w:ins>
      <w:del w:id="901" w:author="Whipple, Blu" w:date="2021-07-29T14:05:00Z">
        <w:r w:rsidR="008969C0" w:rsidDel="003C385B">
          <w:rPr>
            <w:rFonts w:ascii="Times New Roman" w:hAnsi="Times New Roman"/>
          </w:rPr>
          <w:delText>Ontario</w:delText>
        </w:r>
      </w:del>
      <w:r w:rsidR="008969C0">
        <w:rPr>
          <w:rFonts w:ascii="Times New Roman" w:hAnsi="Times New Roman"/>
        </w:rPr>
        <w:t xml:space="preserve">, Canada.  The arbitration shall be conducted in the English language. </w:t>
      </w:r>
      <w:r w:rsidR="003F4A3D">
        <w:rPr>
          <w:rFonts w:ascii="Times New Roman" w:hAnsi="Times New Roman"/>
        </w:rPr>
        <w:t xml:space="preserve">Except </w:t>
      </w:r>
      <w:r w:rsidR="004E404A">
        <w:rPr>
          <w:rFonts w:ascii="Times New Roman" w:hAnsi="Times New Roman"/>
        </w:rPr>
        <w:t>for punitive and exemplary damages, which may not be awarded,</w:t>
      </w:r>
      <w:r w:rsidR="0004555D">
        <w:rPr>
          <w:rFonts w:ascii="Times New Roman" w:hAnsi="Times New Roman"/>
        </w:rPr>
        <w:t xml:space="preserve"> a</w:t>
      </w:r>
      <w:r w:rsidR="00DD5645">
        <w:rPr>
          <w:rFonts w:ascii="Times New Roman" w:hAnsi="Times New Roman"/>
        </w:rPr>
        <w:t xml:space="preserve">n arbitrator may award any relief that would be available in a court, including injunctive or declaratory relief and must follow and enforce this Agreement as a court would. </w:t>
      </w:r>
      <w:r w:rsidR="00511DB1">
        <w:rPr>
          <w:rFonts w:ascii="Times New Roman" w:hAnsi="Times New Roman"/>
        </w:rPr>
        <w:t xml:space="preserve">The award of the arbitrator shall be final and binding on the parties unless leave is granted by the court in respect of a question of law pursuant to Section 45(1) of the </w:t>
      </w:r>
      <w:r w:rsidR="00511DB1">
        <w:rPr>
          <w:rFonts w:ascii="Times New Roman" w:hAnsi="Times New Roman"/>
          <w:i/>
          <w:iCs/>
        </w:rPr>
        <w:t>Arbitration Act, 1991</w:t>
      </w:r>
      <w:r w:rsidR="00511DB1">
        <w:rPr>
          <w:rFonts w:ascii="Times New Roman" w:hAnsi="Times New Roman"/>
        </w:rPr>
        <w:t xml:space="preserve">. </w:t>
      </w:r>
    </w:p>
    <w:p w14:paraId="2C61FFB6" w14:textId="6B68A50E" w:rsidR="00DB7BD4" w:rsidRPr="00C1490B" w:rsidRDefault="00DB7BD4" w:rsidP="00A70913">
      <w:pPr>
        <w:pStyle w:val="ArticleL3"/>
        <w:numPr>
          <w:ilvl w:val="0"/>
          <w:numId w:val="0"/>
        </w:numPr>
        <w:ind w:left="720"/>
        <w:rPr>
          <w:rFonts w:ascii="Times New Roman" w:hAnsi="Times New Roman"/>
        </w:rPr>
      </w:pPr>
      <w:r w:rsidRPr="00C1490B">
        <w:rPr>
          <w:rFonts w:ascii="Times New Roman" w:hAnsi="Times New Roman"/>
        </w:rPr>
        <w:t xml:space="preserve">Except to the extent necessary in connection with this arbitration, information concerning (i) the existence of an arbitration and the dispute(s) raised in the arbitration, (ii) any documentary or other evidence given by a Party or witness in relation to the arbitration, or (iii) the arbitration award, may not be disclosed by the </w:t>
      </w:r>
      <w:r w:rsidR="00367C7F">
        <w:rPr>
          <w:rFonts w:ascii="Times New Roman" w:hAnsi="Times New Roman"/>
        </w:rPr>
        <w:t>International Centre for Dispute Resolution Canada,</w:t>
      </w:r>
      <w:r w:rsidRPr="00C1490B">
        <w:rPr>
          <w:rFonts w:ascii="Times New Roman" w:hAnsi="Times New Roman"/>
        </w:rPr>
        <w:t xml:space="preserve"> the arbitrator, any Party or any counsel to any such Person unless required to do so (a) by law or (b) by a court of competent jurisdiction or competent regulatory body, and then only insofar as required.</w:t>
      </w:r>
    </w:p>
    <w:p w14:paraId="469BA1FD" w14:textId="5AE5804F" w:rsidR="00DB7BD4" w:rsidRPr="00C1490B" w:rsidRDefault="00DB7BD4" w:rsidP="00367C7F">
      <w:pPr>
        <w:pStyle w:val="ArticleL3"/>
        <w:numPr>
          <w:ilvl w:val="0"/>
          <w:numId w:val="0"/>
        </w:numPr>
        <w:ind w:left="720"/>
        <w:rPr>
          <w:rFonts w:ascii="Times New Roman" w:hAnsi="Times New Roman"/>
        </w:rPr>
      </w:pPr>
      <w:r w:rsidRPr="00C1490B">
        <w:rPr>
          <w:rFonts w:ascii="Times New Roman" w:hAnsi="Times New Roman"/>
        </w:rPr>
        <w:t xml:space="preserve">Nothing in this Article </w:t>
      </w:r>
      <w:r w:rsidR="00E52783" w:rsidRPr="00C1490B">
        <w:rPr>
          <w:rFonts w:ascii="Times New Roman" w:hAnsi="Times New Roman"/>
        </w:rPr>
        <w:fldChar w:fldCharType="begin"/>
      </w:r>
      <w:r w:rsidRPr="00C1490B">
        <w:rPr>
          <w:rFonts w:ascii="Times New Roman" w:hAnsi="Times New Roman"/>
        </w:rPr>
        <w:instrText xml:space="preserve"> REF _Ref323886181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E52783" w:rsidRPr="00C1490B">
        <w:rPr>
          <w:rFonts w:ascii="Times New Roman" w:hAnsi="Times New Roman"/>
        </w:rPr>
        <w:fldChar w:fldCharType="end"/>
      </w:r>
      <w:r w:rsidR="00E36E6A">
        <w:rPr>
          <w:rFonts w:ascii="Times New Roman" w:hAnsi="Times New Roman"/>
        </w:rPr>
        <w:t>7</w:t>
      </w:r>
      <w:r w:rsidRPr="00C1490B">
        <w:rPr>
          <w:rFonts w:ascii="Times New Roman" w:hAnsi="Times New Roman"/>
        </w:rPr>
        <w:t xml:space="preserve"> (for greater certainty, including the provision for the Amicable Procedure) shall prevent any Party from (a) seeking emergency measures of protection under the </w:t>
      </w:r>
      <w:r w:rsidR="000D59A3">
        <w:rPr>
          <w:rFonts w:ascii="Times New Roman" w:hAnsi="Times New Roman"/>
        </w:rPr>
        <w:t>Canadian Arbitration Rules</w:t>
      </w:r>
      <w:r w:rsidRPr="00C1490B">
        <w:rPr>
          <w:rFonts w:ascii="Times New Roman" w:hAnsi="Times New Roman"/>
        </w:rPr>
        <w:t xml:space="preserve">, and/or (b) resorting to a court of competent jurisdiction for such provisional, interim or injunctive remedies as may be necessary or desirable to prevent serious and irreparable injury to such Party or to enforce any interim or conservancy measure ordered or awarded by the </w:t>
      </w:r>
      <w:r w:rsidR="00935C13">
        <w:rPr>
          <w:rFonts w:ascii="Times New Roman" w:hAnsi="Times New Roman"/>
        </w:rPr>
        <w:t>arbitrator</w:t>
      </w:r>
      <w:r w:rsidRPr="00C1490B">
        <w:rPr>
          <w:rFonts w:ascii="Times New Roman" w:hAnsi="Times New Roman"/>
        </w:rPr>
        <w:t xml:space="preserve"> or an emergency arbitrator, provided that such resort to the court shall not be argued by any Party or deemed to be a waiver of arbitration or any proviso of this Section </w:t>
      </w:r>
      <w:r w:rsidR="00E52783" w:rsidRPr="00C1490B">
        <w:rPr>
          <w:rFonts w:ascii="Times New Roman" w:hAnsi="Times New Roman"/>
        </w:rPr>
        <w:fldChar w:fldCharType="begin"/>
      </w:r>
      <w:r w:rsidRPr="00C1490B">
        <w:rPr>
          <w:rFonts w:ascii="Times New Roman" w:hAnsi="Times New Roman"/>
        </w:rPr>
        <w:instrText xml:space="preserve"> REF _Ref323886093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754EFB">
        <w:rPr>
          <w:rFonts w:ascii="Times New Roman" w:hAnsi="Times New Roman"/>
        </w:rPr>
        <w:t>7</w:t>
      </w:r>
      <w:r w:rsidR="00BF5213">
        <w:rPr>
          <w:rFonts w:ascii="Times New Roman" w:hAnsi="Times New Roman"/>
        </w:rPr>
        <w:t>.3</w:t>
      </w:r>
      <w:r w:rsidR="00E52783" w:rsidRPr="00C1490B">
        <w:rPr>
          <w:rFonts w:ascii="Times New Roman" w:hAnsi="Times New Roman"/>
        </w:rPr>
        <w:fldChar w:fldCharType="end"/>
      </w:r>
      <w:r w:rsidRPr="00C1490B">
        <w:rPr>
          <w:rFonts w:ascii="Times New Roman" w:hAnsi="Times New Roman"/>
        </w:rPr>
        <w:t xml:space="preserve">, and the applicable dispute(s) shall be resolved ultimately as provided by this Section </w:t>
      </w:r>
      <w:r w:rsidR="00E52783" w:rsidRPr="00C1490B">
        <w:rPr>
          <w:rFonts w:ascii="Times New Roman" w:hAnsi="Times New Roman"/>
        </w:rPr>
        <w:fldChar w:fldCharType="begin"/>
      </w:r>
      <w:r w:rsidRPr="00C1490B">
        <w:rPr>
          <w:rFonts w:ascii="Times New Roman" w:hAnsi="Times New Roman"/>
        </w:rPr>
        <w:instrText xml:space="preserve"> REF _Ref323886099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754EFB">
        <w:rPr>
          <w:rFonts w:ascii="Times New Roman" w:hAnsi="Times New Roman"/>
        </w:rPr>
        <w:t>7</w:t>
      </w:r>
      <w:r w:rsidR="00BF5213">
        <w:rPr>
          <w:rFonts w:ascii="Times New Roman" w:hAnsi="Times New Roman"/>
        </w:rPr>
        <w:t>.3</w:t>
      </w:r>
      <w:r w:rsidR="00E52783" w:rsidRPr="00C1490B">
        <w:rPr>
          <w:rFonts w:ascii="Times New Roman" w:hAnsi="Times New Roman"/>
        </w:rPr>
        <w:fldChar w:fldCharType="end"/>
      </w:r>
      <w:r w:rsidRPr="00C1490B">
        <w:rPr>
          <w:rFonts w:ascii="Times New Roman" w:hAnsi="Times New Roman"/>
        </w:rPr>
        <w:t xml:space="preserve"> and provided, further, that, following the commencement of the arbitration hereunder and the appointment of the </w:t>
      </w:r>
      <w:r w:rsidR="00935C13">
        <w:rPr>
          <w:rFonts w:ascii="Times New Roman" w:hAnsi="Times New Roman"/>
        </w:rPr>
        <w:t>arbitrator</w:t>
      </w:r>
      <w:r w:rsidRPr="00C1490B">
        <w:rPr>
          <w:rFonts w:ascii="Times New Roman" w:hAnsi="Times New Roman"/>
        </w:rPr>
        <w:t xml:space="preserve">, the </w:t>
      </w:r>
      <w:r w:rsidR="00935C13">
        <w:rPr>
          <w:rFonts w:ascii="Times New Roman" w:hAnsi="Times New Roman"/>
        </w:rPr>
        <w:t>arbitrator</w:t>
      </w:r>
      <w:r w:rsidRPr="00C1490B">
        <w:rPr>
          <w:rFonts w:ascii="Times New Roman" w:hAnsi="Times New Roman"/>
        </w:rPr>
        <w:t xml:space="preserve"> shall have the power to modify or vacate any such remedy and </w:t>
      </w:r>
      <w:r w:rsidRPr="00C1490B">
        <w:rPr>
          <w:rFonts w:ascii="Times New Roman" w:hAnsi="Times New Roman"/>
        </w:rPr>
        <w:lastRenderedPageBreak/>
        <w:t>the Parties hereby irrevocably consent to a variation or vacation of any such court order in accordance with such decision of the tribunal.</w:t>
      </w:r>
    </w:p>
    <w:p w14:paraId="5BA23B94" w14:textId="77777777" w:rsidR="00DB7BD4" w:rsidRPr="00C1490B" w:rsidRDefault="00DB7BD4" w:rsidP="00DB7BD4">
      <w:pPr>
        <w:pStyle w:val="ArticleL2"/>
        <w:rPr>
          <w:rFonts w:ascii="Times New Roman" w:hAnsi="Times New Roman"/>
        </w:rPr>
      </w:pPr>
      <w:bookmarkStart w:id="902" w:name="_Toc324838339"/>
      <w:bookmarkStart w:id="903" w:name="_Toc55295968"/>
      <w:r w:rsidRPr="00C1490B">
        <w:rPr>
          <w:rFonts w:ascii="Times New Roman" w:hAnsi="Times New Roman"/>
        </w:rPr>
        <w:t>Continuing Obligations</w:t>
      </w:r>
      <w:bookmarkEnd w:id="902"/>
      <w:bookmarkEnd w:id="903"/>
    </w:p>
    <w:p w14:paraId="79D48058" w14:textId="6E8B6608" w:rsidR="00DB7BD4" w:rsidRPr="00C1490B" w:rsidRDefault="00DB7BD4" w:rsidP="00DB7BD4">
      <w:pPr>
        <w:pStyle w:val="ArticleCont2"/>
        <w:rPr>
          <w:rFonts w:ascii="Times New Roman" w:hAnsi="Times New Roman"/>
        </w:rPr>
      </w:pPr>
      <w:r w:rsidRPr="00C1490B">
        <w:rPr>
          <w:rFonts w:ascii="Times New Roman" w:hAnsi="Times New Roman"/>
        </w:rPr>
        <w:t xml:space="preserve">Unless the Parties otherwise agree in writing, the Parties shall continue to perform their respective obligations under this Agreement during any dispute resolution proceeding in accordance with this Article </w:t>
      </w:r>
      <w:r w:rsidR="00481529">
        <w:rPr>
          <w:rFonts w:ascii="Times New Roman" w:hAnsi="Times New Roman"/>
        </w:rPr>
        <w:t>1</w:t>
      </w:r>
      <w:r w:rsidR="00E36E6A">
        <w:rPr>
          <w:rFonts w:ascii="Times New Roman" w:hAnsi="Times New Roman"/>
        </w:rPr>
        <w:t>7</w:t>
      </w:r>
      <w:r w:rsidRPr="00C1490B">
        <w:rPr>
          <w:rFonts w:ascii="Times New Roman" w:hAnsi="Times New Roman"/>
        </w:rPr>
        <w:t>.</w:t>
      </w:r>
    </w:p>
    <w:p w14:paraId="684C992A" w14:textId="77777777" w:rsidR="00DB7BD4" w:rsidRPr="00C1490B" w:rsidRDefault="00DB7BD4" w:rsidP="00DB7BD4">
      <w:pPr>
        <w:pStyle w:val="ArticleL2"/>
        <w:rPr>
          <w:rFonts w:ascii="Times New Roman" w:hAnsi="Times New Roman"/>
        </w:rPr>
      </w:pPr>
      <w:bookmarkStart w:id="904" w:name="_Toc324838340"/>
      <w:bookmarkStart w:id="905" w:name="_Toc55295969"/>
      <w:r w:rsidRPr="00C1490B">
        <w:rPr>
          <w:rFonts w:ascii="Times New Roman" w:hAnsi="Times New Roman"/>
        </w:rPr>
        <w:t>Separate Proceedings</w:t>
      </w:r>
      <w:bookmarkEnd w:id="904"/>
      <w:bookmarkEnd w:id="905"/>
    </w:p>
    <w:p w14:paraId="5D9CE15C" w14:textId="4E1E6596" w:rsidR="00DB7BD4" w:rsidRPr="00C1490B" w:rsidRDefault="00DB7BD4" w:rsidP="00DB7BD4">
      <w:pPr>
        <w:pStyle w:val="ArticleCont2"/>
        <w:rPr>
          <w:rFonts w:ascii="Times New Roman" w:hAnsi="Times New Roman"/>
        </w:rPr>
      </w:pPr>
      <w:r w:rsidRPr="00C1490B">
        <w:rPr>
          <w:rFonts w:ascii="Times New Roman" w:hAnsi="Times New Roman"/>
        </w:rPr>
        <w:t>Unless the Parties otherwise agree in writing, no dispute, controversy or claim hereunder shall be consolidated with any other arbitrable proceeding involving any third party.</w:t>
      </w:r>
    </w:p>
    <w:p w14:paraId="6A6F9056" w14:textId="77777777" w:rsidR="00DB7BD4" w:rsidRPr="00312557" w:rsidRDefault="00DB7BD4" w:rsidP="00DB7BD4">
      <w:pPr>
        <w:pStyle w:val="ArticleL1"/>
        <w:rPr>
          <w:rFonts w:ascii="Times New Roman" w:hAnsi="Times New Roman"/>
          <w:sz w:val="24"/>
          <w:szCs w:val="24"/>
        </w:rPr>
      </w:pPr>
      <w:bookmarkStart w:id="906" w:name="_Toc324838342"/>
      <w:bookmarkStart w:id="907" w:name="_Toc55295970"/>
      <w:r w:rsidRPr="00312557">
        <w:rPr>
          <w:rFonts w:ascii="Times New Roman" w:hAnsi="Times New Roman"/>
          <w:sz w:val="24"/>
          <w:szCs w:val="24"/>
        </w:rPr>
        <w:t>NOTICES AND COMMUNICATIONS</w:t>
      </w:r>
      <w:bookmarkEnd w:id="906"/>
      <w:bookmarkEnd w:id="907"/>
    </w:p>
    <w:p w14:paraId="55012176" w14:textId="77777777" w:rsidR="00DB7BD4" w:rsidRPr="00C1490B" w:rsidRDefault="00DB7BD4" w:rsidP="00DB7BD4">
      <w:pPr>
        <w:pStyle w:val="ArticleL2"/>
        <w:rPr>
          <w:rFonts w:ascii="Times New Roman" w:hAnsi="Times New Roman"/>
        </w:rPr>
      </w:pPr>
      <w:bookmarkStart w:id="908" w:name="_Ref323652749"/>
      <w:bookmarkStart w:id="909" w:name="_Toc324838343"/>
      <w:bookmarkStart w:id="910" w:name="_Toc55295971"/>
      <w:r w:rsidRPr="00C1490B">
        <w:rPr>
          <w:rFonts w:ascii="Times New Roman" w:hAnsi="Times New Roman"/>
        </w:rPr>
        <w:t>Addresses for Notice</w:t>
      </w:r>
      <w:bookmarkEnd w:id="908"/>
      <w:bookmarkEnd w:id="909"/>
      <w:bookmarkEnd w:id="910"/>
    </w:p>
    <w:p w14:paraId="276D8D20" w14:textId="21EB4159" w:rsidR="00DB7BD4" w:rsidRPr="00C1490B" w:rsidRDefault="00DB7BD4" w:rsidP="00DB7BD4">
      <w:pPr>
        <w:pStyle w:val="ArticleCont2"/>
        <w:rPr>
          <w:rFonts w:ascii="Times New Roman" w:hAnsi="Times New Roman"/>
        </w:rPr>
      </w:pPr>
      <w:r w:rsidRPr="00C1490B">
        <w:rPr>
          <w:rFonts w:ascii="Times New Roman" w:hAnsi="Times New Roman"/>
        </w:rPr>
        <w:t xml:space="preserve">Any Notice required or permitted under the terms and conditions of this Agreement shall be in writing and (i) delivered personally, (ii) sent by </w:t>
      </w:r>
      <w:r w:rsidR="00D41C2F">
        <w:rPr>
          <w:rFonts w:ascii="Times New Roman" w:hAnsi="Times New Roman"/>
        </w:rPr>
        <w:t>email</w:t>
      </w:r>
      <w:r w:rsidRPr="00C1490B">
        <w:rPr>
          <w:rFonts w:ascii="Times New Roman" w:hAnsi="Times New Roman"/>
        </w:rPr>
        <w:t>, (iii) sent by a recognized overnight mail or courier service or (iv) sent by registered mail to the following addresses:</w:t>
      </w:r>
    </w:p>
    <w:p w14:paraId="30CBD5A0" w14:textId="77777777" w:rsidR="00DB7BD4" w:rsidRPr="00C1490B" w:rsidRDefault="00DB7BD4" w:rsidP="00DB7BD4">
      <w:pPr>
        <w:pStyle w:val="ArticleL3"/>
        <w:rPr>
          <w:rFonts w:ascii="Times New Roman" w:hAnsi="Times New Roman"/>
        </w:rPr>
      </w:pPr>
      <w:r w:rsidRPr="00C1490B">
        <w:rPr>
          <w:rFonts w:ascii="Times New Roman" w:hAnsi="Times New Roman"/>
        </w:rPr>
        <w:t>If to the Supplier:</w:t>
      </w:r>
    </w:p>
    <w:p w14:paraId="16CF1C2A" w14:textId="2BEB5922" w:rsidR="00DB7BD4" w:rsidRPr="00C1490B" w:rsidRDefault="0031409A" w:rsidP="00DB7BD4">
      <w:pPr>
        <w:pStyle w:val="ArticleCont4"/>
        <w:rPr>
          <w:rFonts w:ascii="Times New Roman" w:hAnsi="Times New Roman"/>
        </w:rPr>
      </w:pPr>
      <w:r w:rsidRPr="00C1490B">
        <w:rPr>
          <w:rStyle w:val="Prompt"/>
          <w:rFonts w:ascii="Times New Roman" w:hAnsi="Times New Roman"/>
          <w:sz w:val="20"/>
          <w:szCs w:val="20"/>
        </w:rPr>
        <w:sym w:font="Wingdings" w:char="F06E"/>
      </w:r>
      <w:r w:rsidR="009C489D">
        <w:rPr>
          <w:rStyle w:val="Prompt"/>
          <w:rFonts w:ascii="Times New Roman" w:hAnsi="Times New Roman"/>
          <w:sz w:val="20"/>
          <w:szCs w:val="20"/>
        </w:rPr>
        <w:t>Zenith Modular Solutions</w:t>
      </w:r>
      <w:r w:rsidR="00125923">
        <w:rPr>
          <w:rStyle w:val="Prompt"/>
          <w:rFonts w:ascii="Times New Roman" w:hAnsi="Times New Roman"/>
          <w:sz w:val="20"/>
          <w:szCs w:val="20"/>
        </w:rPr>
        <w:t>.</w:t>
      </w:r>
    </w:p>
    <w:p w14:paraId="22784436" w14:textId="6A4D6668" w:rsidR="00DB7BD4" w:rsidRPr="00C1490B" w:rsidRDefault="00DB7BD4" w:rsidP="00DB7BD4">
      <w:pPr>
        <w:pStyle w:val="ArticleCont4"/>
        <w:rPr>
          <w:rFonts w:ascii="Times New Roman" w:hAnsi="Times New Roman"/>
        </w:rPr>
      </w:pPr>
      <w:commentRangeStart w:id="911"/>
      <w:r w:rsidRPr="00C1490B">
        <w:rPr>
          <w:rFonts w:ascii="Times New Roman" w:hAnsi="Times New Roman"/>
        </w:rPr>
        <w:t>Attn:</w:t>
      </w:r>
      <w:r w:rsidRPr="00C1490B">
        <w:rPr>
          <w:rFonts w:ascii="Times New Roman" w:hAnsi="Times New Roman"/>
        </w:rPr>
        <w:tab/>
      </w:r>
      <w:r w:rsidRPr="00C1490B">
        <w:rPr>
          <w:rFonts w:ascii="Times New Roman" w:hAnsi="Times New Roman"/>
        </w:rPr>
        <w:tab/>
      </w:r>
      <w:r w:rsidRPr="00C1490B">
        <w:rPr>
          <w:rStyle w:val="Prompt"/>
          <w:rFonts w:ascii="Times New Roman" w:hAnsi="Times New Roman"/>
          <w:sz w:val="20"/>
          <w:szCs w:val="20"/>
        </w:rPr>
        <w:sym w:font="Wingdings" w:char="F06E"/>
      </w:r>
      <w:r w:rsidRPr="00C1490B">
        <w:rPr>
          <w:rFonts w:ascii="Times New Roman" w:hAnsi="Times New Roman"/>
        </w:rPr>
        <w:br/>
      </w:r>
      <w:r w:rsidR="00D41C2F">
        <w:rPr>
          <w:rFonts w:ascii="Times New Roman" w:hAnsi="Times New Roman"/>
        </w:rPr>
        <w:t>Email</w:t>
      </w:r>
      <w:r w:rsidRPr="00C1490B">
        <w:rPr>
          <w:rFonts w:ascii="Times New Roman" w:hAnsi="Times New Roman"/>
        </w:rPr>
        <w:t>:</w:t>
      </w:r>
      <w:r w:rsidRPr="00C1490B">
        <w:rPr>
          <w:rFonts w:ascii="Times New Roman" w:hAnsi="Times New Roman"/>
        </w:rPr>
        <w:tab/>
      </w:r>
      <w:r w:rsidRPr="00C1490B">
        <w:rPr>
          <w:rStyle w:val="Prompt"/>
          <w:rFonts w:ascii="Times New Roman" w:hAnsi="Times New Roman"/>
          <w:sz w:val="20"/>
          <w:szCs w:val="20"/>
        </w:rPr>
        <w:sym w:font="Wingdings" w:char="F06E"/>
      </w:r>
    </w:p>
    <w:p w14:paraId="7ADD93FF" w14:textId="77777777" w:rsidR="00DB7BD4" w:rsidRPr="00C1490B" w:rsidRDefault="00DB7BD4" w:rsidP="00DB7BD4">
      <w:pPr>
        <w:pStyle w:val="ArticleCont4"/>
        <w:rPr>
          <w:rFonts w:ascii="Times New Roman" w:hAnsi="Times New Roman"/>
        </w:rPr>
      </w:pPr>
      <w:r w:rsidRPr="00C1490B">
        <w:rPr>
          <w:rFonts w:ascii="Times New Roman" w:hAnsi="Times New Roman"/>
        </w:rPr>
        <w:t>With a copy to:</w:t>
      </w:r>
      <w:commentRangeEnd w:id="911"/>
      <w:r w:rsidR="00125923" w:rsidRPr="00C1490B">
        <w:rPr>
          <w:rStyle w:val="CommentReference"/>
          <w:rFonts w:ascii="Times New Roman" w:hAnsi="Times New Roman"/>
          <w:sz w:val="20"/>
        </w:rPr>
        <w:commentReference w:id="911"/>
      </w:r>
    </w:p>
    <w:p w14:paraId="21838950" w14:textId="77777777" w:rsidR="00DB7BD4" w:rsidRPr="00C1490B" w:rsidRDefault="00DB7BD4" w:rsidP="00DB7BD4">
      <w:pPr>
        <w:pStyle w:val="ArticleCont4"/>
        <w:rPr>
          <w:rFonts w:ascii="Times New Roman" w:hAnsi="Times New Roman"/>
        </w:rPr>
      </w:pPr>
      <w:r w:rsidRPr="00C1490B">
        <w:rPr>
          <w:rStyle w:val="Prompt"/>
          <w:rFonts w:ascii="Times New Roman" w:hAnsi="Times New Roman"/>
          <w:sz w:val="20"/>
          <w:szCs w:val="20"/>
        </w:rPr>
        <w:sym w:font="Wingdings" w:char="F06E"/>
      </w:r>
    </w:p>
    <w:p w14:paraId="4E377649" w14:textId="6A6D5030" w:rsidR="00DB7BD4" w:rsidRPr="00C1490B" w:rsidRDefault="00DB7BD4" w:rsidP="00DB7BD4">
      <w:pPr>
        <w:pStyle w:val="ArticleCont4"/>
        <w:rPr>
          <w:rFonts w:ascii="Times New Roman" w:hAnsi="Times New Roman"/>
        </w:rPr>
      </w:pPr>
      <w:r w:rsidRPr="00C1490B">
        <w:rPr>
          <w:rFonts w:ascii="Times New Roman" w:hAnsi="Times New Roman"/>
        </w:rPr>
        <w:t>Attn:</w:t>
      </w:r>
      <w:r w:rsidRPr="00C1490B">
        <w:rPr>
          <w:rFonts w:ascii="Times New Roman" w:hAnsi="Times New Roman"/>
        </w:rPr>
        <w:tab/>
      </w:r>
      <w:r w:rsidRPr="00C1490B">
        <w:rPr>
          <w:rFonts w:ascii="Times New Roman" w:hAnsi="Times New Roman"/>
        </w:rPr>
        <w:tab/>
      </w:r>
      <w:r w:rsidRPr="00C1490B">
        <w:rPr>
          <w:rStyle w:val="Prompt"/>
          <w:rFonts w:ascii="Times New Roman" w:hAnsi="Times New Roman"/>
          <w:sz w:val="20"/>
          <w:szCs w:val="20"/>
        </w:rPr>
        <w:sym w:font="Wingdings" w:char="F06E"/>
      </w:r>
      <w:r w:rsidRPr="00C1490B">
        <w:rPr>
          <w:rFonts w:ascii="Times New Roman" w:hAnsi="Times New Roman"/>
        </w:rPr>
        <w:br/>
      </w:r>
      <w:r w:rsidR="00D41C2F">
        <w:rPr>
          <w:rFonts w:ascii="Times New Roman" w:hAnsi="Times New Roman"/>
        </w:rPr>
        <w:t>Email</w:t>
      </w:r>
      <w:r w:rsidRPr="00C1490B">
        <w:rPr>
          <w:rFonts w:ascii="Times New Roman" w:hAnsi="Times New Roman"/>
        </w:rPr>
        <w:t>:</w:t>
      </w:r>
      <w:r w:rsidRPr="00C1490B">
        <w:rPr>
          <w:rFonts w:ascii="Times New Roman" w:hAnsi="Times New Roman"/>
        </w:rPr>
        <w:tab/>
      </w:r>
      <w:r w:rsidRPr="00C1490B">
        <w:rPr>
          <w:rStyle w:val="Prompt"/>
          <w:rFonts w:ascii="Times New Roman" w:hAnsi="Times New Roman"/>
          <w:sz w:val="20"/>
          <w:szCs w:val="20"/>
        </w:rPr>
        <w:sym w:font="Wingdings" w:char="F06E"/>
      </w:r>
    </w:p>
    <w:p w14:paraId="40C1BF83" w14:textId="77777777" w:rsidR="00DB7BD4" w:rsidRPr="00C1490B" w:rsidRDefault="00DB7BD4" w:rsidP="00DB7BD4">
      <w:pPr>
        <w:pStyle w:val="ArticleL3"/>
        <w:rPr>
          <w:rFonts w:ascii="Times New Roman" w:hAnsi="Times New Roman"/>
        </w:rPr>
      </w:pPr>
      <w:r w:rsidRPr="00C1490B">
        <w:rPr>
          <w:rFonts w:ascii="Times New Roman" w:hAnsi="Times New Roman"/>
        </w:rPr>
        <w:t>If to the Company:</w:t>
      </w:r>
    </w:p>
    <w:p w14:paraId="63DCDB21" w14:textId="3BF9BB2E" w:rsidR="00DB7BD4" w:rsidRDefault="00E6741A" w:rsidP="00DA53D6">
      <w:pPr>
        <w:pStyle w:val="ArticleCont4"/>
        <w:spacing w:after="0"/>
        <w:rPr>
          <w:rFonts w:ascii="Times New Roman" w:hAnsi="Times New Roman"/>
          <w:lang w:val="es-PA"/>
        </w:rPr>
      </w:pPr>
      <w:r>
        <w:rPr>
          <w:rFonts w:ascii="Times New Roman" w:hAnsi="Times New Roman"/>
          <w:lang w:val="es-PA"/>
        </w:rPr>
        <w:t>Keembody Corporation</w:t>
      </w:r>
      <w:r w:rsidR="00DA53D6">
        <w:rPr>
          <w:rFonts w:ascii="Times New Roman" w:hAnsi="Times New Roman"/>
          <w:lang w:val="es-PA"/>
        </w:rPr>
        <w:t xml:space="preserve">. </w:t>
      </w:r>
    </w:p>
    <w:p w14:paraId="44AAFB87" w14:textId="768EAC7F" w:rsidR="00DA53D6" w:rsidRDefault="00E6741A" w:rsidP="00DA53D6">
      <w:pPr>
        <w:pStyle w:val="ArticleCont4"/>
        <w:spacing w:after="0"/>
        <w:rPr>
          <w:rFonts w:ascii="Times New Roman" w:hAnsi="Times New Roman"/>
          <w:lang w:val="es-PA"/>
        </w:rPr>
      </w:pPr>
      <w:r>
        <w:rPr>
          <w:rFonts w:ascii="Times New Roman" w:hAnsi="Times New Roman"/>
          <w:lang w:val="es-PA"/>
        </w:rPr>
        <w:t>Hyperscale Data Center – 35MW Hyperscale Data Center</w:t>
      </w:r>
      <w:r w:rsidR="00DA53D6">
        <w:rPr>
          <w:rFonts w:ascii="Times New Roman" w:hAnsi="Times New Roman"/>
          <w:lang w:val="es-PA"/>
        </w:rPr>
        <w:t xml:space="preserve"> </w:t>
      </w:r>
    </w:p>
    <w:p w14:paraId="0591F980" w14:textId="73EED6EA" w:rsidR="00DA53D6" w:rsidRDefault="00DA53D6" w:rsidP="00DA53D6">
      <w:pPr>
        <w:pStyle w:val="ArticleCont4"/>
        <w:spacing w:after="0"/>
        <w:rPr>
          <w:rFonts w:ascii="Times New Roman" w:hAnsi="Times New Roman"/>
          <w:lang w:val="es-PA"/>
        </w:rPr>
      </w:pPr>
      <w:r>
        <w:rPr>
          <w:rFonts w:ascii="Times New Roman" w:hAnsi="Times New Roman"/>
          <w:lang w:val="es-PA"/>
        </w:rPr>
        <w:t xml:space="preserve">15 </w:t>
      </w:r>
      <w:r w:rsidR="00286DA3">
        <w:rPr>
          <w:rFonts w:ascii="Times New Roman" w:hAnsi="Times New Roman"/>
          <w:lang w:val="es-PA"/>
        </w:rPr>
        <w:t>McHugh</w:t>
      </w:r>
      <w:r w:rsidR="00286DA3">
        <w:rPr>
          <w:rFonts w:ascii="Times New Roman" w:hAnsi="Times New Roman"/>
          <w:lang w:val="es-PA"/>
        </w:rPr>
        <w:t xml:space="preserve"> </w:t>
      </w:r>
      <w:r>
        <w:rPr>
          <w:rFonts w:ascii="Times New Roman" w:hAnsi="Times New Roman"/>
          <w:lang w:val="es-PA"/>
        </w:rPr>
        <w:t xml:space="preserve">Road, PO Box 456 </w:t>
      </w:r>
    </w:p>
    <w:p w14:paraId="214D867C" w14:textId="2CB7D727" w:rsidR="00DA53D6" w:rsidRDefault="00286DA3" w:rsidP="00DA53D6">
      <w:pPr>
        <w:pStyle w:val="ArticleCont4"/>
        <w:spacing w:after="0"/>
        <w:rPr>
          <w:rFonts w:ascii="Times New Roman" w:hAnsi="Times New Roman"/>
          <w:lang w:val="es-PA"/>
        </w:rPr>
      </w:pPr>
      <w:r>
        <w:rPr>
          <w:rFonts w:ascii="Times New Roman" w:hAnsi="Times New Roman"/>
          <w:lang w:val="es-PA"/>
        </w:rPr>
        <w:t>Cambridg</w:t>
      </w:r>
      <w:r>
        <w:rPr>
          <w:rFonts w:ascii="Times New Roman" w:hAnsi="Times New Roman"/>
          <w:lang w:val="es-PA"/>
        </w:rPr>
        <w:t>e</w:t>
      </w:r>
      <w:r w:rsidR="00DA53D6">
        <w:rPr>
          <w:rFonts w:ascii="Times New Roman" w:hAnsi="Times New Roman"/>
          <w:lang w:val="es-PA"/>
        </w:rPr>
        <w:t>, ON  P0S 1B0</w:t>
      </w:r>
    </w:p>
    <w:p w14:paraId="176FC2F9" w14:textId="77777777" w:rsidR="00DA53D6" w:rsidRPr="00C1490B" w:rsidRDefault="00DA53D6" w:rsidP="00DA53D6">
      <w:pPr>
        <w:pStyle w:val="ArticleCont4"/>
        <w:spacing w:after="0"/>
        <w:rPr>
          <w:rFonts w:ascii="Times New Roman" w:hAnsi="Times New Roman"/>
          <w:lang w:val="es-PA"/>
        </w:rPr>
      </w:pPr>
    </w:p>
    <w:p w14:paraId="2ACF7953" w14:textId="3B370A1E" w:rsidR="00DB7BD4" w:rsidRPr="00C1490B" w:rsidRDefault="00017B3A" w:rsidP="00017B3A">
      <w:pPr>
        <w:pStyle w:val="ArticleCont4"/>
        <w:rPr>
          <w:rFonts w:ascii="Times New Roman" w:hAnsi="Times New Roman"/>
        </w:rPr>
      </w:pPr>
      <w:r w:rsidRPr="00C1490B">
        <w:rPr>
          <w:rFonts w:ascii="Times New Roman" w:hAnsi="Times New Roman"/>
        </w:rPr>
        <w:t>Attn:</w:t>
      </w:r>
      <w:r w:rsidRPr="00C1490B">
        <w:rPr>
          <w:rFonts w:ascii="Times New Roman" w:hAnsi="Times New Roman"/>
        </w:rPr>
        <w:tab/>
      </w:r>
      <w:r w:rsidR="00286DA3">
        <w:rPr>
          <w:rFonts w:ascii="Times New Roman" w:hAnsi="Times New Roman"/>
        </w:rPr>
        <w:t>Mavin Jones</w:t>
      </w:r>
      <w:r w:rsidR="00883B97">
        <w:rPr>
          <w:rFonts w:ascii="Times New Roman" w:hAnsi="Times New Roman"/>
        </w:rPr>
        <w:t xml:space="preserve">, Supply Chain Superintendent </w:t>
      </w:r>
      <w:r w:rsidRPr="00C1490B">
        <w:rPr>
          <w:rFonts w:ascii="Times New Roman" w:hAnsi="Times New Roman"/>
        </w:rPr>
        <w:tab/>
      </w:r>
      <w:r w:rsidRPr="00C1490B">
        <w:rPr>
          <w:rFonts w:ascii="Times New Roman" w:hAnsi="Times New Roman"/>
        </w:rPr>
        <w:br/>
      </w:r>
      <w:r w:rsidR="00D41C2F">
        <w:rPr>
          <w:rFonts w:ascii="Times New Roman" w:hAnsi="Times New Roman"/>
        </w:rPr>
        <w:t>Email</w:t>
      </w:r>
      <w:r w:rsidRPr="00C1490B">
        <w:rPr>
          <w:rFonts w:ascii="Times New Roman" w:hAnsi="Times New Roman"/>
        </w:rPr>
        <w:t>:</w:t>
      </w:r>
      <w:r w:rsidRPr="00C1490B">
        <w:rPr>
          <w:rFonts w:ascii="Times New Roman" w:hAnsi="Times New Roman"/>
        </w:rPr>
        <w:tab/>
      </w:r>
      <w:hyperlink r:id="rId17" w:history="1">
        <w:r w:rsidR="000F6F04" w:rsidRPr="000F6F04">
          <w:rPr>
            <w:rStyle w:val="Hyperlink"/>
            <w:rFonts w:ascii="Times New Roman" w:hAnsi="Times New Roman"/>
          </w:rPr>
          <w:t>maving.jones@keembody.com</w:t>
        </w:r>
      </w:hyperlink>
      <w:r w:rsidR="00883B97">
        <w:rPr>
          <w:rFonts w:ascii="Times New Roman" w:hAnsi="Times New Roman"/>
        </w:rPr>
        <w:t xml:space="preserve"> </w:t>
      </w:r>
    </w:p>
    <w:p w14:paraId="746E340D" w14:textId="77777777" w:rsidR="00DB7BD4" w:rsidRPr="00C1490B" w:rsidRDefault="00DB7BD4" w:rsidP="00DB7BD4">
      <w:pPr>
        <w:pStyle w:val="ArticleCont4"/>
        <w:rPr>
          <w:rFonts w:ascii="Times New Roman" w:hAnsi="Times New Roman"/>
        </w:rPr>
      </w:pPr>
      <w:r w:rsidRPr="00C1490B">
        <w:rPr>
          <w:rFonts w:ascii="Times New Roman" w:hAnsi="Times New Roman"/>
        </w:rPr>
        <w:t>With a copy to:</w:t>
      </w:r>
    </w:p>
    <w:p w14:paraId="42CFBAD4" w14:textId="6D081709" w:rsidR="00DB7BD4" w:rsidRDefault="00E6741A" w:rsidP="00271445">
      <w:pPr>
        <w:pStyle w:val="ArticleCont4"/>
        <w:spacing w:after="0"/>
        <w:rPr>
          <w:rStyle w:val="Prompt"/>
          <w:rFonts w:ascii="Times New Roman" w:hAnsi="Times New Roman"/>
          <w:sz w:val="20"/>
          <w:szCs w:val="20"/>
        </w:rPr>
      </w:pPr>
      <w:r>
        <w:rPr>
          <w:rStyle w:val="Prompt"/>
          <w:rFonts w:ascii="Times New Roman" w:hAnsi="Times New Roman"/>
          <w:sz w:val="20"/>
          <w:szCs w:val="20"/>
        </w:rPr>
        <w:t>Keembody Corporation</w:t>
      </w:r>
      <w:r w:rsidR="00D46722">
        <w:rPr>
          <w:rStyle w:val="Prompt"/>
          <w:rFonts w:ascii="Times New Roman" w:hAnsi="Times New Roman"/>
          <w:sz w:val="20"/>
          <w:szCs w:val="20"/>
        </w:rPr>
        <w:t xml:space="preserve">. </w:t>
      </w:r>
    </w:p>
    <w:p w14:paraId="3A8973BB" w14:textId="6A68B12C" w:rsidR="00E437E6" w:rsidRDefault="00E437E6" w:rsidP="00271445">
      <w:pPr>
        <w:pStyle w:val="ArticleCont4"/>
        <w:spacing w:after="0"/>
        <w:rPr>
          <w:rStyle w:val="Prompt"/>
          <w:rFonts w:ascii="Times New Roman" w:hAnsi="Times New Roman"/>
          <w:sz w:val="20"/>
          <w:szCs w:val="20"/>
        </w:rPr>
      </w:pPr>
    </w:p>
    <w:p w14:paraId="2781E69E" w14:textId="40F2814C" w:rsidR="00E437E6" w:rsidRDefault="00E437E6" w:rsidP="00271445">
      <w:pPr>
        <w:pStyle w:val="ArticleCont4"/>
        <w:spacing w:after="0"/>
        <w:rPr>
          <w:rStyle w:val="Prompt"/>
          <w:rFonts w:ascii="Times New Roman" w:hAnsi="Times New Roman"/>
          <w:sz w:val="20"/>
          <w:szCs w:val="20"/>
        </w:rPr>
      </w:pPr>
      <w:r>
        <w:rPr>
          <w:rFonts w:ascii="Times New Roman" w:hAnsi="Times New Roman"/>
        </w:rPr>
        <w:t>225</w:t>
      </w:r>
      <w:r>
        <w:rPr>
          <w:rFonts w:ascii="Times New Roman" w:hAnsi="Times New Roman"/>
        </w:rPr>
        <w:t xml:space="preserve"> </w:t>
      </w:r>
      <w:r>
        <w:rPr>
          <w:rFonts w:ascii="Times New Roman" w:hAnsi="Times New Roman"/>
        </w:rPr>
        <w:t>York</w:t>
      </w:r>
      <w:r>
        <w:rPr>
          <w:rFonts w:ascii="Times New Roman" w:hAnsi="Times New Roman"/>
        </w:rPr>
        <w:t xml:space="preserve"> </w:t>
      </w:r>
      <w:r>
        <w:rPr>
          <w:rFonts w:ascii="Times New Roman" w:hAnsi="Times New Roman"/>
        </w:rPr>
        <w:t xml:space="preserve">Street, Suite 5010, </w:t>
      </w:r>
    </w:p>
    <w:p w14:paraId="6C560910" w14:textId="0C6C0248" w:rsidR="00584B65" w:rsidRDefault="00584B65" w:rsidP="00271445">
      <w:pPr>
        <w:pStyle w:val="ArticleCont4"/>
        <w:spacing w:after="0"/>
        <w:rPr>
          <w:rStyle w:val="Prompt"/>
          <w:rFonts w:ascii="Times New Roman" w:hAnsi="Times New Roman"/>
          <w:sz w:val="20"/>
          <w:szCs w:val="20"/>
        </w:rPr>
      </w:pPr>
      <w:r>
        <w:rPr>
          <w:rStyle w:val="Prompt"/>
          <w:rFonts w:ascii="Times New Roman" w:hAnsi="Times New Roman"/>
          <w:sz w:val="20"/>
          <w:szCs w:val="20"/>
        </w:rPr>
        <w:t>Toronto, ON  M5J 2T3</w:t>
      </w:r>
    </w:p>
    <w:p w14:paraId="26A04B6A" w14:textId="77777777" w:rsidR="00271445" w:rsidRPr="00C1490B" w:rsidRDefault="00271445" w:rsidP="00271445">
      <w:pPr>
        <w:pStyle w:val="ArticleCont4"/>
        <w:spacing w:after="0"/>
        <w:rPr>
          <w:rFonts w:ascii="Times New Roman" w:hAnsi="Times New Roman"/>
        </w:rPr>
      </w:pPr>
    </w:p>
    <w:p w14:paraId="363F2445" w14:textId="7261428E" w:rsidR="00DB7BD4" w:rsidRPr="00C1490B" w:rsidRDefault="00DB7BD4" w:rsidP="00DB7BD4">
      <w:pPr>
        <w:pStyle w:val="ArticleCont4"/>
        <w:rPr>
          <w:rFonts w:ascii="Times New Roman" w:hAnsi="Times New Roman"/>
        </w:rPr>
      </w:pPr>
      <w:r w:rsidRPr="00C1490B">
        <w:rPr>
          <w:rFonts w:ascii="Times New Roman" w:hAnsi="Times New Roman"/>
        </w:rPr>
        <w:lastRenderedPageBreak/>
        <w:t>Attn:</w:t>
      </w:r>
      <w:r w:rsidR="00D46722">
        <w:rPr>
          <w:rFonts w:ascii="Times New Roman" w:hAnsi="Times New Roman"/>
        </w:rPr>
        <w:t xml:space="preserve"> Legal / General Counsel</w:t>
      </w:r>
      <w:r w:rsidRPr="00C1490B">
        <w:rPr>
          <w:rFonts w:ascii="Times New Roman" w:hAnsi="Times New Roman"/>
        </w:rPr>
        <w:br/>
      </w:r>
      <w:r w:rsidR="00D41C2F">
        <w:rPr>
          <w:rFonts w:ascii="Times New Roman" w:hAnsi="Times New Roman"/>
        </w:rPr>
        <w:t>Email</w:t>
      </w:r>
      <w:r w:rsidRPr="00C1490B">
        <w:rPr>
          <w:rFonts w:ascii="Times New Roman" w:hAnsi="Times New Roman"/>
        </w:rPr>
        <w:t>:</w:t>
      </w:r>
      <w:r w:rsidR="00D46722">
        <w:rPr>
          <w:rFonts w:ascii="Times New Roman" w:hAnsi="Times New Roman"/>
        </w:rPr>
        <w:t xml:space="preserve"> </w:t>
      </w:r>
      <w:hyperlink r:id="rId18" w:history="1">
        <w:r w:rsidR="00286DA3" w:rsidRPr="00286DA3">
          <w:rPr>
            <w:rStyle w:val="Hyperlink"/>
            <w:rFonts w:ascii="Times New Roman" w:hAnsi="Times New Roman"/>
          </w:rPr>
          <w:t>notice@keembody.com</w:t>
        </w:r>
      </w:hyperlink>
      <w:r w:rsidR="00D46722">
        <w:rPr>
          <w:rFonts w:ascii="Times New Roman" w:hAnsi="Times New Roman"/>
        </w:rPr>
        <w:t xml:space="preserve"> </w:t>
      </w:r>
    </w:p>
    <w:p w14:paraId="2F5F28F5" w14:textId="77777777" w:rsidR="00DB7BD4" w:rsidRPr="00C1490B" w:rsidRDefault="00DB7BD4" w:rsidP="00DB7BD4">
      <w:pPr>
        <w:pStyle w:val="ArticleCont3"/>
        <w:rPr>
          <w:rFonts w:ascii="Times New Roman" w:hAnsi="Times New Roman"/>
        </w:rPr>
      </w:pPr>
      <w:r w:rsidRPr="00C1490B">
        <w:rPr>
          <w:rFonts w:ascii="Times New Roman" w:hAnsi="Times New Roman"/>
        </w:rPr>
        <w:t>or at such other address as may from time to time be given by Notice delivered as provided herein.</w:t>
      </w:r>
    </w:p>
    <w:p w14:paraId="70B31A30" w14:textId="77777777" w:rsidR="00DB7BD4" w:rsidRPr="00C1490B" w:rsidRDefault="00DB7BD4" w:rsidP="00DB7BD4">
      <w:pPr>
        <w:pStyle w:val="ArticleL2"/>
        <w:rPr>
          <w:rFonts w:ascii="Times New Roman" w:hAnsi="Times New Roman"/>
        </w:rPr>
      </w:pPr>
      <w:bookmarkStart w:id="912" w:name="_Ref319057506"/>
      <w:bookmarkStart w:id="913" w:name="_Toc324838344"/>
      <w:bookmarkStart w:id="914" w:name="_Toc55295972"/>
      <w:r w:rsidRPr="00C1490B">
        <w:rPr>
          <w:rFonts w:ascii="Times New Roman" w:hAnsi="Times New Roman"/>
        </w:rPr>
        <w:t>Effective Time</w:t>
      </w:r>
      <w:bookmarkEnd w:id="912"/>
      <w:bookmarkEnd w:id="913"/>
      <w:bookmarkEnd w:id="914"/>
    </w:p>
    <w:p w14:paraId="2200A5D1" w14:textId="2232FF1D" w:rsidR="00DB7BD4" w:rsidRPr="00C1490B" w:rsidRDefault="00DB7BD4" w:rsidP="00DB7BD4">
      <w:pPr>
        <w:pStyle w:val="ArticleCont2"/>
        <w:rPr>
          <w:rFonts w:ascii="Times New Roman" w:hAnsi="Times New Roman"/>
        </w:rPr>
      </w:pPr>
      <w:r w:rsidRPr="00C1490B">
        <w:rPr>
          <w:rFonts w:ascii="Times New Roman" w:hAnsi="Times New Roman"/>
        </w:rPr>
        <w:t xml:space="preserve">Notices shall be effective either (i) when delivered personally to the Party for whom intended, (ii) if sent by </w:t>
      </w:r>
      <w:r w:rsidR="00D41C2F">
        <w:rPr>
          <w:rFonts w:ascii="Times New Roman" w:hAnsi="Times New Roman"/>
        </w:rPr>
        <w:t>email</w:t>
      </w:r>
      <w:r w:rsidR="00834B9F">
        <w:rPr>
          <w:rFonts w:ascii="Times New Roman" w:hAnsi="Times New Roman"/>
        </w:rPr>
        <w:t xml:space="preserve"> prior to 5 p.m. on a Business Day</w:t>
      </w:r>
      <w:r w:rsidR="00D912EE">
        <w:rPr>
          <w:rFonts w:ascii="Times New Roman" w:hAnsi="Times New Roman"/>
        </w:rPr>
        <w:t>, on the day that the email is sent</w:t>
      </w:r>
      <w:r w:rsidR="000A78B7">
        <w:rPr>
          <w:rFonts w:ascii="Times New Roman" w:hAnsi="Times New Roman"/>
        </w:rPr>
        <w:t xml:space="preserve"> provided </w:t>
      </w:r>
      <w:r w:rsidR="005A169D">
        <w:rPr>
          <w:rFonts w:ascii="Times New Roman" w:hAnsi="Times New Roman"/>
        </w:rPr>
        <w:t>the email is not returned undelivered</w:t>
      </w:r>
      <w:r w:rsidR="00D912EE">
        <w:rPr>
          <w:rFonts w:ascii="Times New Roman" w:hAnsi="Times New Roman"/>
        </w:rPr>
        <w:t xml:space="preserve">; (iii) if sent by email after 5 p.m. or on a non-Business Day, then </w:t>
      </w:r>
      <w:r w:rsidR="00C57AB5">
        <w:rPr>
          <w:rFonts w:ascii="Times New Roman" w:hAnsi="Times New Roman"/>
        </w:rPr>
        <w:t>on the next Business Day following the day on which the notice was emailed</w:t>
      </w:r>
      <w:r w:rsidR="005A169D">
        <w:rPr>
          <w:rFonts w:ascii="Times New Roman" w:hAnsi="Times New Roman"/>
        </w:rPr>
        <w:t xml:space="preserve"> provided the email is not returned undelivered</w:t>
      </w:r>
      <w:r w:rsidR="00C57AB5">
        <w:rPr>
          <w:rFonts w:ascii="Times New Roman" w:hAnsi="Times New Roman"/>
        </w:rPr>
        <w:t xml:space="preserve">; </w:t>
      </w:r>
      <w:r w:rsidRPr="00C1490B">
        <w:rPr>
          <w:rFonts w:ascii="Times New Roman" w:hAnsi="Times New Roman"/>
        </w:rPr>
        <w:t>(i</w:t>
      </w:r>
      <w:r w:rsidR="00C57AB5">
        <w:rPr>
          <w:rFonts w:ascii="Times New Roman" w:hAnsi="Times New Roman"/>
        </w:rPr>
        <w:t>v</w:t>
      </w:r>
      <w:r w:rsidRPr="00C1490B">
        <w:rPr>
          <w:rFonts w:ascii="Times New Roman" w:hAnsi="Times New Roman"/>
        </w:rPr>
        <w:t xml:space="preserve">) if sent by a recognized overnight mail or courier service, when delivered or (v) if sent by registered mail, at any time other than during a general discontinuance of postal service due to strike, lockout or otherwise, five (5) days following deposit into the mail.  In the event of a general discontinuance of postal service due to strike, lockout or otherwise, Notices shall be delivered by hand or sent by </w:t>
      </w:r>
      <w:r w:rsidR="000A78B7">
        <w:rPr>
          <w:rFonts w:ascii="Times New Roman" w:hAnsi="Times New Roman"/>
        </w:rPr>
        <w:t>email</w:t>
      </w:r>
      <w:r w:rsidRPr="00C1490B">
        <w:rPr>
          <w:rFonts w:ascii="Times New Roman" w:hAnsi="Times New Roman"/>
        </w:rPr>
        <w:t xml:space="preserve"> and shall be deemed to have been received in accordance with this Section </w:t>
      </w:r>
      <w:r w:rsidR="00E52783" w:rsidRPr="00C1490B">
        <w:rPr>
          <w:rFonts w:ascii="Times New Roman" w:hAnsi="Times New Roman"/>
        </w:rPr>
        <w:fldChar w:fldCharType="begin"/>
      </w:r>
      <w:r w:rsidRPr="00C1490B">
        <w:rPr>
          <w:rFonts w:ascii="Times New Roman" w:hAnsi="Times New Roman"/>
        </w:rPr>
        <w:instrText xml:space="preserve"> REF _Ref319057506 \w \h </w:instrText>
      </w:r>
      <w:r w:rsidR="00DC0C47" w:rsidRPr="00C1490B">
        <w:rPr>
          <w:rFonts w:ascii="Times New Roman" w:hAnsi="Times New Roman"/>
        </w:rPr>
        <w:instrText xml:space="preserve"> \* MERGEFORMAT </w:instrText>
      </w:r>
      <w:r w:rsidR="00E52783" w:rsidRPr="00C1490B">
        <w:rPr>
          <w:rFonts w:ascii="Times New Roman" w:hAnsi="Times New Roman"/>
        </w:rPr>
      </w:r>
      <w:r w:rsidR="00E52783" w:rsidRPr="00C1490B">
        <w:rPr>
          <w:rFonts w:ascii="Times New Roman" w:hAnsi="Times New Roman"/>
        </w:rPr>
        <w:fldChar w:fldCharType="separate"/>
      </w:r>
      <w:r w:rsidR="00BF5213">
        <w:rPr>
          <w:rFonts w:ascii="Times New Roman" w:hAnsi="Times New Roman"/>
        </w:rPr>
        <w:t>1</w:t>
      </w:r>
      <w:r w:rsidR="00C852D8">
        <w:rPr>
          <w:rFonts w:ascii="Times New Roman" w:hAnsi="Times New Roman"/>
        </w:rPr>
        <w:t>8</w:t>
      </w:r>
      <w:r w:rsidR="00BF5213">
        <w:rPr>
          <w:rFonts w:ascii="Times New Roman" w:hAnsi="Times New Roman"/>
        </w:rPr>
        <w:t>.2</w:t>
      </w:r>
      <w:r w:rsidR="00E52783" w:rsidRPr="00C1490B">
        <w:rPr>
          <w:rFonts w:ascii="Times New Roman" w:hAnsi="Times New Roman"/>
        </w:rPr>
        <w:fldChar w:fldCharType="end"/>
      </w:r>
      <w:r w:rsidRPr="00C1490B">
        <w:rPr>
          <w:rFonts w:ascii="Times New Roman" w:hAnsi="Times New Roman"/>
        </w:rPr>
        <w:t>.</w:t>
      </w:r>
      <w:r w:rsidR="005A169D">
        <w:rPr>
          <w:rFonts w:ascii="Times New Roman" w:hAnsi="Times New Roman"/>
        </w:rPr>
        <w:t xml:space="preserve">  In the event that a Notice sent by email is returned as undelivered then the sender shall utilize one of the other methods set out in this Section 1</w:t>
      </w:r>
      <w:r w:rsidR="00C852D8">
        <w:rPr>
          <w:rFonts w:ascii="Times New Roman" w:hAnsi="Times New Roman"/>
        </w:rPr>
        <w:t>8</w:t>
      </w:r>
      <w:r w:rsidR="005A169D">
        <w:rPr>
          <w:rFonts w:ascii="Times New Roman" w:hAnsi="Times New Roman"/>
        </w:rPr>
        <w:t xml:space="preserve">.2 to provide Notice. </w:t>
      </w:r>
    </w:p>
    <w:p w14:paraId="0DE5F881" w14:textId="77777777" w:rsidR="00DB7BD4" w:rsidRPr="00312557" w:rsidRDefault="00DB7BD4" w:rsidP="00DB7BD4">
      <w:pPr>
        <w:pStyle w:val="ArticleL1"/>
        <w:rPr>
          <w:rFonts w:ascii="Times New Roman" w:hAnsi="Times New Roman"/>
          <w:sz w:val="24"/>
          <w:szCs w:val="24"/>
        </w:rPr>
      </w:pPr>
      <w:bookmarkStart w:id="915" w:name="_Toc324838345"/>
      <w:bookmarkStart w:id="916" w:name="_Toc55295973"/>
      <w:r w:rsidRPr="00312557">
        <w:rPr>
          <w:rFonts w:ascii="Times New Roman" w:hAnsi="Times New Roman"/>
          <w:sz w:val="24"/>
          <w:szCs w:val="24"/>
        </w:rPr>
        <w:t>MISCELLANEOUS</w:t>
      </w:r>
      <w:bookmarkEnd w:id="915"/>
      <w:bookmarkEnd w:id="916"/>
    </w:p>
    <w:p w14:paraId="286607BE" w14:textId="77777777" w:rsidR="00DB7BD4" w:rsidRPr="00C1490B" w:rsidRDefault="00DB7BD4" w:rsidP="00DB7BD4">
      <w:pPr>
        <w:pStyle w:val="ArticleL2"/>
        <w:rPr>
          <w:rFonts w:ascii="Times New Roman" w:hAnsi="Times New Roman"/>
        </w:rPr>
      </w:pPr>
      <w:bookmarkStart w:id="917" w:name="_Toc324838347"/>
      <w:bookmarkStart w:id="918" w:name="_Toc55295974"/>
      <w:r w:rsidRPr="00C1490B">
        <w:rPr>
          <w:rFonts w:ascii="Times New Roman" w:hAnsi="Times New Roman"/>
        </w:rPr>
        <w:t>Further Assurances</w:t>
      </w:r>
      <w:bookmarkEnd w:id="917"/>
      <w:bookmarkEnd w:id="918"/>
    </w:p>
    <w:p w14:paraId="6D43CCA0" w14:textId="77777777" w:rsidR="00DB7BD4" w:rsidRPr="00C1490B" w:rsidRDefault="00DB7BD4" w:rsidP="00DB7BD4">
      <w:pPr>
        <w:pStyle w:val="ArticleCont2"/>
        <w:rPr>
          <w:rFonts w:ascii="Times New Roman" w:hAnsi="Times New Roman"/>
        </w:rPr>
      </w:pPr>
      <w:r w:rsidRPr="00C1490B">
        <w:rPr>
          <w:rFonts w:ascii="Times New Roman" w:hAnsi="Times New Roman"/>
        </w:rPr>
        <w:t>Each of the Company and the Supplier will, without further consideration, promptly execute and deliver, or cause to be executed and delivered, to the other Party such assignments, consents or other instruments in addition to those required by this Agreement, in form and substance satisfactory to the other Party, as the other Party may reasonably deem necessary or desirable to implement any provision of this Agreement.</w:t>
      </w:r>
    </w:p>
    <w:p w14:paraId="5D0E16B3" w14:textId="77777777" w:rsidR="00DB7BD4" w:rsidRPr="00C1490B" w:rsidRDefault="00DB7BD4" w:rsidP="00DB7BD4">
      <w:pPr>
        <w:pStyle w:val="ArticleL2"/>
        <w:rPr>
          <w:rFonts w:ascii="Times New Roman" w:hAnsi="Times New Roman"/>
        </w:rPr>
      </w:pPr>
      <w:bookmarkStart w:id="919" w:name="_Toc324838348"/>
      <w:bookmarkStart w:id="920" w:name="_Toc55295975"/>
      <w:r w:rsidRPr="00C1490B">
        <w:rPr>
          <w:rFonts w:ascii="Times New Roman" w:hAnsi="Times New Roman"/>
        </w:rPr>
        <w:t>Record Retention</w:t>
      </w:r>
      <w:bookmarkEnd w:id="919"/>
      <w:bookmarkEnd w:id="920"/>
    </w:p>
    <w:p w14:paraId="0089C58C" w14:textId="03E8DED6" w:rsidR="00DB7BD4" w:rsidRPr="00C1490B" w:rsidDel="00125923" w:rsidRDefault="00DB7BD4" w:rsidP="00DB7BD4">
      <w:pPr>
        <w:pStyle w:val="ArticleCont2"/>
        <w:rPr>
          <w:del w:id="921" w:author="Santiago Angueira, Joanne" w:date="2021-07-27T14:00:00Z"/>
          <w:rFonts w:ascii="Times New Roman" w:hAnsi="Times New Roman"/>
        </w:rPr>
      </w:pPr>
      <w:r w:rsidRPr="00C1490B">
        <w:rPr>
          <w:rFonts w:ascii="Times New Roman" w:hAnsi="Times New Roman"/>
        </w:rPr>
        <w:t xml:space="preserve">The Supplier agrees to retain and make available to the Company upon request for a period of </w:t>
      </w:r>
      <w:r w:rsidR="00D75E6F">
        <w:rPr>
          <w:rFonts w:ascii="Times New Roman" w:hAnsi="Times New Roman"/>
        </w:rPr>
        <w:t>six</w:t>
      </w:r>
      <w:r w:rsidRPr="00C1490B">
        <w:rPr>
          <w:rFonts w:ascii="Times New Roman" w:hAnsi="Times New Roman"/>
        </w:rPr>
        <w:t xml:space="preserve"> (</w:t>
      </w:r>
      <w:r w:rsidR="00D75E6F">
        <w:rPr>
          <w:rFonts w:ascii="Times New Roman" w:hAnsi="Times New Roman"/>
        </w:rPr>
        <w:t>6</w:t>
      </w:r>
      <w:r w:rsidRPr="00C1490B">
        <w:rPr>
          <w:rFonts w:ascii="Times New Roman" w:hAnsi="Times New Roman"/>
        </w:rPr>
        <w:t>) years from the expiry or earlier termination of this Agreement all records relating to the Equipment or the performance of its obligations hereunder</w:t>
      </w:r>
      <w:ins w:id="922" w:author="Santiago Angueira, Joanne" w:date="2021-07-27T14:00:00Z">
        <w:r w:rsidR="00125923">
          <w:rPr>
            <w:rFonts w:ascii="Times New Roman" w:hAnsi="Times New Roman"/>
          </w:rPr>
          <w:t xml:space="preserve">. </w:t>
        </w:r>
      </w:ins>
      <w:del w:id="923" w:author="Santiago Angueira, Joanne" w:date="2021-07-27T14:00:00Z">
        <w:r w:rsidRPr="00C1490B" w:rsidDel="00125923">
          <w:rPr>
            <w:rFonts w:ascii="Times New Roman" w:hAnsi="Times New Roman"/>
          </w:rPr>
          <w:delText xml:space="preserve">, and to cause all Subcontractors to retain and make available to the Company upon request for a period of </w:delText>
        </w:r>
        <w:r w:rsidR="00D75E6F" w:rsidDel="00125923">
          <w:rPr>
            <w:rFonts w:ascii="Times New Roman" w:hAnsi="Times New Roman"/>
          </w:rPr>
          <w:delText>six</w:delText>
        </w:r>
        <w:r w:rsidRPr="00C1490B" w:rsidDel="00125923">
          <w:rPr>
            <w:rFonts w:ascii="Times New Roman" w:hAnsi="Times New Roman"/>
          </w:rPr>
          <w:delText xml:space="preserve"> (</w:delText>
        </w:r>
        <w:r w:rsidR="00D75E6F" w:rsidDel="00125923">
          <w:rPr>
            <w:rFonts w:ascii="Times New Roman" w:hAnsi="Times New Roman"/>
          </w:rPr>
          <w:delText>6</w:delText>
        </w:r>
        <w:r w:rsidRPr="00C1490B" w:rsidDel="00125923">
          <w:rPr>
            <w:rFonts w:ascii="Times New Roman" w:hAnsi="Times New Roman"/>
          </w:rPr>
          <w:delText>) years from the expiry or earlier termination of this Agreement all of their records relating to the Equipment.</w:delText>
        </w:r>
      </w:del>
    </w:p>
    <w:p w14:paraId="406C2A48" w14:textId="77777777" w:rsidR="00DB7BD4" w:rsidRPr="00C1490B" w:rsidRDefault="00DB7BD4">
      <w:pPr>
        <w:pStyle w:val="ArticleCont2"/>
        <w:rPr>
          <w:rFonts w:ascii="Times New Roman" w:hAnsi="Times New Roman"/>
        </w:rPr>
        <w:pPrChange w:id="924" w:author="Santiago Angueira, Joanne" w:date="2021-07-27T14:00:00Z">
          <w:pPr>
            <w:pStyle w:val="ArticleL2"/>
          </w:pPr>
        </w:pPrChange>
      </w:pPr>
      <w:bookmarkStart w:id="925" w:name="_Ref306698650"/>
      <w:bookmarkStart w:id="926" w:name="_Toc324838349"/>
      <w:bookmarkStart w:id="927" w:name="_Toc55295976"/>
      <w:r w:rsidRPr="00C1490B">
        <w:rPr>
          <w:rFonts w:ascii="Times New Roman" w:hAnsi="Times New Roman"/>
        </w:rPr>
        <w:t>Confidentiality; Announcements</w:t>
      </w:r>
      <w:bookmarkEnd w:id="925"/>
      <w:bookmarkEnd w:id="926"/>
      <w:bookmarkEnd w:id="927"/>
    </w:p>
    <w:p w14:paraId="109EDC42" w14:textId="6C92B4D8" w:rsidR="00DB7BD4" w:rsidRPr="00C1490B" w:rsidRDefault="00DB7BD4" w:rsidP="00DB7BD4">
      <w:pPr>
        <w:pStyle w:val="ArticleL3"/>
        <w:rPr>
          <w:rFonts w:ascii="Times New Roman" w:hAnsi="Times New Roman"/>
        </w:rPr>
      </w:pPr>
      <w:r w:rsidRPr="00C1490B">
        <w:rPr>
          <w:rFonts w:ascii="Times New Roman" w:hAnsi="Times New Roman"/>
        </w:rPr>
        <w:t>The Confidential Information of each Party and any other information concerning the Parties, the Equipment or the Project which one Party, by Notice to the other, designates as confidential</w:t>
      </w:r>
      <w:r w:rsidR="00760917">
        <w:rPr>
          <w:rFonts w:ascii="Times New Roman" w:hAnsi="Times New Roman"/>
        </w:rPr>
        <w:t>,</w:t>
      </w:r>
      <w:r w:rsidRPr="00C1490B">
        <w:rPr>
          <w:rFonts w:ascii="Times New Roman" w:hAnsi="Times New Roman"/>
        </w:rPr>
        <w:t xml:space="preserve"> shall be kept confidential by the other Party and shall not be disclosed by the other Party in any manner whatsoever, in whole or in part, without the prior written consent of the Party whose Confidential Information it is, or used by the other Party, directly or indirectly, for any purpose other than in connection with the Project.</w:t>
      </w:r>
    </w:p>
    <w:p w14:paraId="39749596" w14:textId="37E57725" w:rsidR="00DB7BD4" w:rsidRPr="00C1490B" w:rsidRDefault="00DB7BD4" w:rsidP="00DB7BD4">
      <w:pPr>
        <w:pStyle w:val="ArticleL3"/>
        <w:rPr>
          <w:rFonts w:ascii="Times New Roman" w:hAnsi="Times New Roman"/>
        </w:rPr>
      </w:pPr>
      <w:r w:rsidRPr="00C1490B">
        <w:rPr>
          <w:rFonts w:ascii="Times New Roman" w:hAnsi="Times New Roman"/>
        </w:rPr>
        <w:t>Nothing herein shall limit either Party</w:t>
      </w:r>
      <w:r w:rsidR="00B85926">
        <w:rPr>
          <w:rFonts w:ascii="Times New Roman" w:hAnsi="Times New Roman"/>
        </w:rPr>
        <w:t>’</w:t>
      </w:r>
      <w:r w:rsidRPr="00C1490B">
        <w:rPr>
          <w:rFonts w:ascii="Times New Roman" w:hAnsi="Times New Roman"/>
        </w:rPr>
        <w:t xml:space="preserve">s right to disclose any information provided by the other Party hereunder which (i) was furnished by any Party prior to the date of this Agreement without restrictions, (ii) was in the public domain without fault or knowledge of the disclosing Party prior to such disclosure, (iii) is received by any Party from a third party without restriction or breach of any duty of confidentiality and without breach of this Agreement, (iv) is necessary to be disclosed to any lenders or potential lenders or any investors or potential investors in the Project or the </w:t>
      </w:r>
      <w:r w:rsidRPr="00C1490B">
        <w:rPr>
          <w:rFonts w:ascii="Times New Roman" w:hAnsi="Times New Roman"/>
        </w:rPr>
        <w:lastRenderedPageBreak/>
        <w:t>Company, or (v) as required by applicable law or securities exchange regulations.  The Supplier shall require all Subcontractors to comply with this requirement.</w:t>
      </w:r>
    </w:p>
    <w:p w14:paraId="489B6B84" w14:textId="77777777" w:rsidR="00DB7BD4" w:rsidRPr="00C1490B" w:rsidRDefault="00DB7BD4" w:rsidP="00DB7BD4">
      <w:pPr>
        <w:pStyle w:val="ArticleL3"/>
        <w:rPr>
          <w:rFonts w:ascii="Times New Roman" w:hAnsi="Times New Roman"/>
        </w:rPr>
      </w:pPr>
      <w:r w:rsidRPr="00C1490B">
        <w:rPr>
          <w:rFonts w:ascii="Times New Roman" w:hAnsi="Times New Roman"/>
        </w:rPr>
        <w:t>No press release, public statement, announcement or other public disclosure with respect to this Agreement or the Project shall be made by the Supplier or any of its Subcontractors without the prior written consent of the Company, in its sole discretion.</w:t>
      </w:r>
    </w:p>
    <w:p w14:paraId="0D78807F" w14:textId="77777777" w:rsidR="00DB7BD4" w:rsidRPr="00C1490B" w:rsidRDefault="00DB7BD4" w:rsidP="00DB7BD4">
      <w:pPr>
        <w:pStyle w:val="ArticleL2"/>
        <w:rPr>
          <w:rFonts w:ascii="Times New Roman" w:hAnsi="Times New Roman"/>
        </w:rPr>
      </w:pPr>
      <w:bookmarkStart w:id="928" w:name="_Toc324838350"/>
      <w:bookmarkStart w:id="929" w:name="_Toc55295977"/>
      <w:r w:rsidRPr="00C1490B">
        <w:rPr>
          <w:rFonts w:ascii="Times New Roman" w:hAnsi="Times New Roman"/>
        </w:rPr>
        <w:t>Third Party Beneficiaries</w:t>
      </w:r>
      <w:bookmarkEnd w:id="928"/>
      <w:bookmarkEnd w:id="929"/>
    </w:p>
    <w:p w14:paraId="62E63DEF" w14:textId="7AE67E05" w:rsidR="00DB7BD4" w:rsidRPr="00C1490B" w:rsidRDefault="00DB7BD4" w:rsidP="00DB7BD4">
      <w:pPr>
        <w:pStyle w:val="ArticleCont2"/>
        <w:rPr>
          <w:rFonts w:ascii="Times New Roman" w:hAnsi="Times New Roman"/>
        </w:rPr>
      </w:pPr>
      <w:r w:rsidRPr="00C1490B">
        <w:rPr>
          <w:rFonts w:ascii="Times New Roman" w:hAnsi="Times New Roman"/>
        </w:rPr>
        <w:t xml:space="preserve">Except as otherwise provided in </w:t>
      </w:r>
      <w:r w:rsidR="00F70640">
        <w:rPr>
          <w:rFonts w:ascii="Times New Roman" w:hAnsi="Times New Roman"/>
        </w:rPr>
        <w:t>this Agreement</w:t>
      </w:r>
      <w:r w:rsidRPr="00C1490B">
        <w:rPr>
          <w:rFonts w:ascii="Times New Roman" w:hAnsi="Times New Roman"/>
        </w:rPr>
        <w:t>, this Agreement and each and every provision hereof is for the exclusive benefit of the Parties and shall not benefit or create any right or cause of action in favour of any Person other than the Parties.</w:t>
      </w:r>
    </w:p>
    <w:p w14:paraId="35E2E3B3" w14:textId="77777777" w:rsidR="00DB7BD4" w:rsidRPr="00C1490B" w:rsidRDefault="00DB7BD4" w:rsidP="00DB7BD4">
      <w:pPr>
        <w:pStyle w:val="ArticleL2"/>
        <w:rPr>
          <w:rFonts w:ascii="Times New Roman" w:hAnsi="Times New Roman"/>
        </w:rPr>
      </w:pPr>
      <w:bookmarkStart w:id="930" w:name="_Toc324838351"/>
      <w:bookmarkStart w:id="931" w:name="_Toc55295978"/>
      <w:r w:rsidRPr="00C1490B">
        <w:rPr>
          <w:rFonts w:ascii="Times New Roman" w:hAnsi="Times New Roman"/>
        </w:rPr>
        <w:t>Expenses</w:t>
      </w:r>
      <w:bookmarkEnd w:id="930"/>
      <w:bookmarkEnd w:id="931"/>
    </w:p>
    <w:p w14:paraId="5C4616C1" w14:textId="77777777" w:rsidR="00DB7BD4" w:rsidRPr="00C1490B" w:rsidRDefault="00DB7BD4" w:rsidP="00DB7BD4">
      <w:pPr>
        <w:pStyle w:val="ArticleCont2"/>
        <w:rPr>
          <w:rFonts w:ascii="Times New Roman" w:hAnsi="Times New Roman"/>
        </w:rPr>
      </w:pPr>
      <w:r w:rsidRPr="00C1490B">
        <w:rPr>
          <w:rFonts w:ascii="Times New Roman" w:hAnsi="Times New Roman"/>
        </w:rPr>
        <w:t>Each Party will pay for its own costs and expenses incurred in connection with the negotiation, preparation, execution and performance of this Agreement, including the fees and expenses of legal counsel.</w:t>
      </w:r>
    </w:p>
    <w:p w14:paraId="07E3C3F5" w14:textId="77777777" w:rsidR="00DB7BD4" w:rsidRPr="00C1490B" w:rsidRDefault="00DB7BD4" w:rsidP="00DB7BD4">
      <w:pPr>
        <w:pStyle w:val="ArticleL2"/>
        <w:rPr>
          <w:rFonts w:ascii="Times New Roman" w:hAnsi="Times New Roman"/>
        </w:rPr>
      </w:pPr>
      <w:bookmarkStart w:id="932" w:name="_Toc324838352"/>
      <w:bookmarkStart w:id="933" w:name="_Toc55295979"/>
      <w:r w:rsidRPr="00C1490B">
        <w:rPr>
          <w:rFonts w:ascii="Times New Roman" w:hAnsi="Times New Roman"/>
        </w:rPr>
        <w:t>Amendments and Modifications</w:t>
      </w:r>
      <w:bookmarkEnd w:id="932"/>
      <w:bookmarkEnd w:id="933"/>
    </w:p>
    <w:p w14:paraId="47E13950" w14:textId="77777777" w:rsidR="00DB7BD4" w:rsidRPr="00C1490B" w:rsidRDefault="00DB7BD4" w:rsidP="00DB7BD4">
      <w:pPr>
        <w:pStyle w:val="ArticleCont2"/>
        <w:rPr>
          <w:rFonts w:ascii="Times New Roman" w:hAnsi="Times New Roman"/>
        </w:rPr>
      </w:pPr>
      <w:r w:rsidRPr="00C1490B">
        <w:rPr>
          <w:rFonts w:ascii="Times New Roman" w:hAnsi="Times New Roman"/>
        </w:rPr>
        <w:t>This Agreement may only be amended, supplemented or otherwise modified by written agreement executed by the Parties.</w:t>
      </w:r>
    </w:p>
    <w:p w14:paraId="26608B74" w14:textId="77777777" w:rsidR="00DB7BD4" w:rsidRPr="00C1490B" w:rsidRDefault="00DB7BD4" w:rsidP="00DB7BD4">
      <w:pPr>
        <w:pStyle w:val="ArticleL2"/>
        <w:rPr>
          <w:rFonts w:ascii="Times New Roman" w:hAnsi="Times New Roman"/>
        </w:rPr>
      </w:pPr>
      <w:bookmarkStart w:id="934" w:name="_Toc324838353"/>
      <w:bookmarkStart w:id="935" w:name="_Toc55295980"/>
      <w:r w:rsidRPr="00C1490B">
        <w:rPr>
          <w:rFonts w:ascii="Times New Roman" w:hAnsi="Times New Roman"/>
        </w:rPr>
        <w:t>No Waiver</w:t>
      </w:r>
      <w:bookmarkEnd w:id="934"/>
      <w:bookmarkEnd w:id="935"/>
    </w:p>
    <w:p w14:paraId="60D2AF5D" w14:textId="3EDB5213" w:rsidR="00DB7BD4" w:rsidRPr="00C1490B" w:rsidRDefault="00B92817" w:rsidP="00DB7BD4">
      <w:pPr>
        <w:pStyle w:val="ArticleCont2"/>
        <w:rPr>
          <w:rFonts w:ascii="Times New Roman" w:hAnsi="Times New Roman"/>
        </w:rPr>
      </w:pPr>
      <w:r>
        <w:rPr>
          <w:rFonts w:ascii="Times New Roman" w:hAnsi="Times New Roman"/>
        </w:rPr>
        <w:t>Unless otherwise expressly provided for in this Agreement, n</w:t>
      </w:r>
      <w:r w:rsidR="00DB7BD4" w:rsidRPr="00C1490B">
        <w:rPr>
          <w:rFonts w:ascii="Times New Roman" w:hAnsi="Times New Roman"/>
        </w:rPr>
        <w:t>o waiver of any of the terms and conditions of this Agreement shall be effective unless in writing and signed by the Party against whom such waiver is sought to be enforced.  Any waiver of the terms hereof shall be effective only in the specific instance and for the specific purpose given.  The failure of a Party to insist, in any instance, on the strict performance of any of the terms and conditions hereof shall not be construed as a waiver of such Party</w:t>
      </w:r>
      <w:r w:rsidR="00B85926">
        <w:rPr>
          <w:rFonts w:ascii="Times New Roman" w:hAnsi="Times New Roman"/>
        </w:rPr>
        <w:t>’</w:t>
      </w:r>
      <w:r w:rsidR="00DB7BD4" w:rsidRPr="00C1490B">
        <w:rPr>
          <w:rFonts w:ascii="Times New Roman" w:hAnsi="Times New Roman"/>
        </w:rPr>
        <w:t>s right in the future to insist on such strict performance.</w:t>
      </w:r>
    </w:p>
    <w:p w14:paraId="0D9E74E8" w14:textId="77777777" w:rsidR="00DB7BD4" w:rsidRPr="00C1490B" w:rsidRDefault="00DB7BD4" w:rsidP="00DB7BD4">
      <w:pPr>
        <w:pStyle w:val="ArticleL2"/>
        <w:rPr>
          <w:rFonts w:ascii="Times New Roman" w:hAnsi="Times New Roman"/>
        </w:rPr>
      </w:pPr>
      <w:bookmarkStart w:id="936" w:name="_Toc324838354"/>
      <w:bookmarkStart w:id="937" w:name="_Toc55295981"/>
      <w:r w:rsidRPr="00C1490B">
        <w:rPr>
          <w:rFonts w:ascii="Times New Roman" w:hAnsi="Times New Roman"/>
        </w:rPr>
        <w:t>Entire Agreement</w:t>
      </w:r>
      <w:bookmarkEnd w:id="936"/>
      <w:bookmarkEnd w:id="937"/>
    </w:p>
    <w:p w14:paraId="12F78DE6" w14:textId="77777777" w:rsidR="00DB7BD4" w:rsidRPr="00C1490B" w:rsidRDefault="00DB7BD4" w:rsidP="00DB7BD4">
      <w:pPr>
        <w:pStyle w:val="ArticleCont2"/>
        <w:rPr>
          <w:rFonts w:ascii="Times New Roman" w:hAnsi="Times New Roman"/>
        </w:rPr>
      </w:pPr>
      <w:r w:rsidRPr="00C1490B">
        <w:rPr>
          <w:rFonts w:ascii="Times New Roman" w:hAnsi="Times New Roman"/>
        </w:rPr>
        <w:t>This Agreement constitutes the entire agreement between the Parties with respect to the transactions contemplated in this Agreement and supersedes all prior agreements, understandings, negotiations and discussions, whether oral or written, of the Parties.  There are no representations, warranties, covenants, conditions or other agreements, express or implied, collateral, statutory or otherwise, between the Parties in connection with the subject matter of this Agreement, except as specifically set forth in this Agreement.  The Parties have not relied and are not relying on any other information, discussion or understanding in entering into and completing the transactions contemplated by this Agreement.</w:t>
      </w:r>
    </w:p>
    <w:p w14:paraId="3E0B6B13" w14:textId="77777777" w:rsidR="00DB7BD4" w:rsidRPr="00C1490B" w:rsidRDefault="00DB7BD4" w:rsidP="00DB7BD4">
      <w:pPr>
        <w:pStyle w:val="ArticleL2"/>
        <w:rPr>
          <w:rFonts w:ascii="Times New Roman" w:hAnsi="Times New Roman"/>
        </w:rPr>
      </w:pPr>
      <w:bookmarkStart w:id="938" w:name="_Toc324838355"/>
      <w:bookmarkStart w:id="939" w:name="_Toc55295982"/>
      <w:r w:rsidRPr="00C1490B">
        <w:rPr>
          <w:rFonts w:ascii="Times New Roman" w:hAnsi="Times New Roman"/>
        </w:rPr>
        <w:t>Successors and Assigns</w:t>
      </w:r>
      <w:bookmarkEnd w:id="938"/>
      <w:bookmarkEnd w:id="939"/>
    </w:p>
    <w:p w14:paraId="57178C6C" w14:textId="77777777" w:rsidR="00DB7BD4" w:rsidRPr="00C1490B" w:rsidRDefault="00DB7BD4" w:rsidP="00DB7BD4">
      <w:pPr>
        <w:pStyle w:val="ArticleL3"/>
        <w:rPr>
          <w:rFonts w:ascii="Times New Roman" w:hAnsi="Times New Roman"/>
        </w:rPr>
      </w:pPr>
      <w:r w:rsidRPr="00C1490B">
        <w:rPr>
          <w:rFonts w:ascii="Times New Roman" w:hAnsi="Times New Roman"/>
        </w:rPr>
        <w:t>This Agreement shall enure to the benefit of and be binding upon the Parties and their respective successors and permitted assigns.</w:t>
      </w:r>
    </w:p>
    <w:p w14:paraId="3D72E0E1" w14:textId="17B96BE0" w:rsidR="00DB7BD4" w:rsidRPr="00C1490B" w:rsidRDefault="00DB7BD4" w:rsidP="00DB7BD4">
      <w:pPr>
        <w:pStyle w:val="ArticleL3"/>
        <w:rPr>
          <w:rFonts w:ascii="Times New Roman" w:hAnsi="Times New Roman"/>
        </w:rPr>
      </w:pPr>
      <w:r w:rsidRPr="00C1490B">
        <w:rPr>
          <w:rFonts w:ascii="Times New Roman" w:hAnsi="Times New Roman"/>
        </w:rPr>
        <w:t>The Supplier shall not assign all or any part of the Supplier</w:t>
      </w:r>
      <w:r w:rsidR="00B85926">
        <w:rPr>
          <w:rFonts w:ascii="Times New Roman" w:hAnsi="Times New Roman"/>
        </w:rPr>
        <w:t>’</w:t>
      </w:r>
      <w:r w:rsidRPr="00C1490B">
        <w:rPr>
          <w:rFonts w:ascii="Times New Roman" w:hAnsi="Times New Roman"/>
        </w:rPr>
        <w:t xml:space="preserve">s right, title and interest in and to this Agreement to any Person without the prior written consent of the Company, </w:t>
      </w:r>
      <w:ins w:id="940" w:author="Santiago Angueira, Joanne" w:date="2021-07-27T14:04:00Z">
        <w:r w:rsidR="00125923">
          <w:rPr>
            <w:rFonts w:ascii="Times New Roman" w:hAnsi="Times New Roman"/>
          </w:rPr>
          <w:t>such consent not to be unreasonably withheld</w:t>
        </w:r>
      </w:ins>
      <w:del w:id="941" w:author="Santiago Angueira, Joanne" w:date="2021-07-27T14:04:00Z">
        <w:r w:rsidRPr="00C1490B" w:rsidDel="00125923">
          <w:rPr>
            <w:rFonts w:ascii="Times New Roman" w:hAnsi="Times New Roman"/>
          </w:rPr>
          <w:delText>in its sole discretio</w:delText>
        </w:r>
      </w:del>
      <w:del w:id="942" w:author="Santiago Angueira, Joanne" w:date="2021-07-27T14:03:00Z">
        <w:r w:rsidRPr="00C1490B" w:rsidDel="00125923">
          <w:rPr>
            <w:rFonts w:ascii="Times New Roman" w:hAnsi="Times New Roman"/>
          </w:rPr>
          <w:delText>n</w:delText>
        </w:r>
      </w:del>
      <w:r w:rsidRPr="00C1490B">
        <w:rPr>
          <w:rFonts w:ascii="Times New Roman" w:hAnsi="Times New Roman"/>
        </w:rPr>
        <w:t>.  For greater certainty, this restriction against assignment shall include a direct or indirect change in control of the Supplier.</w:t>
      </w:r>
    </w:p>
    <w:p w14:paraId="7B29E2D0" w14:textId="1929309E" w:rsidR="00DB7BD4" w:rsidRPr="00C1490B" w:rsidRDefault="00DB7BD4" w:rsidP="00DB7BD4">
      <w:pPr>
        <w:pStyle w:val="ArticleL3"/>
        <w:rPr>
          <w:rFonts w:ascii="Times New Roman" w:hAnsi="Times New Roman"/>
        </w:rPr>
      </w:pPr>
      <w:r w:rsidRPr="00C1490B">
        <w:rPr>
          <w:rFonts w:ascii="Times New Roman" w:hAnsi="Times New Roman"/>
        </w:rPr>
        <w:lastRenderedPageBreak/>
        <w:t>The Company may assign all or any part of the Company</w:t>
      </w:r>
      <w:r w:rsidR="00B85926">
        <w:rPr>
          <w:rFonts w:ascii="Times New Roman" w:hAnsi="Times New Roman"/>
        </w:rPr>
        <w:t>’</w:t>
      </w:r>
      <w:r w:rsidRPr="00C1490B">
        <w:rPr>
          <w:rFonts w:ascii="Times New Roman" w:hAnsi="Times New Roman"/>
        </w:rPr>
        <w:t>s right, title and interest in and to this Agreement to any lender, any Person controlled by, controlling or under common control with the Company, any successor to the Company</w:t>
      </w:r>
      <w:r w:rsidR="00B85926">
        <w:rPr>
          <w:rFonts w:ascii="Times New Roman" w:hAnsi="Times New Roman"/>
        </w:rPr>
        <w:t>’</w:t>
      </w:r>
      <w:r w:rsidRPr="00C1490B">
        <w:rPr>
          <w:rFonts w:ascii="Times New Roman" w:hAnsi="Times New Roman"/>
        </w:rPr>
        <w:t>s business (whether by merger, acquisition or otherwise) and any assignee that agrees to be bound by the terms hereof.  In addition, the Company may assign all or any part of the Company</w:t>
      </w:r>
      <w:r w:rsidR="00B85926">
        <w:rPr>
          <w:rFonts w:ascii="Times New Roman" w:hAnsi="Times New Roman"/>
        </w:rPr>
        <w:t>’</w:t>
      </w:r>
      <w:r w:rsidRPr="00C1490B">
        <w:rPr>
          <w:rFonts w:ascii="Times New Roman" w:hAnsi="Times New Roman"/>
        </w:rPr>
        <w:t>s right, title and interest in and to this Agreement to any other Person with the prior written consent of the Supplier, which consent shall not be unreasonably withheld or delayed.</w:t>
      </w:r>
      <w:ins w:id="943" w:author="Santiago Angueira, Joanne" w:date="2021-07-27T14:04:00Z">
        <w:r w:rsidR="00125923">
          <w:rPr>
            <w:rFonts w:ascii="Times New Roman" w:hAnsi="Times New Roman"/>
          </w:rPr>
          <w:t xml:space="preserve"> Notwithstanding the forgoing, </w:t>
        </w:r>
      </w:ins>
      <w:ins w:id="944" w:author="Santiago Angueira, Joanne" w:date="2021-07-27T14:05:00Z">
        <w:r w:rsidR="00125923">
          <w:rPr>
            <w:rFonts w:ascii="Times New Roman" w:hAnsi="Times New Roman"/>
          </w:rPr>
          <w:t>Company shall not be released from its payment obligations herein as a result of an assignment.</w:t>
        </w:r>
      </w:ins>
    </w:p>
    <w:p w14:paraId="10EF45EB" w14:textId="77777777" w:rsidR="00DB7BD4" w:rsidRPr="00C1490B" w:rsidRDefault="00DB7BD4" w:rsidP="00DB7BD4">
      <w:pPr>
        <w:pStyle w:val="ArticleL2"/>
        <w:rPr>
          <w:rFonts w:ascii="Times New Roman" w:hAnsi="Times New Roman"/>
        </w:rPr>
      </w:pPr>
      <w:bookmarkStart w:id="945" w:name="_Toc324838356"/>
      <w:bookmarkStart w:id="946" w:name="_Toc55295983"/>
      <w:r w:rsidRPr="00C1490B">
        <w:rPr>
          <w:rFonts w:ascii="Times New Roman" w:hAnsi="Times New Roman"/>
        </w:rPr>
        <w:t>Severability</w:t>
      </w:r>
      <w:bookmarkEnd w:id="945"/>
      <w:bookmarkEnd w:id="946"/>
    </w:p>
    <w:p w14:paraId="465A01B1" w14:textId="77777777" w:rsidR="00DB7BD4" w:rsidRPr="00C1490B" w:rsidRDefault="00DB7BD4" w:rsidP="00DB7BD4">
      <w:pPr>
        <w:pStyle w:val="ArticleCont2"/>
        <w:rPr>
          <w:rFonts w:ascii="Times New Roman" w:hAnsi="Times New Roman"/>
        </w:rPr>
      </w:pPr>
      <w:r w:rsidRPr="00C1490B">
        <w:rPr>
          <w:rFonts w:ascii="Times New Roman" w:hAnsi="Times New Roman"/>
        </w:rPr>
        <w:t>The illegality, invalidity or unenforceability, in whole or in part, of any portion or provision of this Agreement shall not affect the legality, validity or enforceability of any other portion or provision hereof.  Any provision of this Agreement which is determined to be illegal, invalid or unenforceable by a court of competent jurisdiction from which no appeal exists or is taken shall be severed from this Agreement and the balance of this Agreement shall be construed and enforced as if this Agreement did not contain such illegal, invalid or unenforceable provision and will remain in full force and effect, provided that the Parties agree to negotiate in good faith to replace the illegal, invalid or unenforceable provision with a legal, valid and enforceable provision that will, to the fullest extent possible, preserve the intended economic positions of the Parties.</w:t>
      </w:r>
    </w:p>
    <w:p w14:paraId="05FFBB6C" w14:textId="77777777" w:rsidR="00DB7BD4" w:rsidRPr="00C1490B" w:rsidRDefault="00DB7BD4" w:rsidP="00DB7BD4">
      <w:pPr>
        <w:pStyle w:val="ArticleL2"/>
        <w:rPr>
          <w:rFonts w:ascii="Times New Roman" w:hAnsi="Times New Roman"/>
        </w:rPr>
      </w:pPr>
      <w:bookmarkStart w:id="947" w:name="_Toc324838357"/>
      <w:bookmarkStart w:id="948" w:name="_Toc55295984"/>
      <w:r w:rsidRPr="00C1490B">
        <w:rPr>
          <w:rFonts w:ascii="Times New Roman" w:hAnsi="Times New Roman"/>
        </w:rPr>
        <w:t>Governing Law</w:t>
      </w:r>
      <w:bookmarkEnd w:id="947"/>
      <w:bookmarkEnd w:id="948"/>
    </w:p>
    <w:p w14:paraId="3EC5C2BA" w14:textId="4CF6A070" w:rsidR="00DB7BD4" w:rsidRPr="00C1490B" w:rsidRDefault="00DB7BD4" w:rsidP="007B7997">
      <w:pPr>
        <w:pStyle w:val="ArticleL3"/>
        <w:numPr>
          <w:ilvl w:val="0"/>
          <w:numId w:val="0"/>
        </w:numPr>
        <w:ind w:left="720"/>
        <w:rPr>
          <w:rFonts w:ascii="Times New Roman" w:hAnsi="Times New Roman"/>
        </w:rPr>
      </w:pPr>
      <w:r w:rsidRPr="00C1490B">
        <w:rPr>
          <w:rFonts w:ascii="Times New Roman" w:hAnsi="Times New Roman"/>
        </w:rPr>
        <w:t xml:space="preserve">This Agreement shall be governed by and constructed in accordance with the laws of the Province of </w:t>
      </w:r>
      <w:ins w:id="949" w:author="Santiago Angueira, Joanne" w:date="2021-07-27T14:05:00Z">
        <w:r w:rsidR="00125923">
          <w:rPr>
            <w:rFonts w:ascii="Times New Roman" w:hAnsi="Times New Roman"/>
          </w:rPr>
          <w:t>Alberta</w:t>
        </w:r>
      </w:ins>
      <w:del w:id="950" w:author="Santiago Angueira, Joanne" w:date="2021-07-27T14:05:00Z">
        <w:r w:rsidRPr="00C1490B" w:rsidDel="00125923">
          <w:rPr>
            <w:rFonts w:ascii="Times New Roman" w:hAnsi="Times New Roman"/>
          </w:rPr>
          <w:delText>Ontario</w:delText>
        </w:r>
      </w:del>
      <w:r w:rsidRPr="00C1490B">
        <w:rPr>
          <w:rFonts w:ascii="Times New Roman" w:hAnsi="Times New Roman"/>
        </w:rPr>
        <w:t xml:space="preserve"> and the federal laws of Canada applicable therein.</w:t>
      </w:r>
    </w:p>
    <w:p w14:paraId="5D613AAF" w14:textId="446213E2" w:rsidR="00600993" w:rsidRPr="006E5DD4" w:rsidRDefault="00600993" w:rsidP="00DB7BD4">
      <w:pPr>
        <w:pStyle w:val="ArticleL2"/>
        <w:rPr>
          <w:rFonts w:ascii="Times New Roman" w:hAnsi="Times New Roman"/>
        </w:rPr>
      </w:pPr>
      <w:bookmarkStart w:id="951" w:name="_Toc55295985"/>
      <w:bookmarkStart w:id="952" w:name="_Toc324838358"/>
      <w:r w:rsidRPr="006E5DD4">
        <w:rPr>
          <w:rFonts w:ascii="Times New Roman" w:hAnsi="Times New Roman"/>
        </w:rPr>
        <w:t>Survival</w:t>
      </w:r>
      <w:bookmarkEnd w:id="951"/>
      <w:r w:rsidRPr="006E5DD4">
        <w:rPr>
          <w:rFonts w:ascii="Times New Roman" w:hAnsi="Times New Roman"/>
        </w:rPr>
        <w:t xml:space="preserve"> </w:t>
      </w:r>
    </w:p>
    <w:p w14:paraId="01A1A05E" w14:textId="253A3C7D" w:rsidR="00600993" w:rsidRPr="006E5DD4" w:rsidRDefault="00EF37D7" w:rsidP="00600993">
      <w:pPr>
        <w:pStyle w:val="BTFirst1"/>
        <w:ind w:left="720" w:firstLine="0"/>
        <w:rPr>
          <w:rFonts w:ascii="Times New Roman" w:hAnsi="Times New Roman"/>
        </w:rPr>
      </w:pPr>
      <w:r w:rsidRPr="006E5DD4">
        <w:rPr>
          <w:rFonts w:ascii="Times New Roman" w:hAnsi="Times New Roman"/>
        </w:rPr>
        <w:t xml:space="preserve">In addition to any other Article or Section of this Agreement which expressly or by implication survives termination or expiry of this Agreement, the following Articles and Sections shall also survive termination or expiry of this Agreement: </w:t>
      </w:r>
      <w:r w:rsidR="0044200C" w:rsidRPr="006E5DD4">
        <w:rPr>
          <w:rFonts w:ascii="Times New Roman" w:hAnsi="Times New Roman"/>
        </w:rPr>
        <w:t xml:space="preserve">Article 1 (Definitions &amp; Interpretation); Article 2 (Agreement; Schedules; Conflicts); Section 4.6 (Set-Off); Section 4.7 (Company’s Right to Audit); Article 7 (Warranty); </w:t>
      </w:r>
      <w:r w:rsidR="00F21C4A">
        <w:rPr>
          <w:rFonts w:ascii="Times New Roman" w:hAnsi="Times New Roman"/>
        </w:rPr>
        <w:t xml:space="preserve">Article 9 (Intellectual Property); </w:t>
      </w:r>
      <w:r w:rsidR="0044200C" w:rsidRPr="006E5DD4">
        <w:rPr>
          <w:rFonts w:ascii="Times New Roman" w:hAnsi="Times New Roman"/>
        </w:rPr>
        <w:t>Article 10 (Representations and Warranties); Article 12</w:t>
      </w:r>
      <w:r w:rsidR="006E5DD4" w:rsidRPr="006E5DD4">
        <w:rPr>
          <w:rFonts w:ascii="Times New Roman" w:hAnsi="Times New Roman"/>
        </w:rPr>
        <w:t xml:space="preserve"> (Indemnification) and all other rights of indemnification under this Agreement; Article 17 (Dispute Resolution); Article 18 (Notices and Communications); </w:t>
      </w:r>
      <w:del w:id="953" w:author="Santiago Angueira, Joanne" w:date="2021-07-27T14:40:00Z">
        <w:r w:rsidR="006E5DD4" w:rsidRPr="006E5DD4" w:rsidDel="00EF3F7F">
          <w:rPr>
            <w:rFonts w:ascii="Times New Roman" w:hAnsi="Times New Roman"/>
          </w:rPr>
          <w:delText>and</w:delText>
        </w:r>
      </w:del>
      <w:r w:rsidR="006E5DD4" w:rsidRPr="006E5DD4">
        <w:rPr>
          <w:rFonts w:ascii="Times New Roman" w:hAnsi="Times New Roman"/>
        </w:rPr>
        <w:t xml:space="preserve"> Article 19 (Miscellaneous)</w:t>
      </w:r>
      <w:ins w:id="954" w:author="Santiago Angueira, Joanne" w:date="2021-07-27T14:40:00Z">
        <w:r w:rsidR="00EF3F7F">
          <w:rPr>
            <w:rFonts w:ascii="Times New Roman" w:hAnsi="Times New Roman"/>
          </w:rPr>
          <w:t xml:space="preserve"> and Article 20 (Consequential Damage Waiver and Limitation of </w:t>
        </w:r>
      </w:ins>
      <w:ins w:id="955" w:author="Santiago Angueira, Joanne" w:date="2021-07-27T14:41:00Z">
        <w:r w:rsidR="00EF3F7F">
          <w:rPr>
            <w:rFonts w:ascii="Times New Roman" w:hAnsi="Times New Roman"/>
          </w:rPr>
          <w:t>Liability</w:t>
        </w:r>
      </w:ins>
      <w:r w:rsidR="006E5DD4" w:rsidRPr="006E5DD4">
        <w:rPr>
          <w:rFonts w:ascii="Times New Roman" w:hAnsi="Times New Roman"/>
        </w:rPr>
        <w:t xml:space="preserve">. </w:t>
      </w:r>
    </w:p>
    <w:p w14:paraId="08C0D8A5" w14:textId="0BD09E9A" w:rsidR="00DB7BD4" w:rsidRPr="00C1490B" w:rsidRDefault="00DB7BD4" w:rsidP="00DB7BD4">
      <w:pPr>
        <w:pStyle w:val="ArticleL2"/>
        <w:rPr>
          <w:rFonts w:ascii="Times New Roman" w:hAnsi="Times New Roman"/>
        </w:rPr>
      </w:pPr>
      <w:bookmarkStart w:id="956" w:name="_Toc55295986"/>
      <w:r w:rsidRPr="00C1490B">
        <w:rPr>
          <w:rFonts w:ascii="Times New Roman" w:hAnsi="Times New Roman"/>
        </w:rPr>
        <w:t>Counterpart Execution</w:t>
      </w:r>
      <w:bookmarkEnd w:id="952"/>
      <w:bookmarkEnd w:id="956"/>
    </w:p>
    <w:p w14:paraId="6943DB99" w14:textId="77777777" w:rsidR="00DB7BD4" w:rsidRPr="00C1490B" w:rsidRDefault="00DB7BD4" w:rsidP="00DB7BD4">
      <w:pPr>
        <w:pStyle w:val="ArticleCont2"/>
        <w:rPr>
          <w:rFonts w:ascii="Times New Roman" w:hAnsi="Times New Roman"/>
        </w:rPr>
      </w:pPr>
      <w:r w:rsidRPr="00C1490B">
        <w:rPr>
          <w:rFonts w:ascii="Times New Roman" w:hAnsi="Times New Roman"/>
        </w:rPr>
        <w:t>This Agreement may be executed by the Parties in any number of counterparts (including counterparts by facsimile), and all such counterparts shall together constitute one and the same instrument.  Any Party providing facsimile transmission of this Agreement shall also deliver the original signed counterpart to other Party, provided that failure to deliver the original signed counterpart shall not invalidate this Agreement.</w:t>
      </w:r>
    </w:p>
    <w:p w14:paraId="6B4C7C7B" w14:textId="77777777" w:rsidR="00DB7BD4" w:rsidRDefault="00DB7BD4" w:rsidP="00DB7BD4">
      <w:pPr>
        <w:pStyle w:val="BodyText"/>
        <w:rPr>
          <w:ins w:id="957" w:author="Santiago Angueira, Joanne" w:date="2021-07-27T14:06:00Z"/>
          <w:rFonts w:ascii="Times New Roman" w:hAnsi="Times New Roman"/>
        </w:rPr>
      </w:pPr>
    </w:p>
    <w:p w14:paraId="2C75C454" w14:textId="3FF56F79" w:rsidR="00125923" w:rsidRPr="00165BAE" w:rsidRDefault="00125923">
      <w:pPr>
        <w:pStyle w:val="ArticleL1"/>
        <w:rPr>
          <w:ins w:id="958" w:author="Santiago Angueira, Joanne" w:date="2021-07-27T14:06:00Z"/>
          <w:rFonts w:ascii="Times New Roman" w:hAnsi="Times New Roman"/>
          <w:rPrChange w:id="959" w:author="Santiago Angueira, Joanne" w:date="2021-07-27T14:10:00Z">
            <w:rPr>
              <w:ins w:id="960" w:author="Santiago Angueira, Joanne" w:date="2021-07-27T14:06:00Z"/>
            </w:rPr>
          </w:rPrChange>
        </w:rPr>
        <w:pPrChange w:id="961" w:author="Santiago Angueira, Joanne" w:date="2021-07-27T14:06:00Z">
          <w:pPr>
            <w:pStyle w:val="BodyText"/>
          </w:pPr>
        </w:pPrChange>
      </w:pPr>
      <w:ins w:id="962" w:author="Santiago Angueira, Joanne" w:date="2021-07-27T14:06:00Z">
        <w:r w:rsidRPr="00165BAE">
          <w:rPr>
            <w:rFonts w:ascii="Times New Roman" w:hAnsi="Times New Roman"/>
            <w:rPrChange w:id="963" w:author="Santiago Angueira, Joanne" w:date="2021-07-27T14:10:00Z">
              <w:rPr>
                <w:b/>
                <w:caps/>
              </w:rPr>
            </w:rPrChange>
          </w:rPr>
          <w:t>CONSEQUENTIAL DAMAGE WAIVER AND LIMITATION OF LIABILITY</w:t>
        </w:r>
      </w:ins>
    </w:p>
    <w:p w14:paraId="22CA1D20" w14:textId="7DDFFE51" w:rsidR="00125923" w:rsidRPr="00165BAE" w:rsidRDefault="00165BAE">
      <w:pPr>
        <w:pStyle w:val="ArticleL2"/>
        <w:rPr>
          <w:ins w:id="964" w:author="Santiago Angueira, Joanne" w:date="2021-07-27T14:08:00Z"/>
          <w:rFonts w:ascii="Times New Roman" w:hAnsi="Times New Roman"/>
          <w:rPrChange w:id="965" w:author="Santiago Angueira, Joanne" w:date="2021-07-27T14:10:00Z">
            <w:rPr>
              <w:ins w:id="966" w:author="Santiago Angueira, Joanne" w:date="2021-07-27T14:08:00Z"/>
            </w:rPr>
          </w:rPrChange>
        </w:rPr>
        <w:pPrChange w:id="967" w:author="Santiago Angueira, Joanne" w:date="2021-07-27T14:06:00Z">
          <w:pPr>
            <w:pStyle w:val="BodyText"/>
          </w:pPr>
        </w:pPrChange>
      </w:pPr>
      <w:ins w:id="968" w:author="Santiago Angueira, Joanne" w:date="2021-07-27T14:07:00Z">
        <w:r w:rsidRPr="00165BAE">
          <w:rPr>
            <w:rFonts w:ascii="Times New Roman" w:hAnsi="Times New Roman"/>
            <w:rPrChange w:id="969" w:author="Santiago Angueira, Joanne" w:date="2021-07-27T14:10:00Z">
              <w:rPr/>
            </w:rPrChange>
          </w:rPr>
          <w:t xml:space="preserve">NOTWITHSTANDING ANY OTHER PROVISION IN THIS AGREEMENT AND/OR ANY PURCHASE ORDER TO THE CONTRARY, NEITHER SUPPLIER NOR COMPANY SHALL BE LIABLE TO ONE ANOTHER UNDER THIS AGREEMENT, ANY PURCHASE ORDER OR UNDER ANY CAUSE OF ACTION RELATED TO THE SUBJECT MATTER OF THIS AGREEMENT, WHETHER IN </w:t>
        </w:r>
        <w:r w:rsidRPr="00165BAE">
          <w:rPr>
            <w:rFonts w:ascii="Times New Roman" w:hAnsi="Times New Roman"/>
            <w:rPrChange w:id="970" w:author="Santiago Angueira, Joanne" w:date="2021-07-27T14:10:00Z">
              <w:rPr/>
            </w:rPrChange>
          </w:rPr>
          <w:lastRenderedPageBreak/>
          <w:t>CONTRACT, TORT (INCLUDING NEGLIGENCE), STRICT LIABILITY, PRODUCTS LIABILITY OR ANY OTHER CAUSE OF ACTION FOR SPECIAL, INDIRECT, INCIDENTAL, PUNITIVE OR CONSEQUENTIAL LOSSES OR DAMAGES, INCLUDING BUT NOT LIMITED TO, LOSS OF PROFITS, USE, OPPORTUNITY, REVENUES, FINANCING, BONDING CAPACITY, BUSINESS INTERRUPTIONS OR GOODWILL.</w:t>
        </w:r>
      </w:ins>
    </w:p>
    <w:p w14:paraId="7152A4C8" w14:textId="614673D3" w:rsidR="00165BAE" w:rsidRPr="00165BAE" w:rsidRDefault="00165BAE">
      <w:pPr>
        <w:pStyle w:val="BTFirst1"/>
        <w:ind w:left="720" w:firstLine="720"/>
        <w:rPr>
          <w:ins w:id="971" w:author="Santiago Angueira, Joanne" w:date="2021-07-27T14:08:00Z"/>
          <w:rFonts w:ascii="Times New Roman" w:hAnsi="Times New Roman"/>
          <w:rPrChange w:id="972" w:author="Santiago Angueira, Joanne" w:date="2021-07-27T14:10:00Z">
            <w:rPr>
              <w:ins w:id="973" w:author="Santiago Angueira, Joanne" w:date="2021-07-27T14:08:00Z"/>
            </w:rPr>
          </w:rPrChange>
        </w:rPr>
        <w:pPrChange w:id="974" w:author="Santiago Angueira, Joanne" w:date="2021-07-27T14:08:00Z">
          <w:pPr>
            <w:pStyle w:val="BTFirst1"/>
          </w:pPr>
        </w:pPrChange>
      </w:pPr>
      <w:ins w:id="975" w:author="Santiago Angueira, Joanne" w:date="2021-07-27T14:08:00Z">
        <w:r w:rsidRPr="00165BAE">
          <w:rPr>
            <w:rFonts w:ascii="Times New Roman" w:hAnsi="Times New Roman"/>
            <w:rPrChange w:id="976" w:author="Santiago Angueira, Joanne" w:date="2021-07-27T14:10:00Z">
              <w:rPr/>
            </w:rPrChange>
          </w:rPr>
          <w:t>NOTWITHSTANDING ANYTHING IN THIS AGREEMENT AND/OR ANY PURCHASE ORDER TO THE CONTRARY, IN NO EVENT SHALL SUPPLIER BE LIABLE, UNDER THIS AGREEMENT, THE PURCHASE ORDER, THE GOODS, EQUIPMENT, WORK AND/OR SERVICES PROVIDED UNDER THIS AGREEMENT, FOR AMOUNTS, WHETHER IN THE CUMULATIVE, AGGREGATE OR OTHERWISE, IN EXCESS OF AN AMOUNT EQUAL TO THE TOTAL LIABILITY CAP OF ONE HUNDRED PERCENT (100%) OF THE PURCHASE ORDER PRICE FOR WHICH THE WORK IS PERFORMED AND THE GOODS AND/OR EQUIPMENT SUPPLIED (“THE AGGREGATE LIMIT OF LIABILITY”) AND COMPANY AND ANY INDEMNIFIED PARTIES RELEASE SUPPLIER IN EXCESS THEREOF; PROVIDED THAT, NOTWITHSTANDING ANYTHING TO THE CONTRARY IN THE FORGOING, THE AGGREGATE LIMIT OF LIABILITY AND THE RELEASE SET FORTH IN THIS SECTION SHALL NOT APPLY TO (A) SUPPLIER</w:t>
        </w:r>
      </w:ins>
      <w:ins w:id="977" w:author="Santiago Angueira, Joanne" w:date="2021-07-27T14:09:00Z">
        <w:r w:rsidRPr="00165BAE">
          <w:rPr>
            <w:rFonts w:ascii="Times New Roman" w:hAnsi="Times New Roman"/>
            <w:rPrChange w:id="978" w:author="Santiago Angueira, Joanne" w:date="2021-07-27T14:10:00Z">
              <w:rPr/>
            </w:rPrChange>
          </w:rPr>
          <w:t>’S</w:t>
        </w:r>
      </w:ins>
      <w:ins w:id="979" w:author="Santiago Angueira, Joanne" w:date="2021-07-27T14:08:00Z">
        <w:r w:rsidRPr="00165BAE">
          <w:rPr>
            <w:rFonts w:ascii="Times New Roman" w:hAnsi="Times New Roman"/>
            <w:rPrChange w:id="980" w:author="Santiago Angueira, Joanne" w:date="2021-07-27T14:10:00Z">
              <w:rPr/>
            </w:rPrChange>
          </w:rPr>
          <w:t xml:space="preserve"> OBLIGATION TO DELIVER TO COMPANY FULL LEGAL TITLE TO AND OWNERSHIP OF ALL OR ANY PORTION OF THE WORK, EQUIPMENT AND GOODS AS REQUIRED HEREIN; AND/OR (B) ANY CLAIMS COVERED BY INSURANCE POLICIES REQUIRED IN THIS AGREEMENT BUT ONLY TO THE REQUIRED POLICY LIMITS THEREIN. </w:t>
        </w:r>
      </w:ins>
    </w:p>
    <w:p w14:paraId="64AE1B2D" w14:textId="4E6EE2A7" w:rsidR="00165BAE" w:rsidRPr="00165BAE" w:rsidRDefault="00165BAE">
      <w:pPr>
        <w:pStyle w:val="BTFirst1"/>
        <w:ind w:left="720" w:firstLine="720"/>
        <w:rPr>
          <w:ins w:id="981" w:author="Santiago Angueira, Joanne" w:date="2021-07-27T14:06:00Z"/>
          <w:rFonts w:ascii="Times New Roman" w:hAnsi="Times New Roman"/>
          <w:rPrChange w:id="982" w:author="Santiago Angueira, Joanne" w:date="2021-07-27T14:10:00Z">
            <w:rPr>
              <w:ins w:id="983" w:author="Santiago Angueira, Joanne" w:date="2021-07-27T14:06:00Z"/>
            </w:rPr>
          </w:rPrChange>
        </w:rPr>
        <w:pPrChange w:id="984" w:author="Santiago Angueira, Joanne" w:date="2021-07-27T14:10:00Z">
          <w:pPr>
            <w:pStyle w:val="BodyText"/>
          </w:pPr>
        </w:pPrChange>
      </w:pPr>
      <w:ins w:id="985" w:author="Santiago Angueira, Joanne" w:date="2021-07-27T14:08:00Z">
        <w:r w:rsidRPr="00165BAE">
          <w:rPr>
            <w:rFonts w:ascii="Times New Roman" w:hAnsi="Times New Roman"/>
            <w:rPrChange w:id="986" w:author="Santiago Angueira, Joanne" w:date="2021-07-27T14:10:00Z">
              <w:rPr/>
            </w:rPrChange>
          </w:rPr>
          <w:t>THE PARTIES AGREE THAT THESE LIMITATIONS OF LIABILITY ARE AGREED ALLOCATIONS OF RISK CONSTITUTING IN PART THE CONSIDERATION FOR SUPPLIER PROVIDING GOODS AND SERVICES TO COMPA</w:t>
        </w:r>
      </w:ins>
      <w:ins w:id="987" w:author="Santiago Angueira, Joanne" w:date="2021-07-27T14:09:00Z">
        <w:r w:rsidRPr="00165BAE">
          <w:rPr>
            <w:rFonts w:ascii="Times New Roman" w:hAnsi="Times New Roman"/>
            <w:rPrChange w:id="988" w:author="Santiago Angueira, Joanne" w:date="2021-07-27T14:10:00Z">
              <w:rPr/>
            </w:rPrChange>
          </w:rPr>
          <w:t>NY</w:t>
        </w:r>
      </w:ins>
      <w:ins w:id="989" w:author="Santiago Angueira, Joanne" w:date="2021-07-27T14:08:00Z">
        <w:r w:rsidRPr="00165BAE">
          <w:rPr>
            <w:rFonts w:ascii="Times New Roman" w:hAnsi="Times New Roman"/>
            <w:rPrChange w:id="990" w:author="Santiago Angueira, Joanne" w:date="2021-07-27T14:10:00Z">
              <w:rPr/>
            </w:rPrChange>
          </w:rPr>
          <w:t xml:space="preserve"> AND SUCH LIMITATIONS WILL APPLY NOTWITHSTANDING THE FAILURE OF ESSENTIAL PURPOSE OF ANY LIMITED REMEDY AND EVEN IF A PARTY HAS BEEN ADVISED OF THE POSSIBILITY OF SUCH LIABILITIES. THIS ARTICLE 20 SHALL SURVIVE THE EXPIRATION OR EARLY TERMINATION OF THIS AGREEMENT AND/OR THE ORDER.</w:t>
        </w:r>
      </w:ins>
    </w:p>
    <w:p w14:paraId="3ECC14DC" w14:textId="77777777" w:rsidR="00125923" w:rsidRDefault="00125923">
      <w:pPr>
        <w:pStyle w:val="BTFirst1"/>
        <w:rPr>
          <w:ins w:id="991" w:author="Santiago Angueira, Joanne" w:date="2021-07-27T14:07:00Z"/>
        </w:rPr>
        <w:pPrChange w:id="992" w:author="Santiago Angueira, Joanne" w:date="2021-07-27T14:06:00Z">
          <w:pPr>
            <w:pStyle w:val="BodyText"/>
          </w:pPr>
        </w:pPrChange>
      </w:pPr>
    </w:p>
    <w:p w14:paraId="152C698E" w14:textId="77777777" w:rsidR="00165BAE" w:rsidRDefault="00165BAE">
      <w:pPr>
        <w:pStyle w:val="BTFirst1"/>
        <w:rPr>
          <w:ins w:id="993" w:author="Santiago Angueira, Joanne" w:date="2021-07-27T14:07:00Z"/>
        </w:rPr>
        <w:pPrChange w:id="994" w:author="Santiago Angueira, Joanne" w:date="2021-07-27T14:06:00Z">
          <w:pPr>
            <w:pStyle w:val="BodyText"/>
          </w:pPr>
        </w:pPrChange>
      </w:pPr>
    </w:p>
    <w:p w14:paraId="63DA3770" w14:textId="77777777" w:rsidR="008B07E6" w:rsidRDefault="008B07E6">
      <w:pPr>
        <w:pStyle w:val="BTFirst1"/>
        <w:sectPr w:rsidR="008B07E6" w:rsidSect="00CC40F2">
          <w:headerReference w:type="default" r:id="rId19"/>
          <w:footerReference w:type="default" r:id="rId20"/>
          <w:headerReference w:type="first" r:id="rId21"/>
          <w:footerReference w:type="first" r:id="rId22"/>
          <w:pgSz w:w="12240" w:h="15840" w:code="1"/>
          <w:pgMar w:top="1440" w:right="1440" w:bottom="1440" w:left="1440" w:header="720" w:footer="720" w:gutter="0"/>
          <w:cols w:space="708"/>
          <w:titlePg/>
          <w:docGrid w:linePitch="360"/>
        </w:sectPr>
        <w:pPrChange w:id="995" w:author="Santiago Angueira, Joanne" w:date="2021-07-27T14:06:00Z">
          <w:pPr>
            <w:pStyle w:val="BodyText"/>
          </w:pPr>
        </w:pPrChange>
      </w:pPr>
    </w:p>
    <w:p w14:paraId="70507D35" w14:textId="77777777" w:rsidR="00DB7BD4" w:rsidRPr="00C1490B" w:rsidRDefault="00DB7BD4" w:rsidP="00DB7BD4">
      <w:pPr>
        <w:pStyle w:val="BodyText"/>
        <w:rPr>
          <w:rFonts w:ascii="Times New Roman" w:hAnsi="Times New Roman"/>
        </w:rPr>
      </w:pPr>
      <w:r w:rsidRPr="00C1490B">
        <w:rPr>
          <w:rFonts w:ascii="Times New Roman" w:hAnsi="Times New Roman"/>
          <w:b/>
        </w:rPr>
        <w:lastRenderedPageBreak/>
        <w:t>IN WITNESS WHEREOF</w:t>
      </w:r>
      <w:r w:rsidRPr="00C1490B">
        <w:rPr>
          <w:rFonts w:ascii="Times New Roman" w:hAnsi="Times New Roman"/>
        </w:rPr>
        <w:t>, the Parties have caused this Agreement to be executed by their duly authorized representatives as of the date first above written.</w:t>
      </w:r>
    </w:p>
    <w:p w14:paraId="5AE04447" w14:textId="77777777" w:rsidR="00DB7BD4" w:rsidRPr="00C1490B" w:rsidRDefault="00DB7BD4" w:rsidP="00DB7BD4">
      <w:pPr>
        <w:pStyle w:val="BodyText"/>
        <w:rPr>
          <w:rFonts w:ascii="Times New Roman" w:hAnsi="Times New Roman"/>
        </w:rPr>
      </w:pPr>
    </w:p>
    <w:tbl>
      <w:tblPr>
        <w:tblW w:w="0" w:type="auto"/>
        <w:tblLayout w:type="fixed"/>
        <w:tblLook w:val="0000" w:firstRow="0" w:lastRow="0" w:firstColumn="0" w:lastColumn="0" w:noHBand="0" w:noVBand="0"/>
      </w:tblPr>
      <w:tblGrid>
        <w:gridCol w:w="3438"/>
        <w:gridCol w:w="720"/>
        <w:gridCol w:w="720"/>
        <w:gridCol w:w="4698"/>
      </w:tblGrid>
      <w:tr w:rsidR="00DB7BD4" w:rsidRPr="00C1490B" w14:paraId="70568632" w14:textId="77777777" w:rsidTr="00CC40F2">
        <w:trPr>
          <w:cantSplit/>
          <w:trHeight w:val="800"/>
        </w:trPr>
        <w:tc>
          <w:tcPr>
            <w:tcW w:w="3438" w:type="dxa"/>
            <w:vMerge w:val="restart"/>
          </w:tcPr>
          <w:p w14:paraId="68A83287" w14:textId="77777777" w:rsidR="00DB7BD4" w:rsidRPr="00C1490B" w:rsidRDefault="00DB7BD4" w:rsidP="00CC40F2">
            <w:pPr>
              <w:pStyle w:val="SigningLine"/>
              <w:keepNext/>
              <w:keepLines/>
            </w:pPr>
          </w:p>
        </w:tc>
        <w:tc>
          <w:tcPr>
            <w:tcW w:w="720" w:type="dxa"/>
            <w:vMerge w:val="restart"/>
          </w:tcPr>
          <w:p w14:paraId="17A763F9" w14:textId="77777777" w:rsidR="00DB7BD4" w:rsidRPr="00C1490B" w:rsidRDefault="00DB7BD4" w:rsidP="00CC40F2">
            <w:pPr>
              <w:pStyle w:val="SigningLine"/>
              <w:keepNext/>
              <w:keepLines/>
            </w:pPr>
          </w:p>
        </w:tc>
        <w:tc>
          <w:tcPr>
            <w:tcW w:w="5418" w:type="dxa"/>
            <w:gridSpan w:val="2"/>
            <w:tcBorders>
              <w:bottom w:val="nil"/>
            </w:tcBorders>
            <w:vAlign w:val="bottom"/>
          </w:tcPr>
          <w:p w14:paraId="0BB315C3" w14:textId="27B06D40" w:rsidR="00DB7BD4" w:rsidRPr="00C1490B" w:rsidRDefault="00E6741A" w:rsidP="00CC40F2">
            <w:pPr>
              <w:pStyle w:val="SigningLine"/>
              <w:keepNext/>
              <w:keepLines/>
              <w:spacing w:after="240"/>
              <w:jc w:val="left"/>
              <w:rPr>
                <w:b/>
              </w:rPr>
            </w:pPr>
            <w:r>
              <w:rPr>
                <w:rStyle w:val="Prompt"/>
                <w:sz w:val="20"/>
                <w:szCs w:val="20"/>
              </w:rPr>
              <w:t>Keembody Corporation</w:t>
            </w:r>
            <w:r w:rsidR="003152E3">
              <w:rPr>
                <w:rStyle w:val="Prompt"/>
                <w:sz w:val="20"/>
                <w:szCs w:val="20"/>
              </w:rPr>
              <w:t xml:space="preserve">. </w:t>
            </w:r>
          </w:p>
        </w:tc>
      </w:tr>
      <w:tr w:rsidR="00DB7BD4" w:rsidRPr="00C1490B" w14:paraId="30ABC116" w14:textId="77777777" w:rsidTr="00CC40F2">
        <w:trPr>
          <w:cantSplit/>
        </w:trPr>
        <w:tc>
          <w:tcPr>
            <w:tcW w:w="3438" w:type="dxa"/>
            <w:vMerge/>
          </w:tcPr>
          <w:p w14:paraId="42671A62" w14:textId="77777777" w:rsidR="00DB7BD4" w:rsidRPr="00C1490B" w:rsidRDefault="00DB7BD4" w:rsidP="00CC40F2">
            <w:pPr>
              <w:keepNext/>
              <w:keepLines/>
            </w:pPr>
          </w:p>
        </w:tc>
        <w:tc>
          <w:tcPr>
            <w:tcW w:w="720" w:type="dxa"/>
            <w:vMerge/>
          </w:tcPr>
          <w:p w14:paraId="086C02F0" w14:textId="77777777" w:rsidR="00DB7BD4" w:rsidRPr="00C1490B" w:rsidRDefault="00DB7BD4" w:rsidP="00CC40F2">
            <w:pPr>
              <w:pStyle w:val="SigningLine"/>
              <w:keepNext/>
              <w:keepLines/>
            </w:pPr>
          </w:p>
        </w:tc>
        <w:tc>
          <w:tcPr>
            <w:tcW w:w="720" w:type="dxa"/>
          </w:tcPr>
          <w:p w14:paraId="32B962CB" w14:textId="77777777" w:rsidR="00DB7BD4" w:rsidRPr="00C1490B" w:rsidRDefault="00DB7BD4" w:rsidP="00CC40F2">
            <w:pPr>
              <w:pStyle w:val="SigningLine"/>
              <w:keepNext/>
              <w:keepLines/>
              <w:jc w:val="left"/>
            </w:pPr>
            <w:r w:rsidRPr="00C1490B">
              <w:t>By:</w:t>
            </w:r>
          </w:p>
        </w:tc>
        <w:tc>
          <w:tcPr>
            <w:tcW w:w="4698" w:type="dxa"/>
            <w:tcBorders>
              <w:bottom w:val="single" w:sz="4" w:space="0" w:color="auto"/>
            </w:tcBorders>
          </w:tcPr>
          <w:p w14:paraId="0D0FC2AB" w14:textId="77777777" w:rsidR="00DB7BD4" w:rsidRPr="00C1490B" w:rsidRDefault="00DB7BD4" w:rsidP="00CC40F2">
            <w:pPr>
              <w:pStyle w:val="SigningLine"/>
              <w:keepNext/>
              <w:keepLines/>
            </w:pPr>
          </w:p>
        </w:tc>
      </w:tr>
      <w:tr w:rsidR="00DB7BD4" w:rsidRPr="00C1490B" w14:paraId="73AE0245" w14:textId="77777777" w:rsidTr="00CC40F2">
        <w:trPr>
          <w:cantSplit/>
        </w:trPr>
        <w:tc>
          <w:tcPr>
            <w:tcW w:w="3438" w:type="dxa"/>
            <w:vMerge/>
          </w:tcPr>
          <w:p w14:paraId="481B2DDA" w14:textId="77777777" w:rsidR="00DB7BD4" w:rsidRPr="00C1490B" w:rsidRDefault="00DB7BD4" w:rsidP="00CC40F2">
            <w:pPr>
              <w:keepNext/>
              <w:keepLines/>
            </w:pPr>
          </w:p>
        </w:tc>
        <w:tc>
          <w:tcPr>
            <w:tcW w:w="720" w:type="dxa"/>
            <w:vMerge/>
          </w:tcPr>
          <w:p w14:paraId="55BADB43" w14:textId="77777777" w:rsidR="00DB7BD4" w:rsidRPr="00C1490B" w:rsidRDefault="00DB7BD4" w:rsidP="00CC40F2">
            <w:pPr>
              <w:pStyle w:val="SigningLine"/>
              <w:keepNext/>
              <w:keepLines/>
            </w:pPr>
          </w:p>
        </w:tc>
        <w:tc>
          <w:tcPr>
            <w:tcW w:w="720" w:type="dxa"/>
          </w:tcPr>
          <w:p w14:paraId="7C7A75B9" w14:textId="77777777" w:rsidR="00DB7BD4" w:rsidRPr="00C1490B" w:rsidRDefault="00DB7BD4" w:rsidP="00CC40F2">
            <w:pPr>
              <w:pStyle w:val="SigningLine"/>
              <w:keepNext/>
              <w:keepLines/>
            </w:pPr>
          </w:p>
        </w:tc>
        <w:tc>
          <w:tcPr>
            <w:tcW w:w="4698" w:type="dxa"/>
          </w:tcPr>
          <w:p w14:paraId="010338FD" w14:textId="77777777" w:rsidR="00DB7BD4" w:rsidRPr="00C1490B" w:rsidRDefault="00DB7BD4" w:rsidP="00CC40F2">
            <w:pPr>
              <w:pStyle w:val="SigningLine"/>
              <w:keepNext/>
              <w:keepLines/>
            </w:pPr>
            <w:r w:rsidRPr="00C1490B">
              <w:t>Name:</w:t>
            </w:r>
            <w:r w:rsidRPr="00C1490B">
              <w:tab/>
            </w:r>
          </w:p>
        </w:tc>
      </w:tr>
      <w:tr w:rsidR="00DB7BD4" w:rsidRPr="00C1490B" w14:paraId="30CA72AF" w14:textId="77777777" w:rsidTr="00CC40F2">
        <w:trPr>
          <w:cantSplit/>
        </w:trPr>
        <w:tc>
          <w:tcPr>
            <w:tcW w:w="3438" w:type="dxa"/>
            <w:vMerge/>
          </w:tcPr>
          <w:p w14:paraId="759A1264" w14:textId="77777777" w:rsidR="00DB7BD4" w:rsidRPr="00C1490B" w:rsidRDefault="00DB7BD4" w:rsidP="00CC40F2">
            <w:pPr>
              <w:keepNext/>
              <w:keepLines/>
            </w:pPr>
          </w:p>
        </w:tc>
        <w:tc>
          <w:tcPr>
            <w:tcW w:w="720" w:type="dxa"/>
            <w:vMerge/>
          </w:tcPr>
          <w:p w14:paraId="32C07F57" w14:textId="77777777" w:rsidR="00DB7BD4" w:rsidRPr="00C1490B" w:rsidRDefault="00DB7BD4" w:rsidP="00CC40F2">
            <w:pPr>
              <w:pStyle w:val="SigningLine"/>
              <w:keepNext/>
              <w:keepLines/>
            </w:pPr>
          </w:p>
        </w:tc>
        <w:tc>
          <w:tcPr>
            <w:tcW w:w="720" w:type="dxa"/>
          </w:tcPr>
          <w:p w14:paraId="1DE1ED92" w14:textId="77777777" w:rsidR="00DB7BD4" w:rsidRPr="00C1490B" w:rsidRDefault="00DB7BD4" w:rsidP="00CC40F2">
            <w:pPr>
              <w:pStyle w:val="SigningLine"/>
              <w:keepNext/>
              <w:keepLines/>
            </w:pPr>
          </w:p>
        </w:tc>
        <w:tc>
          <w:tcPr>
            <w:tcW w:w="4698" w:type="dxa"/>
          </w:tcPr>
          <w:p w14:paraId="7F63C005" w14:textId="77777777" w:rsidR="00DB7BD4" w:rsidRPr="00C1490B" w:rsidRDefault="00DB7BD4" w:rsidP="00CC40F2">
            <w:pPr>
              <w:pStyle w:val="SigningLine"/>
              <w:keepNext/>
              <w:keepLines/>
              <w:jc w:val="left"/>
            </w:pPr>
            <w:r w:rsidRPr="00C1490B">
              <w:t>Title:</w:t>
            </w:r>
            <w:r w:rsidRPr="00C1490B">
              <w:tab/>
            </w:r>
          </w:p>
        </w:tc>
      </w:tr>
      <w:tr w:rsidR="00DB7BD4" w:rsidRPr="00C1490B" w14:paraId="36C477A8" w14:textId="77777777" w:rsidTr="00CC40F2">
        <w:trPr>
          <w:cantSplit/>
        </w:trPr>
        <w:tc>
          <w:tcPr>
            <w:tcW w:w="3438" w:type="dxa"/>
            <w:vMerge/>
          </w:tcPr>
          <w:p w14:paraId="619E6895" w14:textId="77777777" w:rsidR="00DB7BD4" w:rsidRPr="00C1490B" w:rsidRDefault="00DB7BD4" w:rsidP="00CC40F2">
            <w:pPr>
              <w:keepNext/>
              <w:keepLines/>
            </w:pPr>
          </w:p>
        </w:tc>
        <w:tc>
          <w:tcPr>
            <w:tcW w:w="720" w:type="dxa"/>
            <w:vMerge/>
          </w:tcPr>
          <w:p w14:paraId="151F0123" w14:textId="77777777" w:rsidR="00DB7BD4" w:rsidRPr="00C1490B" w:rsidRDefault="00DB7BD4" w:rsidP="00CC40F2">
            <w:pPr>
              <w:pStyle w:val="SigningLine"/>
              <w:keepNext/>
              <w:keepLines/>
            </w:pPr>
          </w:p>
        </w:tc>
        <w:tc>
          <w:tcPr>
            <w:tcW w:w="720" w:type="dxa"/>
          </w:tcPr>
          <w:p w14:paraId="617B497F" w14:textId="77777777" w:rsidR="00DB7BD4" w:rsidRPr="00C1490B" w:rsidRDefault="00DB7BD4" w:rsidP="00CC40F2">
            <w:pPr>
              <w:pStyle w:val="SigningLine"/>
              <w:keepNext/>
              <w:keepLines/>
              <w:jc w:val="left"/>
            </w:pPr>
            <w:r w:rsidRPr="00C1490B">
              <w:t>By:</w:t>
            </w:r>
          </w:p>
        </w:tc>
        <w:tc>
          <w:tcPr>
            <w:tcW w:w="4698" w:type="dxa"/>
            <w:tcBorders>
              <w:bottom w:val="single" w:sz="4" w:space="0" w:color="auto"/>
            </w:tcBorders>
          </w:tcPr>
          <w:p w14:paraId="51BF664D" w14:textId="77777777" w:rsidR="00DB7BD4" w:rsidRPr="00C1490B" w:rsidRDefault="00DB7BD4" w:rsidP="00CC40F2">
            <w:pPr>
              <w:pStyle w:val="SigningLine"/>
              <w:keepNext/>
              <w:keepLines/>
            </w:pPr>
          </w:p>
        </w:tc>
      </w:tr>
      <w:tr w:rsidR="00DB7BD4" w:rsidRPr="00C1490B" w14:paraId="0F5C3517" w14:textId="77777777" w:rsidTr="00CC40F2">
        <w:trPr>
          <w:cantSplit/>
        </w:trPr>
        <w:tc>
          <w:tcPr>
            <w:tcW w:w="3438" w:type="dxa"/>
            <w:vMerge/>
          </w:tcPr>
          <w:p w14:paraId="2A2F4026" w14:textId="77777777" w:rsidR="00DB7BD4" w:rsidRPr="00C1490B" w:rsidRDefault="00DB7BD4" w:rsidP="00CC40F2">
            <w:pPr>
              <w:keepNext/>
              <w:keepLines/>
            </w:pPr>
          </w:p>
        </w:tc>
        <w:tc>
          <w:tcPr>
            <w:tcW w:w="720" w:type="dxa"/>
            <w:vMerge/>
          </w:tcPr>
          <w:p w14:paraId="71BCBCA8" w14:textId="77777777" w:rsidR="00DB7BD4" w:rsidRPr="00C1490B" w:rsidRDefault="00DB7BD4" w:rsidP="00CC40F2">
            <w:pPr>
              <w:pStyle w:val="SigningLine"/>
              <w:keepNext/>
              <w:keepLines/>
            </w:pPr>
          </w:p>
        </w:tc>
        <w:tc>
          <w:tcPr>
            <w:tcW w:w="720" w:type="dxa"/>
          </w:tcPr>
          <w:p w14:paraId="709E647A" w14:textId="77777777" w:rsidR="00DB7BD4" w:rsidRPr="00C1490B" w:rsidRDefault="00DB7BD4" w:rsidP="00CC40F2">
            <w:pPr>
              <w:pStyle w:val="SigningLine"/>
              <w:keepNext/>
              <w:keepLines/>
              <w:jc w:val="left"/>
            </w:pPr>
          </w:p>
        </w:tc>
        <w:tc>
          <w:tcPr>
            <w:tcW w:w="4698" w:type="dxa"/>
          </w:tcPr>
          <w:p w14:paraId="07818872" w14:textId="77777777" w:rsidR="00DB7BD4" w:rsidRPr="00C1490B" w:rsidRDefault="00DB7BD4" w:rsidP="00CC40F2">
            <w:pPr>
              <w:pStyle w:val="SigningLine"/>
              <w:keepNext/>
              <w:keepLines/>
            </w:pPr>
            <w:r w:rsidRPr="00C1490B">
              <w:t>Name:</w:t>
            </w:r>
            <w:r w:rsidRPr="00C1490B">
              <w:tab/>
            </w:r>
          </w:p>
        </w:tc>
      </w:tr>
      <w:tr w:rsidR="00DB7BD4" w:rsidRPr="00C1490B" w14:paraId="3EF361D9" w14:textId="77777777" w:rsidTr="00CC40F2">
        <w:trPr>
          <w:cantSplit/>
        </w:trPr>
        <w:tc>
          <w:tcPr>
            <w:tcW w:w="3438" w:type="dxa"/>
            <w:vMerge/>
          </w:tcPr>
          <w:p w14:paraId="5F6D6542" w14:textId="77777777" w:rsidR="00DB7BD4" w:rsidRPr="00C1490B" w:rsidRDefault="00DB7BD4" w:rsidP="00CC40F2">
            <w:pPr>
              <w:keepLines/>
            </w:pPr>
          </w:p>
        </w:tc>
        <w:tc>
          <w:tcPr>
            <w:tcW w:w="720" w:type="dxa"/>
            <w:vMerge/>
          </w:tcPr>
          <w:p w14:paraId="02D26DC5" w14:textId="77777777" w:rsidR="00DB7BD4" w:rsidRPr="00C1490B" w:rsidRDefault="00DB7BD4" w:rsidP="00CC40F2">
            <w:pPr>
              <w:pStyle w:val="SigningLine"/>
            </w:pPr>
          </w:p>
        </w:tc>
        <w:tc>
          <w:tcPr>
            <w:tcW w:w="720" w:type="dxa"/>
          </w:tcPr>
          <w:p w14:paraId="5DC9DB68" w14:textId="77777777" w:rsidR="00DB7BD4" w:rsidRPr="00C1490B" w:rsidRDefault="00DB7BD4" w:rsidP="00CC40F2">
            <w:pPr>
              <w:pStyle w:val="SigningLine"/>
              <w:keepLines/>
            </w:pPr>
          </w:p>
        </w:tc>
        <w:tc>
          <w:tcPr>
            <w:tcW w:w="4698" w:type="dxa"/>
          </w:tcPr>
          <w:p w14:paraId="23F31182" w14:textId="77777777" w:rsidR="00DB7BD4" w:rsidRPr="00C1490B" w:rsidRDefault="00DB7BD4" w:rsidP="00CC40F2">
            <w:pPr>
              <w:pStyle w:val="SigningLine"/>
              <w:keepLines/>
              <w:jc w:val="left"/>
            </w:pPr>
            <w:r w:rsidRPr="00C1490B">
              <w:t>Title:</w:t>
            </w:r>
            <w:r w:rsidRPr="00C1490B">
              <w:tab/>
            </w:r>
          </w:p>
        </w:tc>
      </w:tr>
    </w:tbl>
    <w:p w14:paraId="19FD8F76" w14:textId="77777777" w:rsidR="00DB7BD4" w:rsidRPr="00C1490B" w:rsidRDefault="00DB7BD4" w:rsidP="00DB7BD4">
      <w:pPr>
        <w:pStyle w:val="BodyText"/>
        <w:rPr>
          <w:rFonts w:ascii="Times New Roman" w:hAnsi="Times New Roman"/>
          <w:sz w:val="24"/>
        </w:rPr>
      </w:pPr>
    </w:p>
    <w:tbl>
      <w:tblPr>
        <w:tblW w:w="0" w:type="auto"/>
        <w:tblLayout w:type="fixed"/>
        <w:tblLook w:val="0000" w:firstRow="0" w:lastRow="0" w:firstColumn="0" w:lastColumn="0" w:noHBand="0" w:noVBand="0"/>
      </w:tblPr>
      <w:tblGrid>
        <w:gridCol w:w="3438"/>
        <w:gridCol w:w="720"/>
        <w:gridCol w:w="720"/>
        <w:gridCol w:w="4698"/>
      </w:tblGrid>
      <w:tr w:rsidR="00DB7BD4" w:rsidRPr="00C1490B" w14:paraId="151978FA" w14:textId="77777777" w:rsidTr="00CC40F2">
        <w:trPr>
          <w:cantSplit/>
          <w:trHeight w:val="800"/>
        </w:trPr>
        <w:tc>
          <w:tcPr>
            <w:tcW w:w="3438" w:type="dxa"/>
            <w:vMerge w:val="restart"/>
          </w:tcPr>
          <w:p w14:paraId="2F755C3D" w14:textId="77777777" w:rsidR="00DB7BD4" w:rsidRPr="00C1490B" w:rsidRDefault="00DB7BD4" w:rsidP="00CC40F2">
            <w:pPr>
              <w:pStyle w:val="SigningLine"/>
              <w:keepNext/>
              <w:keepLines/>
            </w:pPr>
          </w:p>
        </w:tc>
        <w:tc>
          <w:tcPr>
            <w:tcW w:w="720" w:type="dxa"/>
            <w:vMerge w:val="restart"/>
          </w:tcPr>
          <w:p w14:paraId="446056BE" w14:textId="77777777" w:rsidR="00DB7BD4" w:rsidRPr="00C1490B" w:rsidRDefault="00DB7BD4" w:rsidP="00CC40F2">
            <w:pPr>
              <w:pStyle w:val="SigningLine"/>
              <w:keepNext/>
              <w:keepLines/>
            </w:pPr>
          </w:p>
        </w:tc>
        <w:tc>
          <w:tcPr>
            <w:tcW w:w="5418" w:type="dxa"/>
            <w:gridSpan w:val="2"/>
            <w:tcBorders>
              <w:bottom w:val="nil"/>
            </w:tcBorders>
            <w:vAlign w:val="bottom"/>
          </w:tcPr>
          <w:p w14:paraId="3EEC94E9" w14:textId="01076551" w:rsidR="00DB7BD4" w:rsidRPr="00C1490B" w:rsidRDefault="00FD74D4" w:rsidP="00CC40F2">
            <w:pPr>
              <w:pStyle w:val="SigningLine"/>
              <w:keepNext/>
              <w:keepLines/>
              <w:spacing w:after="240"/>
              <w:jc w:val="left"/>
              <w:rPr>
                <w:b/>
              </w:rPr>
            </w:pPr>
            <w:r w:rsidRPr="00C1490B">
              <w:rPr>
                <w:rStyle w:val="Prompt"/>
                <w:sz w:val="20"/>
                <w:szCs w:val="20"/>
              </w:rPr>
              <w:sym w:font="Wingdings" w:char="F06E"/>
            </w:r>
            <w:r w:rsidR="009C489D">
              <w:rPr>
                <w:rStyle w:val="Prompt"/>
                <w:sz w:val="20"/>
                <w:szCs w:val="20"/>
              </w:rPr>
              <w:t>Zenith Modular Solutions</w:t>
            </w:r>
            <w:r w:rsidR="00777360">
              <w:rPr>
                <w:rStyle w:val="Prompt"/>
                <w:sz w:val="20"/>
                <w:szCs w:val="20"/>
              </w:rPr>
              <w:t>.</w:t>
            </w:r>
          </w:p>
        </w:tc>
      </w:tr>
      <w:tr w:rsidR="00DB7BD4" w:rsidRPr="00C1490B" w14:paraId="5BD2462B" w14:textId="77777777" w:rsidTr="00CC40F2">
        <w:trPr>
          <w:cantSplit/>
        </w:trPr>
        <w:tc>
          <w:tcPr>
            <w:tcW w:w="3438" w:type="dxa"/>
            <w:vMerge/>
          </w:tcPr>
          <w:p w14:paraId="0D42C97E" w14:textId="77777777" w:rsidR="00DB7BD4" w:rsidRPr="00C1490B" w:rsidRDefault="00DB7BD4" w:rsidP="00CC40F2">
            <w:pPr>
              <w:keepNext/>
              <w:keepLines/>
            </w:pPr>
          </w:p>
        </w:tc>
        <w:tc>
          <w:tcPr>
            <w:tcW w:w="720" w:type="dxa"/>
            <w:vMerge/>
          </w:tcPr>
          <w:p w14:paraId="5638A2DD" w14:textId="77777777" w:rsidR="00DB7BD4" w:rsidRPr="00C1490B" w:rsidRDefault="00DB7BD4" w:rsidP="00CC40F2">
            <w:pPr>
              <w:pStyle w:val="SigningLine"/>
              <w:keepNext/>
              <w:keepLines/>
            </w:pPr>
          </w:p>
        </w:tc>
        <w:tc>
          <w:tcPr>
            <w:tcW w:w="720" w:type="dxa"/>
          </w:tcPr>
          <w:p w14:paraId="55CCEC0C" w14:textId="77777777" w:rsidR="00DB7BD4" w:rsidRPr="00C1490B" w:rsidRDefault="00DB7BD4" w:rsidP="00CC40F2">
            <w:pPr>
              <w:pStyle w:val="SigningLine"/>
              <w:keepNext/>
              <w:keepLines/>
              <w:jc w:val="left"/>
            </w:pPr>
            <w:r w:rsidRPr="00C1490B">
              <w:t>By:</w:t>
            </w:r>
          </w:p>
        </w:tc>
        <w:tc>
          <w:tcPr>
            <w:tcW w:w="4698" w:type="dxa"/>
            <w:tcBorders>
              <w:bottom w:val="single" w:sz="4" w:space="0" w:color="auto"/>
            </w:tcBorders>
          </w:tcPr>
          <w:p w14:paraId="31887A8D" w14:textId="77777777" w:rsidR="00DB7BD4" w:rsidRPr="00C1490B" w:rsidRDefault="00DB7BD4" w:rsidP="00CC40F2">
            <w:pPr>
              <w:pStyle w:val="SigningLine"/>
              <w:keepNext/>
              <w:keepLines/>
            </w:pPr>
          </w:p>
        </w:tc>
      </w:tr>
      <w:tr w:rsidR="00DB7BD4" w:rsidRPr="00C1490B" w14:paraId="3BC5016D" w14:textId="77777777" w:rsidTr="00CC40F2">
        <w:trPr>
          <w:cantSplit/>
        </w:trPr>
        <w:tc>
          <w:tcPr>
            <w:tcW w:w="3438" w:type="dxa"/>
            <w:vMerge/>
          </w:tcPr>
          <w:p w14:paraId="2CDABC62" w14:textId="77777777" w:rsidR="00DB7BD4" w:rsidRPr="00C1490B" w:rsidRDefault="00DB7BD4" w:rsidP="00CC40F2">
            <w:pPr>
              <w:keepNext/>
              <w:keepLines/>
            </w:pPr>
          </w:p>
        </w:tc>
        <w:tc>
          <w:tcPr>
            <w:tcW w:w="720" w:type="dxa"/>
            <w:vMerge/>
          </w:tcPr>
          <w:p w14:paraId="5E79D07E" w14:textId="77777777" w:rsidR="00DB7BD4" w:rsidRPr="00C1490B" w:rsidRDefault="00DB7BD4" w:rsidP="00CC40F2">
            <w:pPr>
              <w:pStyle w:val="SigningLine"/>
              <w:keepNext/>
              <w:keepLines/>
            </w:pPr>
          </w:p>
        </w:tc>
        <w:tc>
          <w:tcPr>
            <w:tcW w:w="720" w:type="dxa"/>
          </w:tcPr>
          <w:p w14:paraId="02406A43" w14:textId="77777777" w:rsidR="00DB7BD4" w:rsidRPr="00C1490B" w:rsidRDefault="00DB7BD4" w:rsidP="00CC40F2">
            <w:pPr>
              <w:pStyle w:val="SigningLine"/>
              <w:keepNext/>
              <w:keepLines/>
            </w:pPr>
          </w:p>
        </w:tc>
        <w:tc>
          <w:tcPr>
            <w:tcW w:w="4698" w:type="dxa"/>
          </w:tcPr>
          <w:p w14:paraId="7C3942CF" w14:textId="77777777" w:rsidR="00DB7BD4" w:rsidRPr="00C1490B" w:rsidRDefault="00DB7BD4" w:rsidP="00CC40F2">
            <w:pPr>
              <w:pStyle w:val="SigningLine"/>
              <w:keepNext/>
              <w:keepLines/>
            </w:pPr>
            <w:r w:rsidRPr="00C1490B">
              <w:t>Name:</w:t>
            </w:r>
            <w:r w:rsidRPr="00C1490B">
              <w:tab/>
            </w:r>
          </w:p>
        </w:tc>
      </w:tr>
      <w:tr w:rsidR="00DB7BD4" w:rsidRPr="00C1490B" w14:paraId="399A377C" w14:textId="77777777" w:rsidTr="00CC40F2">
        <w:trPr>
          <w:cantSplit/>
        </w:trPr>
        <w:tc>
          <w:tcPr>
            <w:tcW w:w="3438" w:type="dxa"/>
            <w:vMerge/>
          </w:tcPr>
          <w:p w14:paraId="0FD497AE" w14:textId="77777777" w:rsidR="00DB7BD4" w:rsidRPr="00C1490B" w:rsidRDefault="00DB7BD4" w:rsidP="00CC40F2">
            <w:pPr>
              <w:keepNext/>
              <w:keepLines/>
            </w:pPr>
          </w:p>
        </w:tc>
        <w:tc>
          <w:tcPr>
            <w:tcW w:w="720" w:type="dxa"/>
            <w:vMerge/>
          </w:tcPr>
          <w:p w14:paraId="69CBA2F5" w14:textId="77777777" w:rsidR="00DB7BD4" w:rsidRPr="00C1490B" w:rsidRDefault="00DB7BD4" w:rsidP="00CC40F2">
            <w:pPr>
              <w:pStyle w:val="SigningLine"/>
              <w:keepNext/>
              <w:keepLines/>
            </w:pPr>
          </w:p>
        </w:tc>
        <w:tc>
          <w:tcPr>
            <w:tcW w:w="720" w:type="dxa"/>
          </w:tcPr>
          <w:p w14:paraId="44378C69" w14:textId="77777777" w:rsidR="00DB7BD4" w:rsidRPr="00C1490B" w:rsidRDefault="00DB7BD4" w:rsidP="00CC40F2">
            <w:pPr>
              <w:pStyle w:val="SigningLine"/>
              <w:keepNext/>
              <w:keepLines/>
            </w:pPr>
          </w:p>
        </w:tc>
        <w:tc>
          <w:tcPr>
            <w:tcW w:w="4698" w:type="dxa"/>
          </w:tcPr>
          <w:p w14:paraId="22127834" w14:textId="77777777" w:rsidR="00DB7BD4" w:rsidRPr="00C1490B" w:rsidRDefault="00DB7BD4" w:rsidP="00CC40F2">
            <w:pPr>
              <w:pStyle w:val="SigningLine"/>
              <w:keepNext/>
              <w:keepLines/>
              <w:jc w:val="left"/>
            </w:pPr>
            <w:r w:rsidRPr="00C1490B">
              <w:t>Title:</w:t>
            </w:r>
            <w:r w:rsidRPr="00C1490B">
              <w:tab/>
            </w:r>
          </w:p>
        </w:tc>
      </w:tr>
      <w:tr w:rsidR="00DB7BD4" w:rsidRPr="00C1490B" w14:paraId="5A29A090" w14:textId="77777777" w:rsidTr="00CC40F2">
        <w:trPr>
          <w:cantSplit/>
        </w:trPr>
        <w:tc>
          <w:tcPr>
            <w:tcW w:w="3438" w:type="dxa"/>
            <w:vMerge/>
          </w:tcPr>
          <w:p w14:paraId="6C4F6CA8" w14:textId="77777777" w:rsidR="00DB7BD4" w:rsidRPr="00C1490B" w:rsidRDefault="00DB7BD4" w:rsidP="00CC40F2">
            <w:pPr>
              <w:keepNext/>
              <w:keepLines/>
            </w:pPr>
          </w:p>
        </w:tc>
        <w:tc>
          <w:tcPr>
            <w:tcW w:w="720" w:type="dxa"/>
            <w:vMerge/>
          </w:tcPr>
          <w:p w14:paraId="3E08565A" w14:textId="77777777" w:rsidR="00DB7BD4" w:rsidRPr="00C1490B" w:rsidRDefault="00DB7BD4" w:rsidP="00CC40F2">
            <w:pPr>
              <w:pStyle w:val="SigningLine"/>
              <w:keepNext/>
              <w:keepLines/>
            </w:pPr>
          </w:p>
        </w:tc>
        <w:tc>
          <w:tcPr>
            <w:tcW w:w="720" w:type="dxa"/>
          </w:tcPr>
          <w:p w14:paraId="60E59522" w14:textId="77777777" w:rsidR="00DB7BD4" w:rsidRPr="00C1490B" w:rsidRDefault="00DB7BD4" w:rsidP="00CC40F2">
            <w:pPr>
              <w:pStyle w:val="SigningLine"/>
              <w:keepNext/>
              <w:keepLines/>
              <w:jc w:val="left"/>
            </w:pPr>
            <w:r w:rsidRPr="00C1490B">
              <w:t>By:</w:t>
            </w:r>
          </w:p>
        </w:tc>
        <w:tc>
          <w:tcPr>
            <w:tcW w:w="4698" w:type="dxa"/>
            <w:tcBorders>
              <w:bottom w:val="single" w:sz="4" w:space="0" w:color="auto"/>
            </w:tcBorders>
          </w:tcPr>
          <w:p w14:paraId="62971C68" w14:textId="77777777" w:rsidR="00DB7BD4" w:rsidRPr="00C1490B" w:rsidRDefault="00DB7BD4" w:rsidP="00CC40F2">
            <w:pPr>
              <w:pStyle w:val="SigningLine"/>
              <w:keepNext/>
              <w:keepLines/>
            </w:pPr>
          </w:p>
        </w:tc>
      </w:tr>
      <w:tr w:rsidR="00DB7BD4" w:rsidRPr="00C1490B" w14:paraId="339ECAC5" w14:textId="77777777" w:rsidTr="00CC40F2">
        <w:trPr>
          <w:cantSplit/>
        </w:trPr>
        <w:tc>
          <w:tcPr>
            <w:tcW w:w="3438" w:type="dxa"/>
            <w:vMerge/>
          </w:tcPr>
          <w:p w14:paraId="0A01ABE7" w14:textId="77777777" w:rsidR="00DB7BD4" w:rsidRPr="00C1490B" w:rsidRDefault="00DB7BD4" w:rsidP="00CC40F2">
            <w:pPr>
              <w:keepNext/>
              <w:keepLines/>
            </w:pPr>
          </w:p>
        </w:tc>
        <w:tc>
          <w:tcPr>
            <w:tcW w:w="720" w:type="dxa"/>
            <w:vMerge/>
          </w:tcPr>
          <w:p w14:paraId="7D2C6C7E" w14:textId="77777777" w:rsidR="00DB7BD4" w:rsidRPr="00C1490B" w:rsidRDefault="00DB7BD4" w:rsidP="00CC40F2">
            <w:pPr>
              <w:pStyle w:val="SigningLine"/>
              <w:keepNext/>
              <w:keepLines/>
            </w:pPr>
          </w:p>
        </w:tc>
        <w:tc>
          <w:tcPr>
            <w:tcW w:w="720" w:type="dxa"/>
          </w:tcPr>
          <w:p w14:paraId="2C4B2B17" w14:textId="77777777" w:rsidR="00DB7BD4" w:rsidRPr="00C1490B" w:rsidRDefault="00DB7BD4" w:rsidP="00CC40F2">
            <w:pPr>
              <w:pStyle w:val="SigningLine"/>
              <w:keepNext/>
              <w:keepLines/>
              <w:jc w:val="left"/>
            </w:pPr>
          </w:p>
        </w:tc>
        <w:tc>
          <w:tcPr>
            <w:tcW w:w="4698" w:type="dxa"/>
            <w:tcBorders>
              <w:top w:val="single" w:sz="4" w:space="0" w:color="auto"/>
            </w:tcBorders>
          </w:tcPr>
          <w:p w14:paraId="5AC0DB02" w14:textId="77777777" w:rsidR="00DB7BD4" w:rsidRPr="00C1490B" w:rsidRDefault="00DB7BD4" w:rsidP="00CC40F2">
            <w:pPr>
              <w:pStyle w:val="SigningLine"/>
              <w:keepNext/>
              <w:keepLines/>
            </w:pPr>
            <w:r w:rsidRPr="00C1490B">
              <w:t>Name:</w:t>
            </w:r>
            <w:r w:rsidRPr="00C1490B">
              <w:tab/>
            </w:r>
          </w:p>
        </w:tc>
      </w:tr>
      <w:tr w:rsidR="00DB7BD4" w:rsidRPr="00C1490B" w14:paraId="773A7EEA" w14:textId="77777777" w:rsidTr="00CC40F2">
        <w:trPr>
          <w:cantSplit/>
        </w:trPr>
        <w:tc>
          <w:tcPr>
            <w:tcW w:w="3438" w:type="dxa"/>
            <w:vMerge/>
          </w:tcPr>
          <w:p w14:paraId="6DD5C8BF" w14:textId="77777777" w:rsidR="00DB7BD4" w:rsidRPr="00C1490B" w:rsidRDefault="00DB7BD4" w:rsidP="00CC40F2">
            <w:pPr>
              <w:keepLines/>
            </w:pPr>
          </w:p>
        </w:tc>
        <w:tc>
          <w:tcPr>
            <w:tcW w:w="720" w:type="dxa"/>
            <w:vMerge/>
          </w:tcPr>
          <w:p w14:paraId="3D8337C8" w14:textId="77777777" w:rsidR="00DB7BD4" w:rsidRPr="00C1490B" w:rsidRDefault="00DB7BD4" w:rsidP="00CC40F2">
            <w:pPr>
              <w:pStyle w:val="SigningLine"/>
            </w:pPr>
          </w:p>
        </w:tc>
        <w:tc>
          <w:tcPr>
            <w:tcW w:w="720" w:type="dxa"/>
          </w:tcPr>
          <w:p w14:paraId="6DFFB8D0" w14:textId="77777777" w:rsidR="00DB7BD4" w:rsidRPr="00C1490B" w:rsidRDefault="00DB7BD4" w:rsidP="00CC40F2">
            <w:pPr>
              <w:pStyle w:val="SigningLine"/>
              <w:keepLines/>
            </w:pPr>
          </w:p>
        </w:tc>
        <w:tc>
          <w:tcPr>
            <w:tcW w:w="4698" w:type="dxa"/>
          </w:tcPr>
          <w:p w14:paraId="0661F682" w14:textId="77777777" w:rsidR="00DB7BD4" w:rsidRPr="00C1490B" w:rsidRDefault="00DB7BD4" w:rsidP="00CC40F2">
            <w:pPr>
              <w:pStyle w:val="SigningLine"/>
              <w:keepLines/>
              <w:jc w:val="left"/>
            </w:pPr>
            <w:r w:rsidRPr="00C1490B">
              <w:t>Title:</w:t>
            </w:r>
            <w:r w:rsidRPr="00C1490B">
              <w:tab/>
            </w:r>
          </w:p>
        </w:tc>
      </w:tr>
    </w:tbl>
    <w:p w14:paraId="1A23BEDC" w14:textId="77777777" w:rsidR="00AA2624" w:rsidRPr="00C1490B" w:rsidRDefault="00AA2624" w:rsidP="00430D56">
      <w:pPr>
        <w:pStyle w:val="BodyText"/>
        <w:rPr>
          <w:rFonts w:ascii="Times New Roman" w:hAnsi="Times New Roman"/>
        </w:rPr>
      </w:pPr>
    </w:p>
    <w:p w14:paraId="685DCE78" w14:textId="77777777" w:rsidR="00EE02C2" w:rsidRPr="00C1490B" w:rsidRDefault="00EE02C2" w:rsidP="00430D56">
      <w:pPr>
        <w:pStyle w:val="BodyText"/>
        <w:rPr>
          <w:rFonts w:ascii="Times New Roman" w:hAnsi="Times New Roman"/>
        </w:rPr>
        <w:sectPr w:rsidR="00EE02C2" w:rsidRPr="00C1490B" w:rsidSect="009551AD">
          <w:headerReference w:type="default" r:id="rId23"/>
          <w:headerReference w:type="first" r:id="rId24"/>
          <w:pgSz w:w="12240" w:h="15840" w:code="1"/>
          <w:pgMar w:top="1440" w:right="1440" w:bottom="1440" w:left="1440" w:header="720" w:footer="720" w:gutter="0"/>
          <w:cols w:space="708"/>
          <w:titlePg/>
          <w:docGrid w:linePitch="360"/>
        </w:sectPr>
      </w:pPr>
    </w:p>
    <w:p w14:paraId="71C6B58C" w14:textId="77777777" w:rsidR="00D92367" w:rsidRPr="00312557" w:rsidRDefault="00D92367" w:rsidP="001167CA">
      <w:pPr>
        <w:pStyle w:val="ScheduleL1"/>
        <w:rPr>
          <w:rFonts w:ascii="Times New Roman" w:hAnsi="Times New Roman"/>
          <w:sz w:val="24"/>
          <w:szCs w:val="24"/>
        </w:rPr>
      </w:pPr>
      <w:bookmarkStart w:id="996" w:name="_Toc323199627"/>
      <w:bookmarkStart w:id="997" w:name="_Ref324241047"/>
      <w:r w:rsidRPr="00312557">
        <w:rPr>
          <w:rFonts w:ascii="Times New Roman" w:hAnsi="Times New Roman"/>
          <w:sz w:val="24"/>
          <w:szCs w:val="24"/>
        </w:rPr>
        <w:lastRenderedPageBreak/>
        <w:t xml:space="preserve">– </w:t>
      </w:r>
      <w:bookmarkEnd w:id="996"/>
      <w:bookmarkEnd w:id="997"/>
      <w:r w:rsidR="00C11C9B" w:rsidRPr="00312557">
        <w:rPr>
          <w:rFonts w:ascii="Times New Roman" w:hAnsi="Times New Roman"/>
          <w:sz w:val="24"/>
          <w:szCs w:val="24"/>
        </w:rPr>
        <w:t>GENERAL SPECIFICATIONS</w:t>
      </w:r>
    </w:p>
    <w:p w14:paraId="6F2FA189" w14:textId="77777777" w:rsidR="00D92367" w:rsidRPr="00312557" w:rsidRDefault="00D92367" w:rsidP="001167CA">
      <w:pPr>
        <w:pStyle w:val="ScheduleL2"/>
        <w:rPr>
          <w:rFonts w:ascii="Times New Roman" w:hAnsi="Times New Roman"/>
          <w:sz w:val="24"/>
          <w:szCs w:val="24"/>
        </w:rPr>
      </w:pPr>
      <w:bookmarkStart w:id="998" w:name="_Toc323199628"/>
      <w:r w:rsidRPr="00312557">
        <w:rPr>
          <w:rFonts w:ascii="Times New Roman" w:hAnsi="Times New Roman"/>
          <w:sz w:val="24"/>
          <w:szCs w:val="24"/>
        </w:rPr>
        <w:t>Description of Supply</w:t>
      </w:r>
      <w:bookmarkEnd w:id="998"/>
    </w:p>
    <w:p w14:paraId="1154F158" w14:textId="2D19F56B" w:rsidR="00E66B1A" w:rsidRPr="00C1490B" w:rsidRDefault="00E66B1A" w:rsidP="00430D56">
      <w:pPr>
        <w:pStyle w:val="ScheduleL3"/>
        <w:rPr>
          <w:rFonts w:ascii="Times New Roman" w:hAnsi="Times New Roman"/>
        </w:rPr>
      </w:pPr>
      <w:r w:rsidRPr="00C1490B">
        <w:rPr>
          <w:rFonts w:ascii="Times New Roman" w:hAnsi="Times New Roman"/>
        </w:rPr>
        <w:t xml:space="preserve">The Supplier agrees to sell and the Company agrees to purchase the mining equipment (the </w:t>
      </w:r>
      <w:r w:rsidR="00B85926">
        <w:rPr>
          <w:rFonts w:ascii="Times New Roman" w:hAnsi="Times New Roman"/>
        </w:rPr>
        <w:t>“</w:t>
      </w:r>
      <w:r w:rsidRPr="00C1490B">
        <w:rPr>
          <w:rFonts w:ascii="Times New Roman" w:hAnsi="Times New Roman"/>
          <w:b/>
        </w:rPr>
        <w:t>Equipment</w:t>
      </w:r>
      <w:r w:rsidR="00B85926">
        <w:rPr>
          <w:rFonts w:ascii="Times New Roman" w:hAnsi="Times New Roman"/>
        </w:rPr>
        <w:t>”</w:t>
      </w:r>
      <w:r w:rsidRPr="00C1490B">
        <w:rPr>
          <w:rFonts w:ascii="Times New Roman" w:hAnsi="Times New Roman"/>
        </w:rPr>
        <w:t xml:space="preserve">) </w:t>
      </w:r>
      <w:r w:rsidR="00495238" w:rsidRPr="00C1490B">
        <w:rPr>
          <w:rFonts w:ascii="Times New Roman" w:hAnsi="Times New Roman"/>
        </w:rPr>
        <w:t xml:space="preserve">described in each Purchase Order issued pursuant to this Agreement </w:t>
      </w:r>
      <w:r w:rsidRPr="00C1490B">
        <w:rPr>
          <w:rFonts w:ascii="Times New Roman" w:hAnsi="Times New Roman"/>
        </w:rPr>
        <w:t xml:space="preserve">in accordance with the </w:t>
      </w:r>
      <w:r w:rsidR="00495238" w:rsidRPr="00C1490B">
        <w:rPr>
          <w:rFonts w:ascii="Times New Roman" w:hAnsi="Times New Roman"/>
        </w:rPr>
        <w:t xml:space="preserve">terms </w:t>
      </w:r>
      <w:r w:rsidR="00FC4656">
        <w:rPr>
          <w:rFonts w:ascii="Times New Roman" w:hAnsi="Times New Roman"/>
        </w:rPr>
        <w:t>of</w:t>
      </w:r>
      <w:r w:rsidRPr="00C1490B">
        <w:rPr>
          <w:rFonts w:ascii="Times New Roman" w:hAnsi="Times New Roman"/>
        </w:rPr>
        <w:t xml:space="preserve"> this Agreement.</w:t>
      </w:r>
    </w:p>
    <w:p w14:paraId="02BB7817" w14:textId="32B87C38" w:rsidR="00E66B1A" w:rsidRPr="00D919E4" w:rsidRDefault="00D92367" w:rsidP="00430D56">
      <w:pPr>
        <w:pStyle w:val="ScheduleL3"/>
        <w:rPr>
          <w:rFonts w:ascii="Times New Roman" w:hAnsi="Times New Roman"/>
        </w:rPr>
      </w:pPr>
      <w:r w:rsidRPr="00D919E4">
        <w:rPr>
          <w:rFonts w:ascii="Times New Roman" w:hAnsi="Times New Roman"/>
        </w:rPr>
        <w:t xml:space="preserve">The </w:t>
      </w:r>
      <w:r w:rsidR="00865BA5" w:rsidRPr="00D919E4">
        <w:rPr>
          <w:rFonts w:ascii="Times New Roman" w:hAnsi="Times New Roman"/>
        </w:rPr>
        <w:t>Supplier shall</w:t>
      </w:r>
      <w:r w:rsidR="00E66B1A" w:rsidRPr="00D919E4">
        <w:rPr>
          <w:rFonts w:ascii="Times New Roman" w:hAnsi="Times New Roman"/>
        </w:rPr>
        <w:t xml:space="preserve"> </w:t>
      </w:r>
      <w:r w:rsidR="00944776" w:rsidRPr="00D919E4">
        <w:rPr>
          <w:rFonts w:ascii="Times New Roman" w:hAnsi="Times New Roman"/>
        </w:rPr>
        <w:t xml:space="preserve">procure, </w:t>
      </w:r>
      <w:r w:rsidR="00E66B1A" w:rsidRPr="00D919E4">
        <w:rPr>
          <w:rFonts w:ascii="Times New Roman" w:hAnsi="Times New Roman"/>
        </w:rPr>
        <w:t xml:space="preserve">supply, </w:t>
      </w:r>
      <w:r w:rsidR="00944776" w:rsidRPr="00D919E4">
        <w:rPr>
          <w:rFonts w:ascii="Times New Roman" w:hAnsi="Times New Roman"/>
        </w:rPr>
        <w:t>transport</w:t>
      </w:r>
      <w:r w:rsidR="005319BD">
        <w:rPr>
          <w:rFonts w:ascii="Times New Roman" w:hAnsi="Times New Roman"/>
        </w:rPr>
        <w:t xml:space="preserve"> and</w:t>
      </w:r>
      <w:r w:rsidR="00944776" w:rsidRPr="00D919E4">
        <w:rPr>
          <w:rFonts w:ascii="Times New Roman" w:hAnsi="Times New Roman"/>
        </w:rPr>
        <w:t xml:space="preserve"> </w:t>
      </w:r>
      <w:r w:rsidRPr="00D919E4">
        <w:rPr>
          <w:rFonts w:ascii="Times New Roman" w:hAnsi="Times New Roman"/>
        </w:rPr>
        <w:t xml:space="preserve">deliver </w:t>
      </w:r>
      <w:r w:rsidR="00E66B1A" w:rsidRPr="00D919E4">
        <w:rPr>
          <w:rFonts w:ascii="Times New Roman" w:hAnsi="Times New Roman"/>
        </w:rPr>
        <w:t>the Equipment</w:t>
      </w:r>
      <w:r w:rsidR="00F529C7">
        <w:rPr>
          <w:rFonts w:ascii="Times New Roman" w:hAnsi="Times New Roman"/>
        </w:rPr>
        <w:t xml:space="preserve"> to the delivery point in accordance with the Incoterms set out in the Purchase Order</w:t>
      </w:r>
      <w:r w:rsidR="00E66B1A" w:rsidRPr="00D919E4">
        <w:rPr>
          <w:rFonts w:ascii="Times New Roman" w:hAnsi="Times New Roman"/>
        </w:rPr>
        <w:t xml:space="preserve">, and </w:t>
      </w:r>
      <w:r w:rsidR="00F529C7">
        <w:rPr>
          <w:rFonts w:ascii="Times New Roman" w:hAnsi="Times New Roman"/>
        </w:rPr>
        <w:t xml:space="preserve">shall </w:t>
      </w:r>
      <w:r w:rsidR="00E66B1A" w:rsidRPr="00D919E4">
        <w:rPr>
          <w:rFonts w:ascii="Times New Roman" w:hAnsi="Times New Roman"/>
        </w:rPr>
        <w:t xml:space="preserve">provide the associates services described in Schedule B in respect of each </w:t>
      </w:r>
      <w:r w:rsidR="00495238" w:rsidRPr="00D919E4">
        <w:rPr>
          <w:rFonts w:ascii="Times New Roman" w:hAnsi="Times New Roman"/>
        </w:rPr>
        <w:t>unit</w:t>
      </w:r>
      <w:r w:rsidR="00E66B1A" w:rsidRPr="00D919E4">
        <w:rPr>
          <w:rFonts w:ascii="Times New Roman" w:hAnsi="Times New Roman"/>
        </w:rPr>
        <w:t xml:space="preserve"> of Equipment.</w:t>
      </w:r>
    </w:p>
    <w:p w14:paraId="6CFAC9E4" w14:textId="64F9E5B9" w:rsidR="00D92367" w:rsidRPr="00312557" w:rsidRDefault="00D92367" w:rsidP="00430D56">
      <w:pPr>
        <w:pStyle w:val="ScheduleL2"/>
        <w:rPr>
          <w:rFonts w:ascii="Times New Roman" w:hAnsi="Times New Roman"/>
          <w:sz w:val="24"/>
          <w:szCs w:val="24"/>
        </w:rPr>
      </w:pPr>
      <w:bookmarkStart w:id="999" w:name="_Toc323199629"/>
      <w:r w:rsidRPr="00312557">
        <w:rPr>
          <w:rFonts w:ascii="Times New Roman" w:hAnsi="Times New Roman"/>
          <w:sz w:val="24"/>
          <w:szCs w:val="24"/>
        </w:rPr>
        <w:t>Supplier</w:t>
      </w:r>
      <w:r w:rsidR="00B85926">
        <w:rPr>
          <w:rFonts w:ascii="Times New Roman" w:hAnsi="Times New Roman"/>
          <w:sz w:val="24"/>
          <w:szCs w:val="24"/>
        </w:rPr>
        <w:t>’</w:t>
      </w:r>
      <w:r w:rsidRPr="00312557">
        <w:rPr>
          <w:rFonts w:ascii="Times New Roman" w:hAnsi="Times New Roman"/>
          <w:sz w:val="24"/>
          <w:szCs w:val="24"/>
        </w:rPr>
        <w:t xml:space="preserve">s </w:t>
      </w:r>
      <w:r w:rsidR="00E66B1A" w:rsidRPr="00312557">
        <w:rPr>
          <w:rFonts w:ascii="Times New Roman" w:hAnsi="Times New Roman"/>
          <w:sz w:val="24"/>
          <w:szCs w:val="24"/>
        </w:rPr>
        <w:t>O</w:t>
      </w:r>
      <w:r w:rsidRPr="00312557">
        <w:rPr>
          <w:rFonts w:ascii="Times New Roman" w:hAnsi="Times New Roman"/>
          <w:sz w:val="24"/>
          <w:szCs w:val="24"/>
        </w:rPr>
        <w:t>bligations</w:t>
      </w:r>
      <w:bookmarkEnd w:id="999"/>
    </w:p>
    <w:p w14:paraId="6C20313B" w14:textId="77777777" w:rsidR="00D92367" w:rsidRPr="00D919E4" w:rsidRDefault="00D92367" w:rsidP="00430D56">
      <w:pPr>
        <w:pStyle w:val="ScheduleCont3"/>
        <w:rPr>
          <w:rFonts w:ascii="Times New Roman" w:hAnsi="Times New Roman"/>
        </w:rPr>
      </w:pPr>
      <w:r w:rsidRPr="00D919E4">
        <w:rPr>
          <w:rFonts w:ascii="Times New Roman" w:hAnsi="Times New Roman"/>
        </w:rPr>
        <w:t>The Supplier shall:</w:t>
      </w:r>
    </w:p>
    <w:p w14:paraId="2A0D8983" w14:textId="0495E67A" w:rsidR="00D92367" w:rsidRPr="00D919E4" w:rsidRDefault="00D92367" w:rsidP="00BF5213">
      <w:pPr>
        <w:pStyle w:val="ScheduleL4"/>
        <w:rPr>
          <w:rFonts w:ascii="Times New Roman" w:hAnsi="Times New Roman"/>
        </w:rPr>
      </w:pPr>
      <w:r w:rsidRPr="00D919E4">
        <w:rPr>
          <w:rFonts w:ascii="Times New Roman" w:hAnsi="Times New Roman"/>
        </w:rPr>
        <w:t xml:space="preserve">procure and supply the </w:t>
      </w:r>
      <w:r w:rsidR="00865BA5" w:rsidRPr="00D919E4">
        <w:rPr>
          <w:rFonts w:ascii="Times New Roman" w:hAnsi="Times New Roman"/>
        </w:rPr>
        <w:t>Equipment</w:t>
      </w:r>
      <w:r w:rsidRPr="00D919E4">
        <w:rPr>
          <w:rFonts w:ascii="Times New Roman" w:hAnsi="Times New Roman"/>
        </w:rPr>
        <w:t xml:space="preserve"> as </w:t>
      </w:r>
      <w:r w:rsidR="00865BA5" w:rsidRPr="00D919E4">
        <w:rPr>
          <w:rFonts w:ascii="Times New Roman" w:hAnsi="Times New Roman"/>
        </w:rPr>
        <w:t>described in the applicable Purchase Order</w:t>
      </w:r>
      <w:r w:rsidRPr="00D919E4">
        <w:rPr>
          <w:rFonts w:ascii="Times New Roman" w:hAnsi="Times New Roman"/>
        </w:rPr>
        <w:t>;</w:t>
      </w:r>
      <w:r w:rsidR="002D637D">
        <w:rPr>
          <w:rFonts w:ascii="Times New Roman" w:hAnsi="Times New Roman"/>
        </w:rPr>
        <w:t xml:space="preserve"> and</w:t>
      </w:r>
    </w:p>
    <w:p w14:paraId="646141C7" w14:textId="03BF5878" w:rsidR="00D92367" w:rsidRPr="00D919E4" w:rsidRDefault="00D92367" w:rsidP="00430D56">
      <w:pPr>
        <w:pStyle w:val="ScheduleL4"/>
        <w:rPr>
          <w:rFonts w:ascii="Times New Roman" w:hAnsi="Times New Roman"/>
        </w:rPr>
      </w:pPr>
      <w:r w:rsidRPr="00D919E4">
        <w:rPr>
          <w:rFonts w:ascii="Times New Roman" w:hAnsi="Times New Roman"/>
        </w:rPr>
        <w:t xml:space="preserve">transport </w:t>
      </w:r>
      <w:r w:rsidR="00944776" w:rsidRPr="00D919E4">
        <w:rPr>
          <w:rFonts w:ascii="Times New Roman" w:hAnsi="Times New Roman"/>
        </w:rPr>
        <w:t xml:space="preserve">and deliver </w:t>
      </w:r>
      <w:r w:rsidRPr="00D919E4">
        <w:rPr>
          <w:rFonts w:ascii="Times New Roman" w:hAnsi="Times New Roman"/>
        </w:rPr>
        <w:t xml:space="preserve">the </w:t>
      </w:r>
      <w:r w:rsidR="00865BA5" w:rsidRPr="00D919E4">
        <w:rPr>
          <w:rFonts w:ascii="Times New Roman" w:hAnsi="Times New Roman"/>
        </w:rPr>
        <w:t>Equipment</w:t>
      </w:r>
      <w:r w:rsidRPr="00D919E4">
        <w:rPr>
          <w:rFonts w:ascii="Times New Roman" w:hAnsi="Times New Roman"/>
        </w:rPr>
        <w:t xml:space="preserve"> to the </w:t>
      </w:r>
      <w:r w:rsidR="002D637D">
        <w:rPr>
          <w:rFonts w:ascii="Times New Roman" w:hAnsi="Times New Roman"/>
        </w:rPr>
        <w:t xml:space="preserve">delivery point set out in the Purchase Order. </w:t>
      </w:r>
    </w:p>
    <w:p w14:paraId="6BC6CB45" w14:textId="77777777" w:rsidR="00D92367" w:rsidRPr="00312557" w:rsidRDefault="00D92367" w:rsidP="00430D56">
      <w:pPr>
        <w:pStyle w:val="ScheduleL2"/>
        <w:rPr>
          <w:rFonts w:ascii="Times New Roman" w:hAnsi="Times New Roman"/>
          <w:sz w:val="24"/>
          <w:szCs w:val="24"/>
        </w:rPr>
      </w:pPr>
      <w:bookmarkStart w:id="1000" w:name="_Toc323199630"/>
      <w:r w:rsidRPr="00312557">
        <w:rPr>
          <w:rFonts w:ascii="Times New Roman" w:hAnsi="Times New Roman"/>
          <w:sz w:val="24"/>
          <w:szCs w:val="24"/>
        </w:rPr>
        <w:t>Supplier to Supply</w:t>
      </w:r>
      <w:bookmarkEnd w:id="1000"/>
    </w:p>
    <w:p w14:paraId="44711167" w14:textId="38CDC493" w:rsidR="00D92367" w:rsidRPr="00C1490B" w:rsidRDefault="00D92367" w:rsidP="00430D56">
      <w:pPr>
        <w:pStyle w:val="ScheduleCont3"/>
        <w:rPr>
          <w:rFonts w:ascii="Times New Roman" w:hAnsi="Times New Roman"/>
        </w:rPr>
      </w:pPr>
      <w:r w:rsidRPr="00C1490B">
        <w:rPr>
          <w:rFonts w:ascii="Times New Roman" w:hAnsi="Times New Roman"/>
        </w:rPr>
        <w:t>The Supplier shall provide</w:t>
      </w:r>
      <w:r w:rsidR="00865BA5" w:rsidRPr="00C1490B">
        <w:rPr>
          <w:rFonts w:ascii="Times New Roman" w:hAnsi="Times New Roman"/>
        </w:rPr>
        <w:t>,</w:t>
      </w:r>
      <w:r w:rsidRPr="00C1490B">
        <w:rPr>
          <w:rFonts w:ascii="Times New Roman" w:hAnsi="Times New Roman"/>
        </w:rPr>
        <w:t xml:space="preserve"> without limitation, all equipment, materials, </w:t>
      </w:r>
      <w:r w:rsidR="00386F0D" w:rsidRPr="00C1490B">
        <w:rPr>
          <w:rFonts w:ascii="Times New Roman" w:hAnsi="Times New Roman"/>
        </w:rPr>
        <w:t>labo</w:t>
      </w:r>
      <w:r w:rsidR="00D13234">
        <w:rPr>
          <w:rFonts w:ascii="Times New Roman" w:hAnsi="Times New Roman"/>
        </w:rPr>
        <w:t>u</w:t>
      </w:r>
      <w:r w:rsidR="00386F0D" w:rsidRPr="00C1490B">
        <w:rPr>
          <w:rFonts w:ascii="Times New Roman" w:hAnsi="Times New Roman"/>
        </w:rPr>
        <w:t>r</w:t>
      </w:r>
      <w:r w:rsidRPr="00C1490B">
        <w:rPr>
          <w:rFonts w:ascii="Times New Roman" w:hAnsi="Times New Roman"/>
        </w:rPr>
        <w:t xml:space="preserve">, supervision, and technical expertise and shall do or provide all other things whatsoever, except for those things </w:t>
      </w:r>
      <w:r w:rsidR="00865BA5" w:rsidRPr="00C1490B">
        <w:rPr>
          <w:rFonts w:ascii="Times New Roman" w:hAnsi="Times New Roman"/>
        </w:rPr>
        <w:t>provided by the Company in accordance with this Agreement</w:t>
      </w:r>
      <w:r w:rsidR="00204D20">
        <w:rPr>
          <w:rFonts w:ascii="Times New Roman" w:hAnsi="Times New Roman"/>
        </w:rPr>
        <w:t>. The Supplier shall</w:t>
      </w:r>
      <w:r w:rsidR="00386F0D" w:rsidRPr="00C1490B">
        <w:rPr>
          <w:rFonts w:ascii="Times New Roman" w:hAnsi="Times New Roman"/>
        </w:rPr>
        <w:t xml:space="preserve"> </w:t>
      </w:r>
      <w:r w:rsidR="00495238" w:rsidRPr="00C1490B">
        <w:rPr>
          <w:rFonts w:ascii="Times New Roman" w:hAnsi="Times New Roman"/>
        </w:rPr>
        <w:t xml:space="preserve">procure, </w:t>
      </w:r>
      <w:r w:rsidRPr="00C1490B">
        <w:rPr>
          <w:rFonts w:ascii="Times New Roman" w:hAnsi="Times New Roman"/>
        </w:rPr>
        <w:t>supply, transport</w:t>
      </w:r>
      <w:r w:rsidR="00277F87">
        <w:rPr>
          <w:rFonts w:ascii="Times New Roman" w:hAnsi="Times New Roman"/>
        </w:rPr>
        <w:t xml:space="preserve"> and</w:t>
      </w:r>
      <w:r w:rsidRPr="00C1490B">
        <w:rPr>
          <w:rFonts w:ascii="Times New Roman" w:hAnsi="Times New Roman"/>
        </w:rPr>
        <w:t xml:space="preserve"> deliver the </w:t>
      </w:r>
      <w:r w:rsidR="00865BA5" w:rsidRPr="00C1490B">
        <w:rPr>
          <w:rFonts w:ascii="Times New Roman" w:hAnsi="Times New Roman"/>
        </w:rPr>
        <w:t>Equipment as detailed in this</w:t>
      </w:r>
      <w:r w:rsidRPr="00C1490B">
        <w:rPr>
          <w:rFonts w:ascii="Times New Roman" w:hAnsi="Times New Roman"/>
        </w:rPr>
        <w:t xml:space="preserve"> Agreement</w:t>
      </w:r>
      <w:r w:rsidR="00277F87">
        <w:rPr>
          <w:rFonts w:ascii="Times New Roman" w:hAnsi="Times New Roman"/>
        </w:rPr>
        <w:t xml:space="preserve"> and in </w:t>
      </w:r>
      <w:r w:rsidR="00C16E61">
        <w:rPr>
          <w:rFonts w:ascii="Times New Roman" w:hAnsi="Times New Roman"/>
        </w:rPr>
        <w:t>any applicable Purchase Order</w:t>
      </w:r>
      <w:r w:rsidRPr="00C1490B">
        <w:rPr>
          <w:rFonts w:ascii="Times New Roman" w:hAnsi="Times New Roman"/>
        </w:rPr>
        <w:t>.</w:t>
      </w:r>
    </w:p>
    <w:p w14:paraId="40B56639" w14:textId="77777777" w:rsidR="00D92367" w:rsidRPr="00312557" w:rsidRDefault="00D92367" w:rsidP="00430D56">
      <w:pPr>
        <w:pStyle w:val="ScheduleL2"/>
        <w:rPr>
          <w:rFonts w:ascii="Times New Roman" w:hAnsi="Times New Roman"/>
          <w:sz w:val="24"/>
          <w:szCs w:val="24"/>
        </w:rPr>
      </w:pPr>
      <w:bookmarkStart w:id="1001" w:name="_Toc323199631"/>
      <w:r w:rsidRPr="00312557">
        <w:rPr>
          <w:rFonts w:ascii="Times New Roman" w:hAnsi="Times New Roman"/>
          <w:sz w:val="24"/>
          <w:szCs w:val="24"/>
        </w:rPr>
        <w:t>Equipment Specifications</w:t>
      </w:r>
      <w:bookmarkEnd w:id="1001"/>
    </w:p>
    <w:p w14:paraId="768CF4B9" w14:textId="0A327227" w:rsidR="001F0801" w:rsidRDefault="001F0801" w:rsidP="00430D56">
      <w:pPr>
        <w:pStyle w:val="ScheduleL3"/>
        <w:rPr>
          <w:rFonts w:ascii="Times New Roman" w:hAnsi="Times New Roman"/>
        </w:rPr>
      </w:pPr>
      <w:r>
        <w:rPr>
          <w:rFonts w:ascii="Times New Roman" w:hAnsi="Times New Roman"/>
        </w:rPr>
        <w:t xml:space="preserve">All Equipment </w:t>
      </w:r>
      <w:r w:rsidR="0042689A">
        <w:rPr>
          <w:rFonts w:ascii="Times New Roman" w:hAnsi="Times New Roman"/>
        </w:rPr>
        <w:t>must conform to the specifications provided for such Equipment by the Company</w:t>
      </w:r>
      <w:r w:rsidR="00053C3D">
        <w:rPr>
          <w:rFonts w:ascii="Times New Roman" w:hAnsi="Times New Roman"/>
        </w:rPr>
        <w:t xml:space="preserve">, which shall be attached to the applicable Purchase Order. </w:t>
      </w:r>
    </w:p>
    <w:p w14:paraId="589AFBF1" w14:textId="77777777" w:rsidR="00D92367" w:rsidRPr="00C1490B" w:rsidRDefault="00D92367" w:rsidP="00430D56">
      <w:pPr>
        <w:pStyle w:val="ScheduleL3"/>
        <w:rPr>
          <w:rFonts w:ascii="Times New Roman" w:hAnsi="Times New Roman"/>
        </w:rPr>
      </w:pPr>
      <w:bookmarkStart w:id="1002" w:name="_Ref324249265"/>
      <w:r w:rsidRPr="00C1490B">
        <w:rPr>
          <w:rFonts w:ascii="Times New Roman" w:hAnsi="Times New Roman"/>
        </w:rPr>
        <w:t>Compliance to Standards</w:t>
      </w:r>
      <w:bookmarkEnd w:id="1002"/>
    </w:p>
    <w:p w14:paraId="4CC0312E" w14:textId="4867D4B2" w:rsidR="00D92367" w:rsidRPr="00C1490B" w:rsidRDefault="00D92367" w:rsidP="00430D56">
      <w:pPr>
        <w:pStyle w:val="ScheduleCont3"/>
        <w:rPr>
          <w:rFonts w:ascii="Times New Roman" w:hAnsi="Times New Roman"/>
        </w:rPr>
      </w:pPr>
      <w:r w:rsidRPr="00C1490B">
        <w:rPr>
          <w:rFonts w:ascii="Times New Roman" w:hAnsi="Times New Roman"/>
        </w:rPr>
        <w:t xml:space="preserve">All </w:t>
      </w:r>
      <w:r w:rsidR="00865BA5" w:rsidRPr="00C1490B">
        <w:rPr>
          <w:rFonts w:ascii="Times New Roman" w:hAnsi="Times New Roman"/>
        </w:rPr>
        <w:t>Equipment</w:t>
      </w:r>
      <w:r w:rsidRPr="00C1490B">
        <w:rPr>
          <w:rFonts w:ascii="Times New Roman" w:hAnsi="Times New Roman"/>
        </w:rPr>
        <w:t xml:space="preserve"> supplied under </w:t>
      </w:r>
      <w:r w:rsidR="00BA462B" w:rsidRPr="00C1490B">
        <w:rPr>
          <w:rFonts w:ascii="Times New Roman" w:hAnsi="Times New Roman"/>
        </w:rPr>
        <w:t>this Agreement</w:t>
      </w:r>
      <w:r w:rsidRPr="00C1490B">
        <w:rPr>
          <w:rFonts w:ascii="Times New Roman" w:hAnsi="Times New Roman"/>
        </w:rPr>
        <w:t xml:space="preserve"> shall comp</w:t>
      </w:r>
      <w:r w:rsidR="006F47A0" w:rsidRPr="00C1490B">
        <w:rPr>
          <w:rFonts w:ascii="Times New Roman" w:hAnsi="Times New Roman"/>
        </w:rPr>
        <w:t>ly with internationally recogniz</w:t>
      </w:r>
      <w:r w:rsidRPr="00C1490B">
        <w:rPr>
          <w:rFonts w:ascii="Times New Roman" w:hAnsi="Times New Roman"/>
        </w:rPr>
        <w:t xml:space="preserve">ed </w:t>
      </w:r>
      <w:r w:rsidR="00944776" w:rsidRPr="00C1490B">
        <w:rPr>
          <w:rFonts w:ascii="Times New Roman" w:hAnsi="Times New Roman"/>
        </w:rPr>
        <w:t>s</w:t>
      </w:r>
      <w:r w:rsidRPr="00C1490B">
        <w:rPr>
          <w:rFonts w:ascii="Times New Roman" w:hAnsi="Times New Roman"/>
        </w:rPr>
        <w:t>tandards, including, but not limited to, the relevant standards or equivalent standards acceptable to the Company.</w:t>
      </w:r>
    </w:p>
    <w:p w14:paraId="042B8962" w14:textId="77777777" w:rsidR="00185752" w:rsidRPr="00C1490B" w:rsidRDefault="00185752" w:rsidP="00185752">
      <w:pPr>
        <w:pStyle w:val="ScheduleL3"/>
        <w:rPr>
          <w:rFonts w:ascii="Times New Roman" w:hAnsi="Times New Roman"/>
        </w:rPr>
      </w:pPr>
      <w:r w:rsidRPr="00C1490B">
        <w:rPr>
          <w:rFonts w:ascii="Times New Roman" w:hAnsi="Times New Roman"/>
        </w:rPr>
        <w:t>Fi</w:t>
      </w:r>
      <w:r w:rsidR="00D20C1A" w:rsidRPr="00C1490B">
        <w:rPr>
          <w:rFonts w:ascii="Times New Roman" w:hAnsi="Times New Roman"/>
        </w:rPr>
        <w:t>t</w:t>
      </w:r>
      <w:r w:rsidRPr="00C1490B">
        <w:rPr>
          <w:rFonts w:ascii="Times New Roman" w:hAnsi="Times New Roman"/>
        </w:rPr>
        <w:t xml:space="preserve"> for Purpose</w:t>
      </w:r>
    </w:p>
    <w:p w14:paraId="154215A6" w14:textId="77777777" w:rsidR="00185752" w:rsidRPr="00C1490B" w:rsidRDefault="00185752" w:rsidP="00185752">
      <w:pPr>
        <w:pStyle w:val="ScheduleCont3"/>
        <w:rPr>
          <w:rFonts w:ascii="Times New Roman" w:hAnsi="Times New Roman"/>
        </w:rPr>
      </w:pPr>
      <w:r w:rsidRPr="00C1490B">
        <w:rPr>
          <w:rFonts w:ascii="Times New Roman" w:hAnsi="Times New Roman"/>
        </w:rPr>
        <w:t xml:space="preserve">The Supplier represents and warrants that the Equipment </w:t>
      </w:r>
      <w:r w:rsidR="00551EDA" w:rsidRPr="00C1490B">
        <w:rPr>
          <w:rFonts w:ascii="Times New Roman" w:hAnsi="Times New Roman"/>
        </w:rPr>
        <w:t>will be of merchantable quality and fit for its intended purpose(s) and for those purpose(s) made known to the Supplier</w:t>
      </w:r>
      <w:r w:rsidR="0052024A" w:rsidRPr="00C1490B">
        <w:rPr>
          <w:rFonts w:ascii="Times New Roman" w:hAnsi="Times New Roman"/>
        </w:rPr>
        <w:t>.</w:t>
      </w:r>
    </w:p>
    <w:p w14:paraId="3DFE0F4A" w14:textId="3B27AEE7" w:rsidR="00857E63" w:rsidRDefault="00857E63" w:rsidP="00430D56">
      <w:pPr>
        <w:pStyle w:val="ScheduleL2"/>
        <w:rPr>
          <w:rFonts w:ascii="Times New Roman" w:hAnsi="Times New Roman"/>
          <w:sz w:val="24"/>
          <w:szCs w:val="24"/>
        </w:rPr>
      </w:pPr>
      <w:bookmarkStart w:id="1003" w:name="_Toc323199632"/>
      <w:r>
        <w:rPr>
          <w:rFonts w:ascii="Times New Roman" w:hAnsi="Times New Roman"/>
          <w:sz w:val="24"/>
          <w:szCs w:val="24"/>
        </w:rPr>
        <w:lastRenderedPageBreak/>
        <w:t xml:space="preserve">Quality Standards </w:t>
      </w:r>
    </w:p>
    <w:p w14:paraId="7C6D9B3F" w14:textId="1F94CBBB" w:rsidR="00857E63" w:rsidRPr="008365C1" w:rsidRDefault="008365C1" w:rsidP="00857E63">
      <w:pPr>
        <w:pStyle w:val="ScheduleL3"/>
        <w:rPr>
          <w:rFonts w:ascii="Times New Roman" w:hAnsi="Times New Roman"/>
        </w:rPr>
      </w:pPr>
      <w:r>
        <w:rPr>
          <w:rFonts w:ascii="Times New Roman" w:hAnsi="Times New Roman"/>
        </w:rPr>
        <w:t>The Supplier</w:t>
      </w:r>
      <w:r w:rsidR="00906B55" w:rsidRPr="008365C1">
        <w:rPr>
          <w:rFonts w:ascii="Times New Roman" w:hAnsi="Times New Roman"/>
        </w:rPr>
        <w:t xml:space="preserve"> </w:t>
      </w:r>
      <w:r w:rsidR="00B82EEC" w:rsidRPr="008365C1">
        <w:rPr>
          <w:rFonts w:ascii="Times New Roman" w:hAnsi="Times New Roman"/>
          <w:spacing w:val="-1"/>
        </w:rPr>
        <w:t>shall</w:t>
      </w:r>
      <w:r w:rsidR="00B82EEC" w:rsidRPr="008365C1">
        <w:rPr>
          <w:rFonts w:ascii="Times New Roman" w:hAnsi="Times New Roman"/>
        </w:rPr>
        <w:t xml:space="preserve"> </w:t>
      </w:r>
      <w:r w:rsidR="00B82EEC" w:rsidRPr="008365C1">
        <w:rPr>
          <w:rFonts w:ascii="Times New Roman" w:hAnsi="Times New Roman"/>
          <w:spacing w:val="-1"/>
        </w:rPr>
        <w:t>comply</w:t>
      </w:r>
      <w:r w:rsidR="00B82EEC" w:rsidRPr="008365C1">
        <w:rPr>
          <w:rFonts w:ascii="Times New Roman" w:hAnsi="Times New Roman"/>
        </w:rPr>
        <w:t xml:space="preserve"> </w:t>
      </w:r>
      <w:r w:rsidR="00B82EEC" w:rsidRPr="008365C1">
        <w:rPr>
          <w:rFonts w:ascii="Times New Roman" w:hAnsi="Times New Roman"/>
          <w:spacing w:val="-1"/>
        </w:rPr>
        <w:t>with</w:t>
      </w:r>
      <w:r w:rsidR="00B82EEC" w:rsidRPr="008365C1">
        <w:rPr>
          <w:rFonts w:ascii="Times New Roman" w:hAnsi="Times New Roman"/>
        </w:rPr>
        <w:t xml:space="preserve"> </w:t>
      </w:r>
      <w:r w:rsidR="00B82EEC" w:rsidRPr="008365C1">
        <w:rPr>
          <w:rFonts w:ascii="Times New Roman" w:hAnsi="Times New Roman"/>
          <w:spacing w:val="1"/>
        </w:rPr>
        <w:t>the</w:t>
      </w:r>
      <w:r w:rsidR="00B82EEC" w:rsidRPr="008365C1">
        <w:rPr>
          <w:rFonts w:ascii="Times New Roman" w:hAnsi="Times New Roman"/>
          <w:spacing w:val="-3"/>
        </w:rPr>
        <w:t xml:space="preserve"> </w:t>
      </w:r>
      <w:r w:rsidR="00B82EEC" w:rsidRPr="008365C1">
        <w:rPr>
          <w:rFonts w:ascii="Times New Roman" w:hAnsi="Times New Roman"/>
          <w:spacing w:val="-2"/>
        </w:rPr>
        <w:t>standards</w:t>
      </w:r>
      <w:r w:rsidR="00B82EEC" w:rsidRPr="008365C1">
        <w:rPr>
          <w:rFonts w:ascii="Times New Roman" w:hAnsi="Times New Roman"/>
        </w:rPr>
        <w:t xml:space="preserve"> of</w:t>
      </w:r>
      <w:r w:rsidR="00B82EEC" w:rsidRPr="008365C1">
        <w:rPr>
          <w:rFonts w:ascii="Times New Roman" w:hAnsi="Times New Roman"/>
          <w:spacing w:val="3"/>
        </w:rPr>
        <w:t xml:space="preserve"> </w:t>
      </w:r>
      <w:r w:rsidR="00B82EEC" w:rsidRPr="008365C1">
        <w:rPr>
          <w:rFonts w:ascii="Times New Roman" w:hAnsi="Times New Roman"/>
          <w:spacing w:val="-2"/>
        </w:rPr>
        <w:t>quality</w:t>
      </w:r>
      <w:r w:rsidR="00B82EEC" w:rsidRPr="008365C1">
        <w:rPr>
          <w:rFonts w:ascii="Times New Roman" w:hAnsi="Times New Roman"/>
        </w:rPr>
        <w:t xml:space="preserve"> </w:t>
      </w:r>
      <w:r w:rsidR="00B82EEC" w:rsidRPr="008365C1">
        <w:rPr>
          <w:rFonts w:ascii="Times New Roman" w:hAnsi="Times New Roman"/>
          <w:spacing w:val="-1"/>
        </w:rPr>
        <w:t>specified</w:t>
      </w:r>
      <w:r w:rsidR="00B82EEC" w:rsidRPr="008365C1">
        <w:rPr>
          <w:rFonts w:ascii="Times New Roman" w:hAnsi="Times New Roman"/>
          <w:spacing w:val="-3"/>
        </w:rPr>
        <w:t xml:space="preserve"> </w:t>
      </w:r>
      <w:r w:rsidR="00B82EEC" w:rsidRPr="008365C1">
        <w:rPr>
          <w:rFonts w:ascii="Times New Roman" w:hAnsi="Times New Roman"/>
        </w:rPr>
        <w:t xml:space="preserve">by </w:t>
      </w:r>
      <w:r w:rsidR="00B82EEC" w:rsidRPr="008365C1">
        <w:rPr>
          <w:rFonts w:ascii="Times New Roman" w:hAnsi="Times New Roman"/>
          <w:spacing w:val="1"/>
        </w:rPr>
        <w:t>the</w:t>
      </w:r>
      <w:r w:rsidR="00B82EEC" w:rsidRPr="008365C1">
        <w:rPr>
          <w:rFonts w:ascii="Times New Roman" w:hAnsi="Times New Roman"/>
          <w:spacing w:val="-3"/>
        </w:rPr>
        <w:t xml:space="preserve"> </w:t>
      </w:r>
      <w:r w:rsidR="00B82EEC" w:rsidRPr="008365C1">
        <w:rPr>
          <w:rFonts w:ascii="Times New Roman" w:hAnsi="Times New Roman"/>
          <w:spacing w:val="-2"/>
        </w:rPr>
        <w:t>Contract</w:t>
      </w:r>
      <w:r w:rsidR="00B82EEC" w:rsidRPr="008365C1">
        <w:rPr>
          <w:rFonts w:ascii="Times New Roman" w:hAnsi="Times New Roman"/>
          <w:spacing w:val="3"/>
        </w:rPr>
        <w:t xml:space="preserve"> </w:t>
      </w:r>
      <w:r w:rsidR="00B82EEC" w:rsidRPr="008365C1">
        <w:rPr>
          <w:rFonts w:ascii="Times New Roman" w:hAnsi="Times New Roman"/>
          <w:spacing w:val="-1"/>
        </w:rPr>
        <w:t>Documents</w:t>
      </w:r>
      <w:r w:rsidR="00B82EEC" w:rsidRPr="008365C1">
        <w:rPr>
          <w:rFonts w:ascii="Times New Roman" w:hAnsi="Times New Roman"/>
          <w:spacing w:val="-5"/>
        </w:rPr>
        <w:t xml:space="preserve"> </w:t>
      </w:r>
      <w:r w:rsidR="00B82EEC" w:rsidRPr="008365C1">
        <w:rPr>
          <w:rFonts w:ascii="Times New Roman" w:hAnsi="Times New Roman"/>
        </w:rPr>
        <w:t>in</w:t>
      </w:r>
      <w:r w:rsidR="00B82EEC" w:rsidRPr="008365C1">
        <w:rPr>
          <w:rFonts w:ascii="Times New Roman" w:hAnsi="Times New Roman"/>
          <w:spacing w:val="55"/>
        </w:rPr>
        <w:t xml:space="preserve"> </w:t>
      </w:r>
      <w:r w:rsidR="00B82EEC" w:rsidRPr="008365C1">
        <w:rPr>
          <w:rFonts w:ascii="Times New Roman" w:hAnsi="Times New Roman"/>
          <w:spacing w:val="-1"/>
        </w:rPr>
        <w:t>addition</w:t>
      </w:r>
      <w:r w:rsidR="00B82EEC" w:rsidRPr="008365C1">
        <w:rPr>
          <w:rFonts w:ascii="Times New Roman" w:hAnsi="Times New Roman"/>
          <w:spacing w:val="-3"/>
        </w:rPr>
        <w:t xml:space="preserve"> </w:t>
      </w:r>
      <w:r w:rsidR="00B82EEC" w:rsidRPr="008365C1">
        <w:rPr>
          <w:rFonts w:ascii="Times New Roman" w:hAnsi="Times New Roman"/>
          <w:spacing w:val="1"/>
        </w:rPr>
        <w:t>to</w:t>
      </w:r>
      <w:r w:rsidR="00B82EEC" w:rsidRPr="008365C1">
        <w:rPr>
          <w:rFonts w:ascii="Times New Roman" w:hAnsi="Times New Roman"/>
        </w:rPr>
        <w:t xml:space="preserve"> those</w:t>
      </w:r>
      <w:r w:rsidR="00B82EEC" w:rsidRPr="008365C1">
        <w:rPr>
          <w:rFonts w:ascii="Times New Roman" w:hAnsi="Times New Roman"/>
          <w:spacing w:val="-4"/>
        </w:rPr>
        <w:t xml:space="preserve"> </w:t>
      </w:r>
      <w:r w:rsidR="00B82EEC" w:rsidRPr="008365C1">
        <w:rPr>
          <w:rFonts w:ascii="Times New Roman" w:hAnsi="Times New Roman"/>
          <w:spacing w:val="-1"/>
        </w:rPr>
        <w:t>customary</w:t>
      </w:r>
      <w:r w:rsidR="00B82EEC" w:rsidRPr="008365C1">
        <w:rPr>
          <w:rFonts w:ascii="Times New Roman" w:hAnsi="Times New Roman"/>
        </w:rPr>
        <w:t xml:space="preserve"> in the </w:t>
      </w:r>
      <w:r w:rsidR="00B82EEC" w:rsidRPr="008365C1">
        <w:rPr>
          <w:rFonts w:ascii="Times New Roman" w:hAnsi="Times New Roman"/>
          <w:spacing w:val="-2"/>
        </w:rPr>
        <w:t>industry</w:t>
      </w:r>
      <w:r w:rsidR="00B82EEC" w:rsidRPr="008365C1">
        <w:rPr>
          <w:rFonts w:ascii="Times New Roman" w:hAnsi="Times New Roman"/>
        </w:rPr>
        <w:t xml:space="preserve"> if</w:t>
      </w:r>
      <w:r w:rsidR="00B82EEC" w:rsidRPr="008365C1">
        <w:rPr>
          <w:rFonts w:ascii="Times New Roman" w:hAnsi="Times New Roman"/>
          <w:spacing w:val="-3"/>
        </w:rPr>
        <w:t xml:space="preserve"> </w:t>
      </w:r>
      <w:r w:rsidR="00B82EEC" w:rsidRPr="008365C1">
        <w:rPr>
          <w:rFonts w:ascii="Times New Roman" w:hAnsi="Times New Roman"/>
        </w:rPr>
        <w:t xml:space="preserve">no </w:t>
      </w:r>
      <w:r w:rsidR="00B82EEC" w:rsidRPr="008365C1">
        <w:rPr>
          <w:rFonts w:ascii="Times New Roman" w:hAnsi="Times New Roman"/>
          <w:spacing w:val="-2"/>
        </w:rPr>
        <w:t>requirement</w:t>
      </w:r>
      <w:r w:rsidR="00B82EEC" w:rsidRPr="008365C1">
        <w:rPr>
          <w:rFonts w:ascii="Times New Roman" w:hAnsi="Times New Roman"/>
        </w:rPr>
        <w:t xml:space="preserve"> is </w:t>
      </w:r>
      <w:r w:rsidR="00B82EEC" w:rsidRPr="008365C1">
        <w:rPr>
          <w:rFonts w:ascii="Times New Roman" w:hAnsi="Times New Roman"/>
          <w:spacing w:val="-1"/>
        </w:rPr>
        <w:t>specified,</w:t>
      </w:r>
      <w:r w:rsidR="00B82EEC" w:rsidRPr="008365C1">
        <w:rPr>
          <w:rFonts w:ascii="Times New Roman" w:hAnsi="Times New Roman"/>
          <w:spacing w:val="-3"/>
        </w:rPr>
        <w:t xml:space="preserve"> </w:t>
      </w:r>
      <w:r w:rsidR="00B82EEC" w:rsidRPr="008365C1">
        <w:rPr>
          <w:rFonts w:ascii="Times New Roman" w:hAnsi="Times New Roman"/>
        </w:rPr>
        <w:t>and</w:t>
      </w:r>
      <w:r w:rsidR="00B82EEC" w:rsidRPr="008365C1">
        <w:rPr>
          <w:rFonts w:ascii="Times New Roman" w:hAnsi="Times New Roman"/>
          <w:spacing w:val="-3"/>
        </w:rPr>
        <w:t xml:space="preserve"> </w:t>
      </w:r>
      <w:r w:rsidR="00B82EEC" w:rsidRPr="008365C1">
        <w:rPr>
          <w:rFonts w:ascii="Times New Roman" w:hAnsi="Times New Roman"/>
          <w:spacing w:val="-1"/>
        </w:rPr>
        <w:t>shall</w:t>
      </w:r>
      <w:r w:rsidR="00B82EEC" w:rsidRPr="008365C1">
        <w:rPr>
          <w:rFonts w:ascii="Times New Roman" w:hAnsi="Times New Roman"/>
        </w:rPr>
        <w:t xml:space="preserve"> be</w:t>
      </w:r>
      <w:r w:rsidR="00B82EEC" w:rsidRPr="008365C1">
        <w:rPr>
          <w:rFonts w:ascii="Times New Roman" w:hAnsi="Times New Roman"/>
          <w:spacing w:val="-3"/>
        </w:rPr>
        <w:t xml:space="preserve"> </w:t>
      </w:r>
      <w:r w:rsidR="00B82EEC" w:rsidRPr="008365C1">
        <w:rPr>
          <w:rFonts w:ascii="Times New Roman" w:hAnsi="Times New Roman"/>
          <w:spacing w:val="-2"/>
        </w:rPr>
        <w:t>liable</w:t>
      </w:r>
      <w:r w:rsidR="00B82EEC" w:rsidRPr="008365C1">
        <w:rPr>
          <w:rFonts w:ascii="Times New Roman" w:hAnsi="Times New Roman"/>
          <w:spacing w:val="49"/>
        </w:rPr>
        <w:t xml:space="preserve"> </w:t>
      </w:r>
      <w:r w:rsidR="00B82EEC" w:rsidRPr="008365C1">
        <w:rPr>
          <w:rFonts w:ascii="Times New Roman" w:hAnsi="Times New Roman"/>
        </w:rPr>
        <w:t xml:space="preserve">for </w:t>
      </w:r>
      <w:r w:rsidR="00B82EEC" w:rsidRPr="008365C1">
        <w:rPr>
          <w:rFonts w:ascii="Times New Roman" w:hAnsi="Times New Roman"/>
          <w:spacing w:val="-1"/>
        </w:rPr>
        <w:t>completeness</w:t>
      </w:r>
      <w:r w:rsidR="00B82EEC" w:rsidRPr="008365C1">
        <w:rPr>
          <w:rFonts w:ascii="Times New Roman" w:hAnsi="Times New Roman"/>
        </w:rPr>
        <w:t xml:space="preserve"> of</w:t>
      </w:r>
      <w:r w:rsidR="00B82EEC" w:rsidRPr="008365C1">
        <w:rPr>
          <w:rFonts w:ascii="Times New Roman" w:hAnsi="Times New Roman"/>
          <w:spacing w:val="-5"/>
        </w:rPr>
        <w:t xml:space="preserve"> </w:t>
      </w:r>
      <w:r w:rsidR="00B82EEC" w:rsidRPr="008365C1">
        <w:rPr>
          <w:rFonts w:ascii="Times New Roman" w:hAnsi="Times New Roman"/>
        </w:rPr>
        <w:t>its</w:t>
      </w:r>
      <w:r w:rsidR="00B82EEC" w:rsidRPr="008365C1">
        <w:rPr>
          <w:rFonts w:ascii="Times New Roman" w:hAnsi="Times New Roman"/>
          <w:spacing w:val="-3"/>
        </w:rPr>
        <w:t xml:space="preserve"> </w:t>
      </w:r>
      <w:r w:rsidR="00B82EEC" w:rsidRPr="008365C1">
        <w:rPr>
          <w:rFonts w:ascii="Times New Roman" w:hAnsi="Times New Roman"/>
          <w:spacing w:val="-1"/>
        </w:rPr>
        <w:t>Work.</w:t>
      </w:r>
      <w:r w:rsidR="00B82EEC" w:rsidRPr="008365C1">
        <w:rPr>
          <w:rFonts w:ascii="Times New Roman" w:hAnsi="Times New Roman"/>
        </w:rPr>
        <w:t xml:space="preserve">  </w:t>
      </w:r>
      <w:r w:rsidR="00B82EEC" w:rsidRPr="008365C1">
        <w:rPr>
          <w:rFonts w:ascii="Times New Roman" w:hAnsi="Times New Roman"/>
          <w:spacing w:val="-1"/>
        </w:rPr>
        <w:t>Goods</w:t>
      </w:r>
      <w:r w:rsidR="00B82EEC" w:rsidRPr="008365C1">
        <w:rPr>
          <w:rFonts w:ascii="Times New Roman" w:hAnsi="Times New Roman"/>
          <w:spacing w:val="-3"/>
        </w:rPr>
        <w:t xml:space="preserve"> </w:t>
      </w:r>
      <w:r w:rsidR="00B82EEC" w:rsidRPr="008365C1">
        <w:rPr>
          <w:rFonts w:ascii="Times New Roman" w:hAnsi="Times New Roman"/>
          <w:spacing w:val="-1"/>
        </w:rPr>
        <w:t>shall</w:t>
      </w:r>
      <w:r w:rsidR="00B82EEC" w:rsidRPr="008365C1">
        <w:rPr>
          <w:rFonts w:ascii="Times New Roman" w:hAnsi="Times New Roman"/>
          <w:spacing w:val="-3"/>
        </w:rPr>
        <w:t xml:space="preserve"> </w:t>
      </w:r>
      <w:r w:rsidR="00B82EEC" w:rsidRPr="008365C1">
        <w:rPr>
          <w:rFonts w:ascii="Times New Roman" w:hAnsi="Times New Roman"/>
        </w:rPr>
        <w:t xml:space="preserve">be </w:t>
      </w:r>
      <w:r w:rsidR="00B82EEC" w:rsidRPr="008365C1">
        <w:rPr>
          <w:rFonts w:ascii="Times New Roman" w:hAnsi="Times New Roman"/>
          <w:spacing w:val="-1"/>
        </w:rPr>
        <w:t>new,</w:t>
      </w:r>
      <w:r w:rsidR="00B82EEC" w:rsidRPr="008365C1">
        <w:rPr>
          <w:rFonts w:ascii="Times New Roman" w:hAnsi="Times New Roman"/>
        </w:rPr>
        <w:t xml:space="preserve"> </w:t>
      </w:r>
      <w:r w:rsidR="00B82EEC" w:rsidRPr="008365C1">
        <w:rPr>
          <w:rFonts w:ascii="Times New Roman" w:hAnsi="Times New Roman"/>
          <w:spacing w:val="-1"/>
        </w:rPr>
        <w:t>designed</w:t>
      </w:r>
      <w:r w:rsidR="00B82EEC" w:rsidRPr="008365C1">
        <w:rPr>
          <w:rFonts w:ascii="Times New Roman" w:hAnsi="Times New Roman"/>
          <w:spacing w:val="-3"/>
        </w:rPr>
        <w:t xml:space="preserve"> </w:t>
      </w:r>
      <w:r w:rsidR="00B82EEC" w:rsidRPr="008365C1">
        <w:rPr>
          <w:rFonts w:ascii="Times New Roman" w:hAnsi="Times New Roman"/>
          <w:spacing w:val="1"/>
        </w:rPr>
        <w:t>for</w:t>
      </w:r>
      <w:r w:rsidR="00B82EEC" w:rsidRPr="008365C1">
        <w:rPr>
          <w:rFonts w:ascii="Times New Roman" w:hAnsi="Times New Roman"/>
        </w:rPr>
        <w:t xml:space="preserve"> </w:t>
      </w:r>
      <w:r w:rsidR="00B82EEC" w:rsidRPr="008365C1">
        <w:rPr>
          <w:rFonts w:ascii="Times New Roman" w:hAnsi="Times New Roman"/>
          <w:spacing w:val="-1"/>
        </w:rPr>
        <w:t>easy</w:t>
      </w:r>
      <w:r w:rsidR="00B82EEC" w:rsidRPr="008365C1">
        <w:rPr>
          <w:rFonts w:ascii="Times New Roman" w:hAnsi="Times New Roman"/>
        </w:rPr>
        <w:t xml:space="preserve"> </w:t>
      </w:r>
      <w:r w:rsidR="00B82EEC" w:rsidRPr="008365C1">
        <w:rPr>
          <w:rFonts w:ascii="Times New Roman" w:hAnsi="Times New Roman"/>
          <w:spacing w:val="-1"/>
        </w:rPr>
        <w:t>maintenance</w:t>
      </w:r>
      <w:r w:rsidR="00B82EEC" w:rsidRPr="008365C1">
        <w:rPr>
          <w:rFonts w:ascii="Times New Roman" w:hAnsi="Times New Roman"/>
          <w:spacing w:val="-3"/>
        </w:rPr>
        <w:t xml:space="preserve"> </w:t>
      </w:r>
      <w:r w:rsidR="00B82EEC" w:rsidRPr="008365C1">
        <w:rPr>
          <w:rFonts w:ascii="Times New Roman" w:hAnsi="Times New Roman"/>
        </w:rPr>
        <w:t>and</w:t>
      </w:r>
      <w:r w:rsidR="00B82EEC" w:rsidRPr="008365C1">
        <w:rPr>
          <w:rFonts w:ascii="Times New Roman" w:hAnsi="Times New Roman"/>
          <w:spacing w:val="-3"/>
        </w:rPr>
        <w:t xml:space="preserve"> </w:t>
      </w:r>
      <w:r w:rsidR="00B82EEC" w:rsidRPr="008365C1">
        <w:rPr>
          <w:rFonts w:ascii="Times New Roman" w:hAnsi="Times New Roman"/>
          <w:spacing w:val="-1"/>
        </w:rPr>
        <w:t>shall</w:t>
      </w:r>
      <w:r w:rsidR="00B82EEC" w:rsidRPr="008365C1">
        <w:rPr>
          <w:rFonts w:ascii="Times New Roman" w:hAnsi="Times New Roman"/>
          <w:spacing w:val="23"/>
        </w:rPr>
        <w:t xml:space="preserve"> </w:t>
      </w:r>
      <w:r w:rsidR="00B82EEC" w:rsidRPr="008365C1">
        <w:rPr>
          <w:rFonts w:ascii="Times New Roman" w:hAnsi="Times New Roman"/>
          <w:spacing w:val="-1"/>
        </w:rPr>
        <w:t>represent</w:t>
      </w:r>
      <w:r w:rsidR="00B82EEC" w:rsidRPr="008365C1">
        <w:rPr>
          <w:rFonts w:ascii="Times New Roman" w:hAnsi="Times New Roman"/>
        </w:rPr>
        <w:t xml:space="preserve"> the latest</w:t>
      </w:r>
      <w:r w:rsidR="00B82EEC" w:rsidRPr="008365C1">
        <w:rPr>
          <w:rFonts w:ascii="Times New Roman" w:hAnsi="Times New Roman"/>
          <w:spacing w:val="-5"/>
        </w:rPr>
        <w:t xml:space="preserve"> </w:t>
      </w:r>
      <w:r w:rsidR="00B82EEC" w:rsidRPr="008365C1">
        <w:rPr>
          <w:rFonts w:ascii="Times New Roman" w:hAnsi="Times New Roman"/>
          <w:spacing w:val="-1"/>
        </w:rPr>
        <w:t>state</w:t>
      </w:r>
      <w:r w:rsidR="00B82EEC" w:rsidRPr="008365C1">
        <w:rPr>
          <w:rFonts w:ascii="Times New Roman" w:hAnsi="Times New Roman"/>
        </w:rPr>
        <w:t xml:space="preserve"> of</w:t>
      </w:r>
      <w:r w:rsidR="00B82EEC" w:rsidRPr="008365C1">
        <w:rPr>
          <w:rFonts w:ascii="Times New Roman" w:hAnsi="Times New Roman"/>
          <w:spacing w:val="-4"/>
        </w:rPr>
        <w:t xml:space="preserve"> </w:t>
      </w:r>
      <w:r w:rsidR="00B82EEC" w:rsidRPr="008365C1">
        <w:rPr>
          <w:rFonts w:ascii="Times New Roman" w:hAnsi="Times New Roman"/>
          <w:spacing w:val="1"/>
        </w:rPr>
        <w:t>the</w:t>
      </w:r>
      <w:r w:rsidR="00B82EEC" w:rsidRPr="008365C1">
        <w:rPr>
          <w:rFonts w:ascii="Times New Roman" w:hAnsi="Times New Roman"/>
          <w:spacing w:val="-3"/>
        </w:rPr>
        <w:t xml:space="preserve"> </w:t>
      </w:r>
      <w:r w:rsidR="00B82EEC" w:rsidRPr="008365C1">
        <w:rPr>
          <w:rFonts w:ascii="Times New Roman" w:hAnsi="Times New Roman"/>
          <w:spacing w:val="-1"/>
        </w:rPr>
        <w:t>art.</w:t>
      </w:r>
      <w:r w:rsidR="00B82EEC" w:rsidRPr="008365C1">
        <w:rPr>
          <w:rFonts w:ascii="Times New Roman" w:hAnsi="Times New Roman"/>
        </w:rPr>
        <w:t xml:space="preserve"> </w:t>
      </w:r>
      <w:r>
        <w:rPr>
          <w:rFonts w:ascii="Times New Roman" w:hAnsi="Times New Roman"/>
          <w:spacing w:val="-1"/>
        </w:rPr>
        <w:t>The Company</w:t>
      </w:r>
      <w:r w:rsidR="00B82EEC" w:rsidRPr="008365C1">
        <w:rPr>
          <w:rFonts w:ascii="Times New Roman" w:hAnsi="Times New Roman"/>
        </w:rPr>
        <w:t xml:space="preserve"> </w:t>
      </w:r>
      <w:r w:rsidR="00B82EEC" w:rsidRPr="008365C1">
        <w:rPr>
          <w:rFonts w:ascii="Times New Roman" w:hAnsi="Times New Roman"/>
          <w:spacing w:val="-1"/>
        </w:rPr>
        <w:t>shall</w:t>
      </w:r>
      <w:r w:rsidR="00B82EEC" w:rsidRPr="008365C1">
        <w:rPr>
          <w:rFonts w:ascii="Times New Roman" w:hAnsi="Times New Roman"/>
          <w:spacing w:val="-3"/>
        </w:rPr>
        <w:t xml:space="preserve"> </w:t>
      </w:r>
      <w:r w:rsidR="00B82EEC" w:rsidRPr="008365C1">
        <w:rPr>
          <w:rFonts w:ascii="Times New Roman" w:hAnsi="Times New Roman"/>
        </w:rPr>
        <w:t xml:space="preserve">be </w:t>
      </w:r>
      <w:r w:rsidR="00B82EEC" w:rsidRPr="008365C1">
        <w:rPr>
          <w:rFonts w:ascii="Times New Roman" w:hAnsi="Times New Roman"/>
          <w:spacing w:val="-2"/>
        </w:rPr>
        <w:t>afforded</w:t>
      </w:r>
      <w:r w:rsidR="00B82EEC" w:rsidRPr="008365C1">
        <w:rPr>
          <w:rFonts w:ascii="Times New Roman" w:hAnsi="Times New Roman"/>
        </w:rPr>
        <w:t xml:space="preserve"> </w:t>
      </w:r>
      <w:r w:rsidR="00B82EEC" w:rsidRPr="008365C1">
        <w:rPr>
          <w:rFonts w:ascii="Times New Roman" w:hAnsi="Times New Roman"/>
          <w:spacing w:val="-2"/>
        </w:rPr>
        <w:t>reasonable</w:t>
      </w:r>
      <w:r w:rsidR="00B82EEC" w:rsidRPr="008365C1">
        <w:rPr>
          <w:rFonts w:ascii="Times New Roman" w:hAnsi="Times New Roman"/>
          <w:spacing w:val="-3"/>
        </w:rPr>
        <w:t xml:space="preserve"> </w:t>
      </w:r>
      <w:r w:rsidR="00B82EEC" w:rsidRPr="008365C1">
        <w:rPr>
          <w:rFonts w:ascii="Times New Roman" w:hAnsi="Times New Roman"/>
        </w:rPr>
        <w:t xml:space="preserve">access </w:t>
      </w:r>
      <w:r w:rsidR="00B82EEC" w:rsidRPr="008365C1">
        <w:rPr>
          <w:rFonts w:ascii="Times New Roman" w:hAnsi="Times New Roman"/>
          <w:spacing w:val="-2"/>
        </w:rPr>
        <w:t>during</w:t>
      </w:r>
      <w:r w:rsidR="00B82EEC" w:rsidRPr="008365C1">
        <w:rPr>
          <w:rFonts w:ascii="Times New Roman" w:hAnsi="Times New Roman"/>
          <w:spacing w:val="45"/>
        </w:rPr>
        <w:t xml:space="preserve"> </w:t>
      </w:r>
      <w:r w:rsidR="00B82EEC" w:rsidRPr="008365C1">
        <w:rPr>
          <w:rFonts w:ascii="Times New Roman" w:hAnsi="Times New Roman"/>
          <w:spacing w:val="-2"/>
        </w:rPr>
        <w:t>working</w:t>
      </w:r>
      <w:r w:rsidR="00B82EEC" w:rsidRPr="008365C1">
        <w:rPr>
          <w:rFonts w:ascii="Times New Roman" w:hAnsi="Times New Roman"/>
        </w:rPr>
        <w:t xml:space="preserve"> </w:t>
      </w:r>
      <w:r w:rsidR="00B82EEC" w:rsidRPr="008365C1">
        <w:rPr>
          <w:rFonts w:ascii="Times New Roman" w:hAnsi="Times New Roman"/>
          <w:spacing w:val="-1"/>
        </w:rPr>
        <w:t>hours</w:t>
      </w:r>
      <w:r w:rsidR="00B82EEC" w:rsidRPr="008365C1">
        <w:rPr>
          <w:rFonts w:ascii="Times New Roman" w:hAnsi="Times New Roman"/>
        </w:rPr>
        <w:t xml:space="preserve"> to </w:t>
      </w:r>
      <w:r w:rsidR="00B82EEC" w:rsidRPr="008365C1">
        <w:rPr>
          <w:rFonts w:ascii="Times New Roman" w:hAnsi="Times New Roman"/>
          <w:spacing w:val="-1"/>
        </w:rPr>
        <w:t>plants</w:t>
      </w:r>
      <w:r w:rsidR="00B82EEC" w:rsidRPr="008365C1">
        <w:rPr>
          <w:rFonts w:ascii="Times New Roman" w:hAnsi="Times New Roman"/>
        </w:rPr>
        <w:t xml:space="preserve"> of</w:t>
      </w:r>
      <w:r w:rsidR="00B82EEC" w:rsidRPr="008365C1">
        <w:rPr>
          <w:rFonts w:ascii="Times New Roman" w:hAnsi="Times New Roman"/>
          <w:spacing w:val="-3"/>
        </w:rPr>
        <w:t xml:space="preserve"> </w:t>
      </w:r>
      <w:r>
        <w:rPr>
          <w:rFonts w:ascii="Times New Roman" w:hAnsi="Times New Roman"/>
          <w:spacing w:val="-1"/>
        </w:rPr>
        <w:t>Supplier</w:t>
      </w:r>
      <w:r w:rsidR="00B82EEC" w:rsidRPr="008365C1">
        <w:rPr>
          <w:rFonts w:ascii="Times New Roman" w:hAnsi="Times New Roman"/>
        </w:rPr>
        <w:t xml:space="preserve"> </w:t>
      </w:r>
      <w:r w:rsidR="00B82EEC" w:rsidRPr="008365C1">
        <w:rPr>
          <w:rFonts w:ascii="Times New Roman" w:hAnsi="Times New Roman"/>
          <w:spacing w:val="-2"/>
        </w:rPr>
        <w:t>and</w:t>
      </w:r>
      <w:r w:rsidR="00B82EEC" w:rsidRPr="008365C1">
        <w:rPr>
          <w:rFonts w:ascii="Times New Roman" w:hAnsi="Times New Roman"/>
        </w:rPr>
        <w:t xml:space="preserve"> its</w:t>
      </w:r>
      <w:r w:rsidR="00B82EEC" w:rsidRPr="008365C1">
        <w:rPr>
          <w:rFonts w:ascii="Times New Roman" w:hAnsi="Times New Roman"/>
          <w:spacing w:val="-3"/>
        </w:rPr>
        <w:t xml:space="preserve"> </w:t>
      </w:r>
      <w:r w:rsidR="00B82EEC" w:rsidRPr="008365C1">
        <w:rPr>
          <w:rFonts w:ascii="Times New Roman" w:hAnsi="Times New Roman"/>
          <w:spacing w:val="-2"/>
        </w:rPr>
        <w:t>sub-suppliers</w:t>
      </w:r>
      <w:r w:rsidR="00B82EEC" w:rsidRPr="008365C1">
        <w:rPr>
          <w:rFonts w:ascii="Times New Roman" w:hAnsi="Times New Roman"/>
        </w:rPr>
        <w:t xml:space="preserve"> in </w:t>
      </w:r>
      <w:r w:rsidR="00B82EEC" w:rsidRPr="008365C1">
        <w:rPr>
          <w:rFonts w:ascii="Times New Roman" w:hAnsi="Times New Roman"/>
          <w:spacing w:val="-1"/>
        </w:rPr>
        <w:t>order</w:t>
      </w:r>
      <w:r w:rsidR="00B82EEC" w:rsidRPr="008365C1">
        <w:rPr>
          <w:rFonts w:ascii="Times New Roman" w:hAnsi="Times New Roman"/>
        </w:rPr>
        <w:t xml:space="preserve"> to</w:t>
      </w:r>
      <w:r w:rsidR="00B82EEC" w:rsidRPr="008365C1">
        <w:rPr>
          <w:rFonts w:ascii="Times New Roman" w:hAnsi="Times New Roman"/>
          <w:spacing w:val="-3"/>
        </w:rPr>
        <w:t xml:space="preserve"> </w:t>
      </w:r>
      <w:r w:rsidR="00B82EEC" w:rsidRPr="008365C1">
        <w:rPr>
          <w:rFonts w:ascii="Times New Roman" w:hAnsi="Times New Roman"/>
          <w:spacing w:val="-1"/>
        </w:rPr>
        <w:t>monitor</w:t>
      </w:r>
      <w:r w:rsidR="00B82EEC" w:rsidRPr="008365C1">
        <w:rPr>
          <w:rFonts w:ascii="Times New Roman" w:hAnsi="Times New Roman"/>
        </w:rPr>
        <w:t xml:space="preserve"> </w:t>
      </w:r>
      <w:r w:rsidR="00B82EEC" w:rsidRPr="008365C1">
        <w:rPr>
          <w:rFonts w:ascii="Times New Roman" w:hAnsi="Times New Roman"/>
          <w:spacing w:val="-2"/>
        </w:rPr>
        <w:t>compliance</w:t>
      </w:r>
      <w:r w:rsidR="00B82EEC" w:rsidRPr="008365C1">
        <w:rPr>
          <w:rFonts w:ascii="Times New Roman" w:hAnsi="Times New Roman"/>
        </w:rPr>
        <w:t xml:space="preserve"> </w:t>
      </w:r>
      <w:r w:rsidR="00B82EEC" w:rsidRPr="008365C1">
        <w:rPr>
          <w:rFonts w:ascii="Times New Roman" w:hAnsi="Times New Roman"/>
          <w:spacing w:val="-1"/>
        </w:rPr>
        <w:t>with</w:t>
      </w:r>
      <w:r w:rsidR="00B82EEC" w:rsidRPr="008365C1">
        <w:rPr>
          <w:rFonts w:ascii="Times New Roman" w:hAnsi="Times New Roman"/>
          <w:spacing w:val="71"/>
        </w:rPr>
        <w:t xml:space="preserve"> </w:t>
      </w:r>
      <w:r w:rsidR="00B82EEC" w:rsidRPr="008365C1">
        <w:rPr>
          <w:rFonts w:ascii="Times New Roman" w:hAnsi="Times New Roman"/>
          <w:spacing w:val="-2"/>
        </w:rPr>
        <w:t>quality</w:t>
      </w:r>
      <w:r w:rsidR="00B82EEC" w:rsidRPr="008365C1">
        <w:rPr>
          <w:rFonts w:ascii="Times New Roman" w:hAnsi="Times New Roman"/>
        </w:rPr>
        <w:t xml:space="preserve"> </w:t>
      </w:r>
      <w:r w:rsidR="00B82EEC" w:rsidRPr="008365C1">
        <w:rPr>
          <w:rFonts w:ascii="Times New Roman" w:hAnsi="Times New Roman"/>
          <w:spacing w:val="-1"/>
        </w:rPr>
        <w:t>requirements.</w:t>
      </w:r>
      <w:r w:rsidR="00B82EEC" w:rsidRPr="008365C1">
        <w:rPr>
          <w:rFonts w:ascii="Times New Roman" w:hAnsi="Times New Roman"/>
        </w:rPr>
        <w:t xml:space="preserve"> </w:t>
      </w:r>
      <w:r w:rsidR="00B82EEC" w:rsidRPr="008365C1">
        <w:rPr>
          <w:rFonts w:ascii="Times New Roman" w:hAnsi="Times New Roman"/>
          <w:spacing w:val="7"/>
        </w:rPr>
        <w:t xml:space="preserve"> </w:t>
      </w:r>
      <w:r>
        <w:rPr>
          <w:rFonts w:ascii="Times New Roman" w:hAnsi="Times New Roman"/>
          <w:spacing w:val="-1"/>
        </w:rPr>
        <w:t>The Company</w:t>
      </w:r>
      <w:r w:rsidR="00B85926">
        <w:rPr>
          <w:rFonts w:ascii="Times New Roman" w:hAnsi="Times New Roman"/>
          <w:spacing w:val="-1"/>
        </w:rPr>
        <w:t>’</w:t>
      </w:r>
      <w:r>
        <w:rPr>
          <w:rFonts w:ascii="Times New Roman" w:hAnsi="Times New Roman"/>
          <w:spacing w:val="-1"/>
        </w:rPr>
        <w:t>s</w:t>
      </w:r>
      <w:r w:rsidR="00B82EEC" w:rsidRPr="008365C1">
        <w:rPr>
          <w:rFonts w:ascii="Times New Roman" w:hAnsi="Times New Roman"/>
          <w:spacing w:val="-6"/>
        </w:rPr>
        <w:t xml:space="preserve"> </w:t>
      </w:r>
      <w:r w:rsidR="00B82EEC" w:rsidRPr="008365C1">
        <w:rPr>
          <w:rFonts w:ascii="Times New Roman" w:hAnsi="Times New Roman"/>
          <w:spacing w:val="-1"/>
        </w:rPr>
        <w:t>right</w:t>
      </w:r>
      <w:r w:rsidR="00B82EEC" w:rsidRPr="008365C1">
        <w:rPr>
          <w:rFonts w:ascii="Times New Roman" w:hAnsi="Times New Roman"/>
          <w:spacing w:val="3"/>
        </w:rPr>
        <w:t xml:space="preserve"> </w:t>
      </w:r>
      <w:r w:rsidR="00B82EEC" w:rsidRPr="008365C1">
        <w:rPr>
          <w:rFonts w:ascii="Times New Roman" w:hAnsi="Times New Roman"/>
        </w:rPr>
        <w:t>to</w:t>
      </w:r>
      <w:r w:rsidR="00B82EEC" w:rsidRPr="008365C1">
        <w:rPr>
          <w:rFonts w:ascii="Times New Roman" w:hAnsi="Times New Roman"/>
          <w:spacing w:val="-5"/>
        </w:rPr>
        <w:t xml:space="preserve"> </w:t>
      </w:r>
      <w:r w:rsidR="00B82EEC" w:rsidRPr="008365C1">
        <w:rPr>
          <w:rFonts w:ascii="Times New Roman" w:hAnsi="Times New Roman"/>
        </w:rPr>
        <w:t>perform</w:t>
      </w:r>
      <w:r w:rsidR="00B82EEC" w:rsidRPr="008365C1">
        <w:rPr>
          <w:rFonts w:ascii="Times New Roman" w:hAnsi="Times New Roman"/>
          <w:spacing w:val="-6"/>
        </w:rPr>
        <w:t xml:space="preserve"> </w:t>
      </w:r>
      <w:r w:rsidR="00B82EEC" w:rsidRPr="008365C1">
        <w:rPr>
          <w:rFonts w:ascii="Times New Roman" w:hAnsi="Times New Roman"/>
          <w:spacing w:val="-1"/>
        </w:rPr>
        <w:t>Vendor</w:t>
      </w:r>
      <w:r w:rsidR="00B82EEC" w:rsidRPr="008365C1">
        <w:rPr>
          <w:rFonts w:ascii="Times New Roman" w:hAnsi="Times New Roman"/>
          <w:spacing w:val="-5"/>
        </w:rPr>
        <w:t xml:space="preserve"> </w:t>
      </w:r>
      <w:r w:rsidR="00B82EEC" w:rsidRPr="008365C1">
        <w:rPr>
          <w:rFonts w:ascii="Times New Roman" w:hAnsi="Times New Roman"/>
          <w:spacing w:val="-1"/>
        </w:rPr>
        <w:t>Quality</w:t>
      </w:r>
      <w:r w:rsidR="00B82EEC" w:rsidRPr="008365C1">
        <w:rPr>
          <w:rFonts w:ascii="Times New Roman" w:hAnsi="Times New Roman"/>
        </w:rPr>
        <w:t xml:space="preserve"> </w:t>
      </w:r>
      <w:r w:rsidR="00B82EEC" w:rsidRPr="008365C1">
        <w:rPr>
          <w:rFonts w:ascii="Times New Roman" w:hAnsi="Times New Roman"/>
          <w:spacing w:val="-1"/>
        </w:rPr>
        <w:t>Surveillance,</w:t>
      </w:r>
      <w:r w:rsidR="00B82EEC" w:rsidRPr="008365C1">
        <w:rPr>
          <w:rFonts w:ascii="Times New Roman" w:hAnsi="Times New Roman"/>
        </w:rPr>
        <w:t xml:space="preserve"> </w:t>
      </w:r>
      <w:r w:rsidR="00B82EEC" w:rsidRPr="008365C1">
        <w:rPr>
          <w:rFonts w:ascii="Times New Roman" w:hAnsi="Times New Roman"/>
          <w:spacing w:val="-1"/>
        </w:rPr>
        <w:t>examine</w:t>
      </w:r>
      <w:r w:rsidR="00B82EEC" w:rsidRPr="008365C1">
        <w:rPr>
          <w:rFonts w:ascii="Times New Roman" w:hAnsi="Times New Roman"/>
          <w:spacing w:val="-3"/>
        </w:rPr>
        <w:t xml:space="preserve"> </w:t>
      </w:r>
      <w:r w:rsidR="00B82EEC" w:rsidRPr="008365C1">
        <w:rPr>
          <w:rFonts w:ascii="Times New Roman" w:hAnsi="Times New Roman"/>
        </w:rPr>
        <w:t>and</w:t>
      </w:r>
      <w:r w:rsidR="00B82EEC" w:rsidRPr="008365C1">
        <w:rPr>
          <w:rFonts w:ascii="Times New Roman" w:hAnsi="Times New Roman"/>
          <w:spacing w:val="-3"/>
        </w:rPr>
        <w:t xml:space="preserve"> </w:t>
      </w:r>
      <w:r w:rsidR="00B82EEC" w:rsidRPr="008365C1">
        <w:rPr>
          <w:rFonts w:ascii="Times New Roman" w:hAnsi="Times New Roman"/>
        </w:rPr>
        <w:t>test</w:t>
      </w:r>
      <w:r w:rsidR="00B82EEC" w:rsidRPr="008365C1">
        <w:rPr>
          <w:rFonts w:ascii="Times New Roman" w:hAnsi="Times New Roman"/>
          <w:spacing w:val="47"/>
        </w:rPr>
        <w:t xml:space="preserve"> </w:t>
      </w:r>
      <w:r w:rsidR="00B82EEC" w:rsidRPr="008365C1">
        <w:rPr>
          <w:rFonts w:ascii="Times New Roman" w:hAnsi="Times New Roman"/>
        </w:rPr>
        <w:t xml:space="preserve">the </w:t>
      </w:r>
      <w:r w:rsidR="00B82EEC" w:rsidRPr="008365C1">
        <w:rPr>
          <w:rFonts w:ascii="Times New Roman" w:hAnsi="Times New Roman"/>
          <w:spacing w:val="-2"/>
        </w:rPr>
        <w:t>goods</w:t>
      </w:r>
      <w:r w:rsidR="00B82EEC" w:rsidRPr="008365C1">
        <w:rPr>
          <w:rFonts w:ascii="Times New Roman" w:hAnsi="Times New Roman"/>
        </w:rPr>
        <w:t xml:space="preserve"> </w:t>
      </w:r>
      <w:r w:rsidR="00B82EEC" w:rsidRPr="008365C1">
        <w:rPr>
          <w:rFonts w:ascii="Times New Roman" w:hAnsi="Times New Roman"/>
          <w:spacing w:val="-1"/>
        </w:rPr>
        <w:t>shall</w:t>
      </w:r>
      <w:r w:rsidR="00B82EEC" w:rsidRPr="008365C1">
        <w:rPr>
          <w:rFonts w:ascii="Times New Roman" w:hAnsi="Times New Roman"/>
        </w:rPr>
        <w:t xml:space="preserve"> </w:t>
      </w:r>
      <w:r w:rsidR="00B82EEC" w:rsidRPr="008365C1">
        <w:rPr>
          <w:rFonts w:ascii="Times New Roman" w:hAnsi="Times New Roman"/>
          <w:spacing w:val="-1"/>
        </w:rPr>
        <w:t>extend</w:t>
      </w:r>
      <w:r w:rsidR="00B82EEC" w:rsidRPr="008365C1">
        <w:rPr>
          <w:rFonts w:ascii="Times New Roman" w:hAnsi="Times New Roman"/>
        </w:rPr>
        <w:t xml:space="preserve"> </w:t>
      </w:r>
      <w:r w:rsidR="00B82EEC" w:rsidRPr="008365C1">
        <w:rPr>
          <w:rFonts w:ascii="Times New Roman" w:hAnsi="Times New Roman"/>
          <w:spacing w:val="-1"/>
        </w:rPr>
        <w:t>through</w:t>
      </w:r>
      <w:r w:rsidR="00B82EEC" w:rsidRPr="008365C1">
        <w:rPr>
          <w:rFonts w:ascii="Times New Roman" w:hAnsi="Times New Roman"/>
          <w:spacing w:val="-3"/>
        </w:rPr>
        <w:t xml:space="preserve"> </w:t>
      </w:r>
      <w:r w:rsidR="00B82EEC" w:rsidRPr="008365C1">
        <w:rPr>
          <w:rFonts w:ascii="Times New Roman" w:hAnsi="Times New Roman"/>
          <w:spacing w:val="1"/>
        </w:rPr>
        <w:t>the</w:t>
      </w:r>
      <w:r w:rsidR="00B82EEC" w:rsidRPr="008365C1">
        <w:rPr>
          <w:rFonts w:ascii="Times New Roman" w:hAnsi="Times New Roman"/>
          <w:spacing w:val="-3"/>
        </w:rPr>
        <w:t xml:space="preserve"> </w:t>
      </w:r>
      <w:r w:rsidR="00B82EEC" w:rsidRPr="008365C1">
        <w:rPr>
          <w:rFonts w:ascii="Times New Roman" w:hAnsi="Times New Roman"/>
          <w:spacing w:val="-2"/>
        </w:rPr>
        <w:t>manufacturing</w:t>
      </w:r>
      <w:r w:rsidR="00B82EEC" w:rsidRPr="008365C1">
        <w:rPr>
          <w:rFonts w:ascii="Times New Roman" w:hAnsi="Times New Roman"/>
        </w:rPr>
        <w:t xml:space="preserve"> </w:t>
      </w:r>
      <w:r w:rsidR="00B82EEC" w:rsidRPr="008365C1">
        <w:rPr>
          <w:rFonts w:ascii="Times New Roman" w:hAnsi="Times New Roman"/>
          <w:spacing w:val="-2"/>
        </w:rPr>
        <w:t>process,</w:t>
      </w:r>
      <w:r w:rsidR="00B82EEC" w:rsidRPr="008365C1">
        <w:rPr>
          <w:rFonts w:ascii="Times New Roman" w:hAnsi="Times New Roman"/>
        </w:rPr>
        <w:t xml:space="preserve"> the</w:t>
      </w:r>
      <w:r w:rsidR="00B82EEC" w:rsidRPr="008365C1">
        <w:rPr>
          <w:rFonts w:ascii="Times New Roman" w:hAnsi="Times New Roman"/>
          <w:spacing w:val="-5"/>
        </w:rPr>
        <w:t xml:space="preserve"> </w:t>
      </w:r>
      <w:r w:rsidR="00B82EEC" w:rsidRPr="008365C1">
        <w:rPr>
          <w:rFonts w:ascii="Times New Roman" w:hAnsi="Times New Roman"/>
        </w:rPr>
        <w:t>time</w:t>
      </w:r>
      <w:r w:rsidR="00B82EEC" w:rsidRPr="008365C1">
        <w:rPr>
          <w:rFonts w:ascii="Times New Roman" w:hAnsi="Times New Roman"/>
          <w:spacing w:val="-3"/>
        </w:rPr>
        <w:t xml:space="preserve"> of</w:t>
      </w:r>
      <w:r w:rsidR="00B82EEC" w:rsidRPr="008365C1">
        <w:rPr>
          <w:rFonts w:ascii="Times New Roman" w:hAnsi="Times New Roman"/>
          <w:spacing w:val="3"/>
        </w:rPr>
        <w:t xml:space="preserve"> </w:t>
      </w:r>
      <w:r w:rsidR="00B82EEC" w:rsidRPr="008365C1">
        <w:rPr>
          <w:rFonts w:ascii="Times New Roman" w:hAnsi="Times New Roman"/>
          <w:spacing w:val="-1"/>
        </w:rPr>
        <w:t>shipment</w:t>
      </w:r>
      <w:r w:rsidR="00B82EEC" w:rsidRPr="008365C1">
        <w:rPr>
          <w:rFonts w:ascii="Times New Roman" w:hAnsi="Times New Roman"/>
        </w:rPr>
        <w:t xml:space="preserve"> and</w:t>
      </w:r>
      <w:r w:rsidR="00B82EEC" w:rsidRPr="008365C1">
        <w:rPr>
          <w:rFonts w:ascii="Times New Roman" w:hAnsi="Times New Roman"/>
          <w:spacing w:val="-4"/>
        </w:rPr>
        <w:t xml:space="preserve"> </w:t>
      </w:r>
      <w:r w:rsidR="00B82EEC" w:rsidRPr="008365C1">
        <w:rPr>
          <w:rFonts w:ascii="Times New Roman" w:hAnsi="Times New Roman"/>
        </w:rPr>
        <w:t>a</w:t>
      </w:r>
      <w:r w:rsidR="00B82EEC" w:rsidRPr="008365C1">
        <w:rPr>
          <w:rFonts w:ascii="Times New Roman" w:hAnsi="Times New Roman"/>
          <w:spacing w:val="61"/>
        </w:rPr>
        <w:t xml:space="preserve"> </w:t>
      </w:r>
      <w:r w:rsidR="00B82EEC" w:rsidRPr="008365C1">
        <w:rPr>
          <w:rFonts w:ascii="Times New Roman" w:hAnsi="Times New Roman"/>
          <w:spacing w:val="-2"/>
        </w:rPr>
        <w:t>reasonable</w:t>
      </w:r>
      <w:r w:rsidR="00B82EEC" w:rsidRPr="008365C1">
        <w:rPr>
          <w:rFonts w:ascii="Times New Roman" w:hAnsi="Times New Roman"/>
        </w:rPr>
        <w:t xml:space="preserve"> </w:t>
      </w:r>
      <w:r w:rsidR="00B82EEC" w:rsidRPr="008365C1">
        <w:rPr>
          <w:rFonts w:ascii="Times New Roman" w:hAnsi="Times New Roman"/>
          <w:spacing w:val="-1"/>
        </w:rPr>
        <w:t>time</w:t>
      </w:r>
      <w:r w:rsidR="00B82EEC" w:rsidRPr="008365C1">
        <w:rPr>
          <w:rFonts w:ascii="Times New Roman" w:hAnsi="Times New Roman"/>
          <w:spacing w:val="2"/>
        </w:rPr>
        <w:t xml:space="preserve"> </w:t>
      </w:r>
      <w:r w:rsidR="00B82EEC" w:rsidRPr="008365C1">
        <w:rPr>
          <w:rFonts w:ascii="Times New Roman" w:hAnsi="Times New Roman"/>
          <w:spacing w:val="-1"/>
        </w:rPr>
        <w:t>after</w:t>
      </w:r>
      <w:r w:rsidR="00B82EEC" w:rsidRPr="008365C1">
        <w:rPr>
          <w:rFonts w:ascii="Times New Roman" w:hAnsi="Times New Roman"/>
          <w:spacing w:val="2"/>
        </w:rPr>
        <w:t xml:space="preserve"> </w:t>
      </w:r>
      <w:r w:rsidR="00B82EEC" w:rsidRPr="008365C1">
        <w:rPr>
          <w:rFonts w:ascii="Times New Roman" w:hAnsi="Times New Roman"/>
          <w:spacing w:val="-2"/>
        </w:rPr>
        <w:t>arrival</w:t>
      </w:r>
      <w:r w:rsidR="00B82EEC" w:rsidRPr="008365C1">
        <w:rPr>
          <w:rFonts w:ascii="Times New Roman" w:hAnsi="Times New Roman"/>
          <w:spacing w:val="2"/>
        </w:rPr>
        <w:t xml:space="preserve"> </w:t>
      </w:r>
      <w:r w:rsidR="00B82EEC" w:rsidRPr="008365C1">
        <w:rPr>
          <w:rFonts w:ascii="Times New Roman" w:hAnsi="Times New Roman"/>
          <w:spacing w:val="-1"/>
        </w:rPr>
        <w:t>at</w:t>
      </w:r>
      <w:r w:rsidR="00B82EEC" w:rsidRPr="008365C1">
        <w:rPr>
          <w:rFonts w:ascii="Times New Roman" w:hAnsi="Times New Roman"/>
          <w:spacing w:val="-3"/>
        </w:rPr>
        <w:t xml:space="preserve"> </w:t>
      </w:r>
      <w:r w:rsidR="00B82EEC" w:rsidRPr="008365C1">
        <w:rPr>
          <w:rFonts w:ascii="Times New Roman" w:hAnsi="Times New Roman"/>
        </w:rPr>
        <w:t>the</w:t>
      </w:r>
      <w:r w:rsidR="00B82EEC" w:rsidRPr="008365C1">
        <w:rPr>
          <w:rFonts w:ascii="Times New Roman" w:hAnsi="Times New Roman"/>
          <w:spacing w:val="-3"/>
        </w:rPr>
        <w:t xml:space="preserve"> </w:t>
      </w:r>
      <w:r w:rsidR="00B82EEC" w:rsidRPr="008365C1">
        <w:rPr>
          <w:rFonts w:ascii="Times New Roman" w:hAnsi="Times New Roman"/>
          <w:spacing w:val="-2"/>
        </w:rPr>
        <w:t>final</w:t>
      </w:r>
      <w:r w:rsidR="00B82EEC" w:rsidRPr="008365C1">
        <w:rPr>
          <w:rFonts w:ascii="Times New Roman" w:hAnsi="Times New Roman"/>
          <w:spacing w:val="2"/>
        </w:rPr>
        <w:t xml:space="preserve"> </w:t>
      </w:r>
      <w:r w:rsidR="00B82EEC" w:rsidRPr="008365C1">
        <w:rPr>
          <w:rFonts w:ascii="Times New Roman" w:hAnsi="Times New Roman"/>
          <w:spacing w:val="-2"/>
        </w:rPr>
        <w:t xml:space="preserve">destination. </w:t>
      </w:r>
    </w:p>
    <w:p w14:paraId="0B40EA31" w14:textId="20521756" w:rsidR="00B82EEC" w:rsidRPr="008365C1" w:rsidRDefault="008365C1" w:rsidP="00857E63">
      <w:pPr>
        <w:pStyle w:val="ScheduleL3"/>
        <w:rPr>
          <w:rFonts w:ascii="Times New Roman" w:hAnsi="Times New Roman"/>
        </w:rPr>
      </w:pPr>
      <w:r>
        <w:rPr>
          <w:rFonts w:ascii="Times New Roman" w:hAnsi="Times New Roman"/>
          <w:spacing w:val="-1"/>
        </w:rPr>
        <w:t>The Supplier</w:t>
      </w:r>
      <w:r w:rsidR="00B85926">
        <w:rPr>
          <w:rFonts w:ascii="Times New Roman" w:hAnsi="Times New Roman"/>
          <w:spacing w:val="-1"/>
        </w:rPr>
        <w:t>’</w:t>
      </w:r>
      <w:r>
        <w:rPr>
          <w:rFonts w:ascii="Times New Roman" w:hAnsi="Times New Roman"/>
          <w:spacing w:val="-1"/>
        </w:rPr>
        <w:t>s</w:t>
      </w:r>
      <w:r w:rsidR="0069648A" w:rsidRPr="008365C1">
        <w:rPr>
          <w:rFonts w:ascii="Times New Roman" w:hAnsi="Times New Roman"/>
        </w:rPr>
        <w:t xml:space="preserve"> </w:t>
      </w:r>
      <w:r w:rsidR="0069648A" w:rsidRPr="008365C1">
        <w:rPr>
          <w:rFonts w:ascii="Times New Roman" w:hAnsi="Times New Roman"/>
          <w:spacing w:val="-1"/>
        </w:rPr>
        <w:t>failure</w:t>
      </w:r>
      <w:r w:rsidR="0069648A" w:rsidRPr="008365C1">
        <w:rPr>
          <w:rFonts w:ascii="Times New Roman" w:hAnsi="Times New Roman"/>
          <w:spacing w:val="-3"/>
        </w:rPr>
        <w:t xml:space="preserve"> </w:t>
      </w:r>
      <w:r w:rsidR="0069648A" w:rsidRPr="008365C1">
        <w:rPr>
          <w:rFonts w:ascii="Times New Roman" w:hAnsi="Times New Roman"/>
          <w:spacing w:val="1"/>
        </w:rPr>
        <w:t>to</w:t>
      </w:r>
      <w:r w:rsidR="0069648A" w:rsidRPr="008365C1">
        <w:rPr>
          <w:rFonts w:ascii="Times New Roman" w:hAnsi="Times New Roman"/>
        </w:rPr>
        <w:t xml:space="preserve"> </w:t>
      </w:r>
      <w:r w:rsidR="0069648A" w:rsidRPr="008365C1">
        <w:rPr>
          <w:rFonts w:ascii="Times New Roman" w:hAnsi="Times New Roman"/>
          <w:spacing w:val="-2"/>
        </w:rPr>
        <w:t>adhere</w:t>
      </w:r>
      <w:r w:rsidR="0069648A" w:rsidRPr="008365C1">
        <w:rPr>
          <w:rFonts w:ascii="Times New Roman" w:hAnsi="Times New Roman"/>
        </w:rPr>
        <w:t xml:space="preserve"> to the</w:t>
      </w:r>
      <w:r w:rsidR="0069648A" w:rsidRPr="008365C1">
        <w:rPr>
          <w:rFonts w:ascii="Times New Roman" w:hAnsi="Times New Roman"/>
          <w:spacing w:val="-5"/>
        </w:rPr>
        <w:t xml:space="preserve"> </w:t>
      </w:r>
      <w:r w:rsidR="0069648A" w:rsidRPr="008365C1">
        <w:rPr>
          <w:rFonts w:ascii="Times New Roman" w:hAnsi="Times New Roman"/>
          <w:spacing w:val="-1"/>
        </w:rPr>
        <w:t>standards</w:t>
      </w:r>
      <w:r w:rsidR="0069648A" w:rsidRPr="008365C1">
        <w:rPr>
          <w:rFonts w:ascii="Times New Roman" w:hAnsi="Times New Roman"/>
        </w:rPr>
        <w:t xml:space="preserve"> of</w:t>
      </w:r>
      <w:r w:rsidR="0069648A" w:rsidRPr="008365C1">
        <w:rPr>
          <w:rFonts w:ascii="Times New Roman" w:hAnsi="Times New Roman"/>
          <w:spacing w:val="-5"/>
        </w:rPr>
        <w:t xml:space="preserve"> </w:t>
      </w:r>
      <w:r w:rsidR="0069648A" w:rsidRPr="008365C1">
        <w:rPr>
          <w:rFonts w:ascii="Times New Roman" w:hAnsi="Times New Roman"/>
          <w:spacing w:val="-2"/>
        </w:rPr>
        <w:t>quality</w:t>
      </w:r>
      <w:r w:rsidR="0069648A" w:rsidRPr="008365C1">
        <w:rPr>
          <w:rFonts w:ascii="Times New Roman" w:hAnsi="Times New Roman"/>
          <w:spacing w:val="3"/>
        </w:rPr>
        <w:t xml:space="preserve"> </w:t>
      </w:r>
      <w:r w:rsidR="0069648A" w:rsidRPr="008365C1">
        <w:rPr>
          <w:rFonts w:ascii="Times New Roman" w:hAnsi="Times New Roman"/>
          <w:spacing w:val="-2"/>
        </w:rPr>
        <w:t>required</w:t>
      </w:r>
      <w:r w:rsidR="0069648A" w:rsidRPr="008365C1">
        <w:rPr>
          <w:rFonts w:ascii="Times New Roman" w:hAnsi="Times New Roman"/>
        </w:rPr>
        <w:t xml:space="preserve"> in</w:t>
      </w:r>
      <w:r w:rsidR="0069648A" w:rsidRPr="008365C1">
        <w:rPr>
          <w:rFonts w:ascii="Times New Roman" w:hAnsi="Times New Roman"/>
          <w:spacing w:val="-3"/>
        </w:rPr>
        <w:t xml:space="preserve"> </w:t>
      </w:r>
      <w:r w:rsidR="0069648A" w:rsidRPr="008365C1">
        <w:rPr>
          <w:rFonts w:ascii="Times New Roman" w:hAnsi="Times New Roman"/>
          <w:spacing w:val="1"/>
        </w:rPr>
        <w:t>the</w:t>
      </w:r>
      <w:r w:rsidR="0069648A" w:rsidRPr="008365C1">
        <w:rPr>
          <w:rFonts w:ascii="Times New Roman" w:hAnsi="Times New Roman"/>
          <w:spacing w:val="-3"/>
        </w:rPr>
        <w:t xml:space="preserve"> </w:t>
      </w:r>
      <w:r w:rsidR="0069648A" w:rsidRPr="008365C1">
        <w:rPr>
          <w:rFonts w:ascii="Times New Roman" w:hAnsi="Times New Roman"/>
          <w:spacing w:val="-1"/>
        </w:rPr>
        <w:t>Contract</w:t>
      </w:r>
      <w:r w:rsidR="0069648A" w:rsidRPr="008365C1">
        <w:rPr>
          <w:rFonts w:ascii="Times New Roman" w:hAnsi="Times New Roman"/>
          <w:spacing w:val="3"/>
        </w:rPr>
        <w:t xml:space="preserve"> </w:t>
      </w:r>
      <w:r w:rsidR="0069648A" w:rsidRPr="008365C1">
        <w:rPr>
          <w:rFonts w:ascii="Times New Roman" w:hAnsi="Times New Roman"/>
          <w:spacing w:val="-1"/>
        </w:rPr>
        <w:t>Documents</w:t>
      </w:r>
      <w:r w:rsidR="0069648A" w:rsidRPr="008365C1">
        <w:rPr>
          <w:rFonts w:ascii="Times New Roman" w:hAnsi="Times New Roman"/>
          <w:spacing w:val="49"/>
        </w:rPr>
        <w:t xml:space="preserve"> </w:t>
      </w:r>
      <w:r w:rsidR="0069648A" w:rsidRPr="008365C1">
        <w:rPr>
          <w:rFonts w:ascii="Times New Roman" w:hAnsi="Times New Roman"/>
          <w:spacing w:val="-1"/>
        </w:rPr>
        <w:t>shall</w:t>
      </w:r>
      <w:r w:rsidR="0069648A" w:rsidRPr="008365C1">
        <w:rPr>
          <w:rFonts w:ascii="Times New Roman" w:hAnsi="Times New Roman"/>
          <w:spacing w:val="-3"/>
        </w:rPr>
        <w:t xml:space="preserve"> </w:t>
      </w:r>
      <w:r w:rsidR="0069648A" w:rsidRPr="008365C1">
        <w:rPr>
          <w:rFonts w:ascii="Times New Roman" w:hAnsi="Times New Roman"/>
        </w:rPr>
        <w:t xml:space="preserve">be </w:t>
      </w:r>
      <w:r w:rsidR="0069648A" w:rsidRPr="008365C1">
        <w:rPr>
          <w:rFonts w:ascii="Times New Roman" w:hAnsi="Times New Roman"/>
          <w:spacing w:val="-2"/>
        </w:rPr>
        <w:t>deemed</w:t>
      </w:r>
      <w:r w:rsidR="0069648A" w:rsidRPr="008365C1">
        <w:rPr>
          <w:rFonts w:ascii="Times New Roman" w:hAnsi="Times New Roman"/>
        </w:rPr>
        <w:t xml:space="preserve"> to be </w:t>
      </w:r>
      <w:r w:rsidR="0069648A" w:rsidRPr="008365C1">
        <w:rPr>
          <w:rFonts w:ascii="Times New Roman" w:hAnsi="Times New Roman"/>
          <w:spacing w:val="-2"/>
        </w:rPr>
        <w:t>reasonable</w:t>
      </w:r>
      <w:r w:rsidR="0069648A" w:rsidRPr="008365C1">
        <w:rPr>
          <w:rFonts w:ascii="Times New Roman" w:hAnsi="Times New Roman"/>
          <w:spacing w:val="-3"/>
        </w:rPr>
        <w:t xml:space="preserve"> </w:t>
      </w:r>
      <w:r w:rsidR="0069648A" w:rsidRPr="008365C1">
        <w:rPr>
          <w:rFonts w:ascii="Times New Roman" w:hAnsi="Times New Roman"/>
          <w:spacing w:val="-2"/>
        </w:rPr>
        <w:t>grounds</w:t>
      </w:r>
      <w:r w:rsidR="0069648A" w:rsidRPr="008365C1">
        <w:rPr>
          <w:rFonts w:ascii="Times New Roman" w:hAnsi="Times New Roman"/>
        </w:rPr>
        <w:t xml:space="preserve"> </w:t>
      </w:r>
      <w:r w:rsidR="0069648A" w:rsidRPr="008365C1">
        <w:rPr>
          <w:rFonts w:ascii="Times New Roman" w:hAnsi="Times New Roman"/>
          <w:spacing w:val="1"/>
        </w:rPr>
        <w:t>for</w:t>
      </w:r>
      <w:r w:rsidR="0069648A" w:rsidRPr="008365C1">
        <w:rPr>
          <w:rFonts w:ascii="Times New Roman" w:hAnsi="Times New Roman"/>
        </w:rPr>
        <w:t xml:space="preserve"> </w:t>
      </w:r>
      <w:r w:rsidR="0069648A" w:rsidRPr="008365C1">
        <w:rPr>
          <w:rFonts w:ascii="Times New Roman" w:hAnsi="Times New Roman"/>
          <w:spacing w:val="-1"/>
        </w:rPr>
        <w:t>concern.</w:t>
      </w:r>
      <w:r w:rsidR="0069648A" w:rsidRPr="008365C1">
        <w:rPr>
          <w:rFonts w:ascii="Times New Roman" w:hAnsi="Times New Roman"/>
          <w:spacing w:val="-3"/>
        </w:rPr>
        <w:t xml:space="preserve"> </w:t>
      </w:r>
      <w:r>
        <w:rPr>
          <w:rFonts w:ascii="Times New Roman" w:hAnsi="Times New Roman"/>
          <w:spacing w:val="-3"/>
        </w:rPr>
        <w:t>The Company</w:t>
      </w:r>
      <w:r w:rsidR="0069648A" w:rsidRPr="008365C1">
        <w:rPr>
          <w:rFonts w:ascii="Times New Roman" w:hAnsi="Times New Roman"/>
        </w:rPr>
        <w:t xml:space="preserve"> may</w:t>
      </w:r>
      <w:r w:rsidR="0069648A" w:rsidRPr="008365C1">
        <w:rPr>
          <w:rFonts w:ascii="Times New Roman" w:hAnsi="Times New Roman"/>
          <w:spacing w:val="-7"/>
        </w:rPr>
        <w:t xml:space="preserve"> </w:t>
      </w:r>
      <w:r w:rsidR="0069648A" w:rsidRPr="008365C1">
        <w:rPr>
          <w:rFonts w:ascii="Times New Roman" w:hAnsi="Times New Roman"/>
          <w:spacing w:val="-1"/>
        </w:rPr>
        <w:t>demand</w:t>
      </w:r>
      <w:r w:rsidR="0069648A" w:rsidRPr="008365C1">
        <w:rPr>
          <w:rFonts w:ascii="Times New Roman" w:hAnsi="Times New Roman"/>
          <w:spacing w:val="-3"/>
        </w:rPr>
        <w:t xml:space="preserve"> </w:t>
      </w:r>
      <w:r w:rsidR="0069648A" w:rsidRPr="008365C1">
        <w:rPr>
          <w:rFonts w:ascii="Times New Roman" w:hAnsi="Times New Roman"/>
        </w:rPr>
        <w:t xml:space="preserve">in </w:t>
      </w:r>
      <w:r w:rsidR="0069648A" w:rsidRPr="008365C1">
        <w:rPr>
          <w:rFonts w:ascii="Times New Roman" w:hAnsi="Times New Roman"/>
          <w:spacing w:val="-1"/>
        </w:rPr>
        <w:t>writing,</w:t>
      </w:r>
      <w:r w:rsidR="0069648A" w:rsidRPr="008365C1">
        <w:rPr>
          <w:rFonts w:ascii="Times New Roman" w:hAnsi="Times New Roman"/>
        </w:rPr>
        <w:t xml:space="preserve"> </w:t>
      </w:r>
      <w:r w:rsidR="0069648A" w:rsidRPr="008365C1">
        <w:rPr>
          <w:rFonts w:ascii="Times New Roman" w:hAnsi="Times New Roman"/>
          <w:spacing w:val="-1"/>
        </w:rPr>
        <w:t>that</w:t>
      </w:r>
      <w:r w:rsidR="0069648A" w:rsidRPr="008365C1">
        <w:rPr>
          <w:rFonts w:ascii="Times New Roman" w:hAnsi="Times New Roman"/>
          <w:spacing w:val="43"/>
        </w:rPr>
        <w:t xml:space="preserve"> </w:t>
      </w:r>
      <w:r>
        <w:rPr>
          <w:rFonts w:ascii="Times New Roman" w:hAnsi="Times New Roman"/>
          <w:spacing w:val="-2"/>
        </w:rPr>
        <w:t>the Supplier</w:t>
      </w:r>
      <w:r w:rsidR="0069648A" w:rsidRPr="008365C1">
        <w:rPr>
          <w:rFonts w:ascii="Times New Roman" w:hAnsi="Times New Roman"/>
        </w:rPr>
        <w:t xml:space="preserve"> take</w:t>
      </w:r>
      <w:r w:rsidR="0069648A" w:rsidRPr="008365C1">
        <w:rPr>
          <w:rFonts w:ascii="Times New Roman" w:hAnsi="Times New Roman"/>
          <w:spacing w:val="-3"/>
        </w:rPr>
        <w:t xml:space="preserve"> </w:t>
      </w:r>
      <w:r w:rsidR="0069648A" w:rsidRPr="008365C1">
        <w:rPr>
          <w:rFonts w:ascii="Times New Roman" w:hAnsi="Times New Roman"/>
          <w:spacing w:val="1"/>
        </w:rPr>
        <w:t>the</w:t>
      </w:r>
      <w:r w:rsidR="0069648A" w:rsidRPr="008365C1">
        <w:rPr>
          <w:rFonts w:ascii="Times New Roman" w:hAnsi="Times New Roman"/>
          <w:spacing w:val="-3"/>
        </w:rPr>
        <w:t xml:space="preserve"> </w:t>
      </w:r>
      <w:r w:rsidR="0069648A" w:rsidRPr="008365C1">
        <w:rPr>
          <w:rFonts w:ascii="Times New Roman" w:hAnsi="Times New Roman"/>
          <w:spacing w:val="-1"/>
        </w:rPr>
        <w:t>necessary</w:t>
      </w:r>
      <w:r w:rsidR="0069648A" w:rsidRPr="008365C1">
        <w:rPr>
          <w:rFonts w:ascii="Times New Roman" w:hAnsi="Times New Roman"/>
          <w:spacing w:val="-6"/>
        </w:rPr>
        <w:t xml:space="preserve"> </w:t>
      </w:r>
      <w:r w:rsidR="0069648A" w:rsidRPr="008365C1">
        <w:rPr>
          <w:rFonts w:ascii="Times New Roman" w:hAnsi="Times New Roman"/>
          <w:spacing w:val="-1"/>
        </w:rPr>
        <w:t>steps</w:t>
      </w:r>
      <w:r w:rsidR="0069648A" w:rsidRPr="008365C1">
        <w:rPr>
          <w:rFonts w:ascii="Times New Roman" w:hAnsi="Times New Roman"/>
          <w:spacing w:val="-5"/>
        </w:rPr>
        <w:t xml:space="preserve"> </w:t>
      </w:r>
      <w:r w:rsidR="0069648A" w:rsidRPr="008365C1">
        <w:rPr>
          <w:rFonts w:ascii="Times New Roman" w:hAnsi="Times New Roman"/>
          <w:spacing w:val="1"/>
        </w:rPr>
        <w:t>to</w:t>
      </w:r>
      <w:r w:rsidR="0069648A" w:rsidRPr="008365C1">
        <w:rPr>
          <w:rFonts w:ascii="Times New Roman" w:hAnsi="Times New Roman"/>
          <w:spacing w:val="-5"/>
        </w:rPr>
        <w:t xml:space="preserve"> </w:t>
      </w:r>
      <w:r w:rsidR="0069648A" w:rsidRPr="008365C1">
        <w:rPr>
          <w:rFonts w:ascii="Times New Roman" w:hAnsi="Times New Roman"/>
          <w:spacing w:val="-1"/>
        </w:rPr>
        <w:t>meet</w:t>
      </w:r>
      <w:r w:rsidR="0069648A" w:rsidRPr="008365C1">
        <w:rPr>
          <w:rFonts w:ascii="Times New Roman" w:hAnsi="Times New Roman"/>
          <w:spacing w:val="3"/>
        </w:rPr>
        <w:t xml:space="preserve"> </w:t>
      </w:r>
      <w:r w:rsidR="0069648A" w:rsidRPr="008365C1">
        <w:rPr>
          <w:rFonts w:ascii="Times New Roman" w:hAnsi="Times New Roman"/>
          <w:spacing w:val="-1"/>
        </w:rPr>
        <w:t>said</w:t>
      </w:r>
      <w:r w:rsidR="0069648A" w:rsidRPr="008365C1">
        <w:rPr>
          <w:rFonts w:ascii="Times New Roman" w:hAnsi="Times New Roman"/>
        </w:rPr>
        <w:t xml:space="preserve"> </w:t>
      </w:r>
      <w:r w:rsidR="0069648A" w:rsidRPr="008365C1">
        <w:rPr>
          <w:rFonts w:ascii="Times New Roman" w:hAnsi="Times New Roman"/>
          <w:spacing w:val="-2"/>
        </w:rPr>
        <w:t>standards.</w:t>
      </w:r>
    </w:p>
    <w:p w14:paraId="0B0FE350" w14:textId="36CBCFBC" w:rsidR="0069648A" w:rsidRPr="008365C1" w:rsidRDefault="009C39E1" w:rsidP="00857E63">
      <w:pPr>
        <w:pStyle w:val="ScheduleL3"/>
        <w:rPr>
          <w:rFonts w:ascii="Times New Roman" w:hAnsi="Times New Roman"/>
        </w:rPr>
      </w:pPr>
      <w:r w:rsidRPr="008365C1">
        <w:rPr>
          <w:rFonts w:ascii="Times New Roman" w:hAnsi="Times New Roman"/>
        </w:rPr>
        <w:t xml:space="preserve">The </w:t>
      </w:r>
      <w:r w:rsidR="0055602A" w:rsidRPr="008365C1">
        <w:rPr>
          <w:rFonts w:ascii="Times New Roman" w:hAnsi="Times New Roman"/>
          <w:spacing w:val="-2"/>
        </w:rPr>
        <w:t>supplies</w:t>
      </w:r>
      <w:r w:rsidR="0055602A" w:rsidRPr="008365C1">
        <w:rPr>
          <w:rFonts w:ascii="Times New Roman" w:hAnsi="Times New Roman"/>
        </w:rPr>
        <w:t xml:space="preserve"> </w:t>
      </w:r>
      <w:r w:rsidR="0055602A" w:rsidRPr="008365C1">
        <w:rPr>
          <w:rFonts w:ascii="Times New Roman" w:hAnsi="Times New Roman"/>
          <w:spacing w:val="-1"/>
        </w:rPr>
        <w:t>shall</w:t>
      </w:r>
      <w:r w:rsidR="0055602A" w:rsidRPr="008365C1">
        <w:rPr>
          <w:rFonts w:ascii="Times New Roman" w:hAnsi="Times New Roman"/>
        </w:rPr>
        <w:t xml:space="preserve"> </w:t>
      </w:r>
      <w:r w:rsidR="0055602A" w:rsidRPr="008365C1">
        <w:rPr>
          <w:rFonts w:ascii="Times New Roman" w:hAnsi="Times New Roman"/>
          <w:spacing w:val="-2"/>
        </w:rPr>
        <w:t>not</w:t>
      </w:r>
      <w:r w:rsidR="0055602A" w:rsidRPr="008365C1">
        <w:rPr>
          <w:rFonts w:ascii="Times New Roman" w:hAnsi="Times New Roman"/>
          <w:spacing w:val="3"/>
        </w:rPr>
        <w:t xml:space="preserve"> </w:t>
      </w:r>
      <w:r w:rsidR="0055602A" w:rsidRPr="008365C1">
        <w:rPr>
          <w:rFonts w:ascii="Times New Roman" w:hAnsi="Times New Roman"/>
        </w:rPr>
        <w:t>be</w:t>
      </w:r>
      <w:r w:rsidR="0055602A" w:rsidRPr="008365C1">
        <w:rPr>
          <w:rFonts w:ascii="Times New Roman" w:hAnsi="Times New Roman"/>
          <w:spacing w:val="-3"/>
        </w:rPr>
        <w:t xml:space="preserve"> </w:t>
      </w:r>
      <w:r w:rsidR="0055602A" w:rsidRPr="008365C1">
        <w:rPr>
          <w:rFonts w:ascii="Times New Roman" w:hAnsi="Times New Roman"/>
          <w:spacing w:val="-1"/>
        </w:rPr>
        <w:t>deemed</w:t>
      </w:r>
      <w:r w:rsidR="0055602A" w:rsidRPr="008365C1">
        <w:rPr>
          <w:rFonts w:ascii="Times New Roman" w:hAnsi="Times New Roman"/>
          <w:spacing w:val="-3"/>
        </w:rPr>
        <w:t xml:space="preserve"> </w:t>
      </w:r>
      <w:r w:rsidR="0055602A" w:rsidRPr="008365C1">
        <w:rPr>
          <w:rFonts w:ascii="Times New Roman" w:hAnsi="Times New Roman"/>
          <w:spacing w:val="-1"/>
        </w:rPr>
        <w:t>accepted</w:t>
      </w:r>
      <w:r w:rsidR="0055602A" w:rsidRPr="008365C1">
        <w:rPr>
          <w:rFonts w:ascii="Times New Roman" w:hAnsi="Times New Roman"/>
        </w:rPr>
        <w:t xml:space="preserve"> </w:t>
      </w:r>
      <w:r w:rsidR="0055602A" w:rsidRPr="008365C1">
        <w:rPr>
          <w:rFonts w:ascii="Times New Roman" w:hAnsi="Times New Roman"/>
          <w:spacing w:val="-1"/>
        </w:rPr>
        <w:t>until</w:t>
      </w:r>
      <w:r w:rsidR="0055602A" w:rsidRPr="008365C1">
        <w:rPr>
          <w:rFonts w:ascii="Times New Roman" w:hAnsi="Times New Roman"/>
        </w:rPr>
        <w:t xml:space="preserve"> </w:t>
      </w:r>
      <w:r w:rsidR="0055602A" w:rsidRPr="008365C1">
        <w:rPr>
          <w:rFonts w:ascii="Times New Roman" w:hAnsi="Times New Roman"/>
          <w:spacing w:val="-2"/>
        </w:rPr>
        <w:t>finally</w:t>
      </w:r>
      <w:r w:rsidR="0055602A" w:rsidRPr="008365C1">
        <w:rPr>
          <w:rFonts w:ascii="Times New Roman" w:hAnsi="Times New Roman"/>
          <w:spacing w:val="-3"/>
        </w:rPr>
        <w:t xml:space="preserve"> </w:t>
      </w:r>
      <w:r w:rsidR="0055602A" w:rsidRPr="008365C1">
        <w:rPr>
          <w:rFonts w:ascii="Times New Roman" w:hAnsi="Times New Roman"/>
          <w:spacing w:val="-1"/>
        </w:rPr>
        <w:t>inspected</w:t>
      </w:r>
      <w:r w:rsidR="0055602A" w:rsidRPr="008365C1">
        <w:rPr>
          <w:rFonts w:ascii="Times New Roman" w:hAnsi="Times New Roman"/>
        </w:rPr>
        <w:t xml:space="preserve"> by </w:t>
      </w:r>
      <w:r w:rsidR="001C4FB0">
        <w:rPr>
          <w:rFonts w:ascii="Times New Roman" w:hAnsi="Times New Roman"/>
          <w:spacing w:val="-1"/>
        </w:rPr>
        <w:t>the Company</w:t>
      </w:r>
      <w:r w:rsidR="0055602A" w:rsidRPr="008365C1">
        <w:rPr>
          <w:rFonts w:ascii="Times New Roman" w:hAnsi="Times New Roman"/>
        </w:rPr>
        <w:t xml:space="preserve"> or </w:t>
      </w:r>
      <w:r w:rsidR="0055602A" w:rsidRPr="008365C1">
        <w:rPr>
          <w:rFonts w:ascii="Times New Roman" w:hAnsi="Times New Roman"/>
          <w:spacing w:val="-2"/>
        </w:rPr>
        <w:t>its</w:t>
      </w:r>
      <w:r w:rsidR="0055602A" w:rsidRPr="008365C1">
        <w:rPr>
          <w:rFonts w:ascii="Times New Roman" w:hAnsi="Times New Roman"/>
          <w:spacing w:val="47"/>
        </w:rPr>
        <w:t xml:space="preserve"> </w:t>
      </w:r>
      <w:r w:rsidR="0055602A" w:rsidRPr="008365C1">
        <w:rPr>
          <w:rFonts w:ascii="Times New Roman" w:hAnsi="Times New Roman"/>
          <w:spacing w:val="-1"/>
        </w:rPr>
        <w:t>representatives</w:t>
      </w:r>
      <w:r w:rsidR="0055602A" w:rsidRPr="008365C1">
        <w:rPr>
          <w:rFonts w:ascii="Times New Roman" w:hAnsi="Times New Roman"/>
        </w:rPr>
        <w:t xml:space="preserve"> at </w:t>
      </w:r>
      <w:r w:rsidR="0055602A" w:rsidRPr="008365C1">
        <w:rPr>
          <w:rFonts w:ascii="Times New Roman" w:hAnsi="Times New Roman"/>
          <w:spacing w:val="-1"/>
        </w:rPr>
        <w:t>final</w:t>
      </w:r>
      <w:r w:rsidR="0055602A" w:rsidRPr="008365C1">
        <w:rPr>
          <w:rFonts w:ascii="Times New Roman" w:hAnsi="Times New Roman"/>
          <w:spacing w:val="-3"/>
        </w:rPr>
        <w:t xml:space="preserve"> </w:t>
      </w:r>
      <w:r w:rsidR="0055602A" w:rsidRPr="008365C1">
        <w:rPr>
          <w:rFonts w:ascii="Times New Roman" w:hAnsi="Times New Roman"/>
          <w:spacing w:val="-1"/>
        </w:rPr>
        <w:t>destination.</w:t>
      </w:r>
      <w:r w:rsidR="0055602A" w:rsidRPr="008365C1">
        <w:rPr>
          <w:rFonts w:ascii="Times New Roman" w:hAnsi="Times New Roman"/>
          <w:spacing w:val="55"/>
        </w:rPr>
        <w:t xml:space="preserve"> </w:t>
      </w:r>
      <w:r w:rsidR="0055602A" w:rsidRPr="008365C1">
        <w:rPr>
          <w:rFonts w:ascii="Times New Roman" w:hAnsi="Times New Roman"/>
        </w:rPr>
        <w:t>The</w:t>
      </w:r>
      <w:r w:rsidR="0055602A" w:rsidRPr="008365C1">
        <w:rPr>
          <w:rFonts w:ascii="Times New Roman" w:hAnsi="Times New Roman"/>
          <w:spacing w:val="-4"/>
        </w:rPr>
        <w:t xml:space="preserve"> </w:t>
      </w:r>
      <w:r w:rsidR="0055602A" w:rsidRPr="008365C1">
        <w:rPr>
          <w:rFonts w:ascii="Times New Roman" w:hAnsi="Times New Roman"/>
          <w:spacing w:val="-1"/>
        </w:rPr>
        <w:t>making</w:t>
      </w:r>
      <w:r w:rsidR="0055602A" w:rsidRPr="008365C1">
        <w:rPr>
          <w:rFonts w:ascii="Times New Roman" w:hAnsi="Times New Roman"/>
        </w:rPr>
        <w:t xml:space="preserve"> or</w:t>
      </w:r>
      <w:r w:rsidR="0055602A" w:rsidRPr="008365C1">
        <w:rPr>
          <w:rFonts w:ascii="Times New Roman" w:hAnsi="Times New Roman"/>
          <w:spacing w:val="-5"/>
        </w:rPr>
        <w:t xml:space="preserve"> </w:t>
      </w:r>
      <w:r w:rsidR="0055602A" w:rsidRPr="008365C1">
        <w:rPr>
          <w:rFonts w:ascii="Times New Roman" w:hAnsi="Times New Roman"/>
          <w:spacing w:val="-1"/>
        </w:rPr>
        <w:t>failure</w:t>
      </w:r>
      <w:r w:rsidR="0055602A" w:rsidRPr="008365C1">
        <w:rPr>
          <w:rFonts w:ascii="Times New Roman" w:hAnsi="Times New Roman"/>
          <w:spacing w:val="-3"/>
        </w:rPr>
        <w:t xml:space="preserve"> </w:t>
      </w:r>
      <w:r w:rsidR="0055602A" w:rsidRPr="008365C1">
        <w:rPr>
          <w:rFonts w:ascii="Times New Roman" w:hAnsi="Times New Roman"/>
          <w:spacing w:val="1"/>
        </w:rPr>
        <w:t>to</w:t>
      </w:r>
      <w:r w:rsidR="0055602A" w:rsidRPr="008365C1">
        <w:rPr>
          <w:rFonts w:ascii="Times New Roman" w:hAnsi="Times New Roman"/>
        </w:rPr>
        <w:t xml:space="preserve"> make</w:t>
      </w:r>
      <w:r w:rsidR="0055602A" w:rsidRPr="008365C1">
        <w:rPr>
          <w:rFonts w:ascii="Times New Roman" w:hAnsi="Times New Roman"/>
          <w:spacing w:val="-8"/>
        </w:rPr>
        <w:t xml:space="preserve"> </w:t>
      </w:r>
      <w:r w:rsidR="0055602A" w:rsidRPr="008365C1">
        <w:rPr>
          <w:rFonts w:ascii="Times New Roman" w:hAnsi="Times New Roman"/>
        </w:rPr>
        <w:t xml:space="preserve">an </w:t>
      </w:r>
      <w:r w:rsidR="0055602A" w:rsidRPr="008365C1">
        <w:rPr>
          <w:rFonts w:ascii="Times New Roman" w:hAnsi="Times New Roman"/>
          <w:spacing w:val="-2"/>
        </w:rPr>
        <w:t>inspection,</w:t>
      </w:r>
      <w:r w:rsidR="0055602A" w:rsidRPr="008365C1">
        <w:rPr>
          <w:rFonts w:ascii="Times New Roman" w:hAnsi="Times New Roman"/>
          <w:spacing w:val="3"/>
        </w:rPr>
        <w:t xml:space="preserve"> </w:t>
      </w:r>
      <w:r w:rsidR="0055602A" w:rsidRPr="008365C1">
        <w:rPr>
          <w:rFonts w:ascii="Times New Roman" w:hAnsi="Times New Roman"/>
          <w:spacing w:val="-2"/>
        </w:rPr>
        <w:t>examination</w:t>
      </w:r>
      <w:r w:rsidR="0055602A" w:rsidRPr="008365C1">
        <w:rPr>
          <w:rFonts w:ascii="Times New Roman" w:hAnsi="Times New Roman"/>
          <w:spacing w:val="69"/>
        </w:rPr>
        <w:t xml:space="preserve"> </w:t>
      </w:r>
      <w:r w:rsidR="0055602A" w:rsidRPr="008365C1">
        <w:rPr>
          <w:rFonts w:ascii="Times New Roman" w:hAnsi="Times New Roman"/>
        </w:rPr>
        <w:t>or test</w:t>
      </w:r>
      <w:r w:rsidR="0055602A" w:rsidRPr="008365C1">
        <w:rPr>
          <w:rFonts w:ascii="Times New Roman" w:hAnsi="Times New Roman"/>
          <w:spacing w:val="-4"/>
        </w:rPr>
        <w:t xml:space="preserve"> </w:t>
      </w:r>
      <w:r w:rsidR="0055602A" w:rsidRPr="008365C1">
        <w:rPr>
          <w:rFonts w:ascii="Times New Roman" w:hAnsi="Times New Roman"/>
        </w:rPr>
        <w:t xml:space="preserve">of, or </w:t>
      </w:r>
      <w:r w:rsidR="0055602A" w:rsidRPr="008365C1">
        <w:rPr>
          <w:rFonts w:ascii="Times New Roman" w:hAnsi="Times New Roman"/>
          <w:spacing w:val="-2"/>
        </w:rPr>
        <w:t>payment</w:t>
      </w:r>
      <w:r w:rsidR="0055602A" w:rsidRPr="008365C1">
        <w:rPr>
          <w:rFonts w:ascii="Times New Roman" w:hAnsi="Times New Roman"/>
          <w:spacing w:val="-3"/>
        </w:rPr>
        <w:t xml:space="preserve"> </w:t>
      </w:r>
      <w:r w:rsidR="0055602A" w:rsidRPr="008365C1">
        <w:rPr>
          <w:rFonts w:ascii="Times New Roman" w:hAnsi="Times New Roman"/>
          <w:spacing w:val="-1"/>
        </w:rPr>
        <w:t>for,</w:t>
      </w:r>
      <w:r w:rsidR="0055602A" w:rsidRPr="008365C1">
        <w:rPr>
          <w:rFonts w:ascii="Times New Roman" w:hAnsi="Times New Roman"/>
          <w:spacing w:val="3"/>
        </w:rPr>
        <w:t xml:space="preserve"> </w:t>
      </w:r>
      <w:r w:rsidR="0055602A" w:rsidRPr="008365C1">
        <w:rPr>
          <w:rFonts w:ascii="Times New Roman" w:hAnsi="Times New Roman"/>
        </w:rPr>
        <w:t xml:space="preserve">or </w:t>
      </w:r>
      <w:r w:rsidR="0055602A" w:rsidRPr="008365C1">
        <w:rPr>
          <w:rFonts w:ascii="Times New Roman" w:hAnsi="Times New Roman"/>
          <w:spacing w:val="-2"/>
        </w:rPr>
        <w:t>acceptance</w:t>
      </w:r>
      <w:r w:rsidR="0055602A" w:rsidRPr="008365C1">
        <w:rPr>
          <w:rFonts w:ascii="Times New Roman" w:hAnsi="Times New Roman"/>
          <w:spacing w:val="-3"/>
        </w:rPr>
        <w:t xml:space="preserve"> </w:t>
      </w:r>
      <w:r w:rsidR="0055602A" w:rsidRPr="008365C1">
        <w:rPr>
          <w:rFonts w:ascii="Times New Roman" w:hAnsi="Times New Roman"/>
        </w:rPr>
        <w:t>of the</w:t>
      </w:r>
      <w:r w:rsidR="0055602A" w:rsidRPr="008365C1">
        <w:rPr>
          <w:rFonts w:ascii="Times New Roman" w:hAnsi="Times New Roman"/>
          <w:spacing w:val="-4"/>
        </w:rPr>
        <w:t xml:space="preserve"> </w:t>
      </w:r>
      <w:r w:rsidR="0055602A" w:rsidRPr="008365C1">
        <w:rPr>
          <w:rFonts w:ascii="Times New Roman" w:hAnsi="Times New Roman"/>
          <w:spacing w:val="-1"/>
        </w:rPr>
        <w:t>goods,</w:t>
      </w:r>
      <w:r w:rsidR="0055602A" w:rsidRPr="008365C1">
        <w:rPr>
          <w:rFonts w:ascii="Times New Roman" w:hAnsi="Times New Roman"/>
          <w:spacing w:val="-3"/>
        </w:rPr>
        <w:t xml:space="preserve"> </w:t>
      </w:r>
      <w:r w:rsidR="0055602A" w:rsidRPr="008365C1">
        <w:rPr>
          <w:rFonts w:ascii="Times New Roman" w:hAnsi="Times New Roman"/>
          <w:spacing w:val="-1"/>
        </w:rPr>
        <w:t>shall</w:t>
      </w:r>
      <w:r w:rsidR="0055602A" w:rsidRPr="008365C1">
        <w:rPr>
          <w:rFonts w:ascii="Times New Roman" w:hAnsi="Times New Roman"/>
          <w:spacing w:val="-3"/>
        </w:rPr>
        <w:t xml:space="preserve"> </w:t>
      </w:r>
      <w:r w:rsidR="0055602A" w:rsidRPr="008365C1">
        <w:rPr>
          <w:rFonts w:ascii="Times New Roman" w:hAnsi="Times New Roman"/>
        </w:rPr>
        <w:t>in no</w:t>
      </w:r>
      <w:r w:rsidR="0055602A" w:rsidRPr="008365C1">
        <w:rPr>
          <w:rFonts w:ascii="Times New Roman" w:hAnsi="Times New Roman"/>
          <w:spacing w:val="-3"/>
        </w:rPr>
        <w:t xml:space="preserve"> </w:t>
      </w:r>
      <w:r w:rsidR="0055602A" w:rsidRPr="008365C1">
        <w:rPr>
          <w:rFonts w:ascii="Times New Roman" w:hAnsi="Times New Roman"/>
        </w:rPr>
        <w:t xml:space="preserve">way </w:t>
      </w:r>
      <w:r w:rsidR="0055602A" w:rsidRPr="008365C1">
        <w:rPr>
          <w:rFonts w:ascii="Times New Roman" w:hAnsi="Times New Roman"/>
          <w:spacing w:val="-2"/>
        </w:rPr>
        <w:t>relieve</w:t>
      </w:r>
      <w:r w:rsidR="0055602A" w:rsidRPr="008365C1">
        <w:rPr>
          <w:rFonts w:ascii="Times New Roman" w:hAnsi="Times New Roman"/>
        </w:rPr>
        <w:t xml:space="preserve"> </w:t>
      </w:r>
      <w:r w:rsidR="001C4FB0">
        <w:rPr>
          <w:rFonts w:ascii="Times New Roman" w:hAnsi="Times New Roman"/>
          <w:spacing w:val="-2"/>
        </w:rPr>
        <w:t>the Supplier</w:t>
      </w:r>
      <w:r w:rsidR="0055602A" w:rsidRPr="008365C1">
        <w:rPr>
          <w:rFonts w:ascii="Times New Roman" w:hAnsi="Times New Roman"/>
        </w:rPr>
        <w:t xml:space="preserve"> from its</w:t>
      </w:r>
      <w:r w:rsidR="0055602A" w:rsidRPr="008365C1">
        <w:rPr>
          <w:rFonts w:ascii="Times New Roman" w:hAnsi="Times New Roman"/>
          <w:spacing w:val="63"/>
        </w:rPr>
        <w:t xml:space="preserve"> </w:t>
      </w:r>
      <w:r w:rsidR="0055602A" w:rsidRPr="008365C1">
        <w:rPr>
          <w:rFonts w:ascii="Times New Roman" w:hAnsi="Times New Roman"/>
          <w:spacing w:val="-2"/>
        </w:rPr>
        <w:t>obligation</w:t>
      </w:r>
      <w:r w:rsidR="0055602A" w:rsidRPr="008365C1">
        <w:rPr>
          <w:rFonts w:ascii="Times New Roman" w:hAnsi="Times New Roman"/>
          <w:spacing w:val="-3"/>
        </w:rPr>
        <w:t xml:space="preserve"> </w:t>
      </w:r>
      <w:r w:rsidR="0055602A" w:rsidRPr="008365C1">
        <w:rPr>
          <w:rFonts w:ascii="Times New Roman" w:hAnsi="Times New Roman"/>
          <w:spacing w:val="1"/>
        </w:rPr>
        <w:t>to</w:t>
      </w:r>
      <w:r w:rsidR="0055602A" w:rsidRPr="008365C1">
        <w:rPr>
          <w:rFonts w:ascii="Times New Roman" w:hAnsi="Times New Roman"/>
        </w:rPr>
        <w:t xml:space="preserve"> </w:t>
      </w:r>
      <w:r w:rsidR="0055602A" w:rsidRPr="008365C1">
        <w:rPr>
          <w:rFonts w:ascii="Times New Roman" w:hAnsi="Times New Roman"/>
          <w:spacing w:val="-1"/>
        </w:rPr>
        <w:t>conform</w:t>
      </w:r>
      <w:r w:rsidR="0055602A" w:rsidRPr="008365C1">
        <w:rPr>
          <w:rFonts w:ascii="Times New Roman" w:hAnsi="Times New Roman"/>
        </w:rPr>
        <w:t xml:space="preserve"> </w:t>
      </w:r>
      <w:r w:rsidR="0055602A" w:rsidRPr="008365C1">
        <w:rPr>
          <w:rFonts w:ascii="Times New Roman" w:hAnsi="Times New Roman"/>
          <w:spacing w:val="1"/>
        </w:rPr>
        <w:t>to</w:t>
      </w:r>
      <w:r w:rsidR="0055602A" w:rsidRPr="008365C1">
        <w:rPr>
          <w:rFonts w:ascii="Times New Roman" w:hAnsi="Times New Roman"/>
        </w:rPr>
        <w:t xml:space="preserve"> </w:t>
      </w:r>
      <w:r w:rsidR="0055602A" w:rsidRPr="008365C1">
        <w:rPr>
          <w:rFonts w:ascii="Times New Roman" w:hAnsi="Times New Roman"/>
          <w:spacing w:val="-2"/>
        </w:rPr>
        <w:t>all</w:t>
      </w:r>
      <w:r w:rsidR="0055602A" w:rsidRPr="008365C1">
        <w:rPr>
          <w:rFonts w:ascii="Times New Roman" w:hAnsi="Times New Roman"/>
        </w:rPr>
        <w:t xml:space="preserve"> of</w:t>
      </w:r>
      <w:r w:rsidR="0055602A" w:rsidRPr="008365C1">
        <w:rPr>
          <w:rFonts w:ascii="Times New Roman" w:hAnsi="Times New Roman"/>
          <w:spacing w:val="-5"/>
        </w:rPr>
        <w:t xml:space="preserve"> </w:t>
      </w:r>
      <w:r w:rsidR="0055602A" w:rsidRPr="008365C1">
        <w:rPr>
          <w:rFonts w:ascii="Times New Roman" w:hAnsi="Times New Roman"/>
          <w:spacing w:val="1"/>
        </w:rPr>
        <w:t>the</w:t>
      </w:r>
      <w:r w:rsidR="0055602A" w:rsidRPr="008365C1">
        <w:rPr>
          <w:rFonts w:ascii="Times New Roman" w:hAnsi="Times New Roman"/>
          <w:spacing w:val="-3"/>
        </w:rPr>
        <w:t xml:space="preserve"> </w:t>
      </w:r>
      <w:r w:rsidR="0055602A" w:rsidRPr="008365C1">
        <w:rPr>
          <w:rFonts w:ascii="Times New Roman" w:hAnsi="Times New Roman"/>
          <w:spacing w:val="-1"/>
        </w:rPr>
        <w:t>requirements</w:t>
      </w:r>
      <w:r w:rsidR="0055602A" w:rsidRPr="008365C1">
        <w:rPr>
          <w:rFonts w:ascii="Times New Roman" w:hAnsi="Times New Roman"/>
          <w:spacing w:val="-3"/>
        </w:rPr>
        <w:t xml:space="preserve"> </w:t>
      </w:r>
      <w:r w:rsidR="0055602A" w:rsidRPr="008365C1">
        <w:rPr>
          <w:rFonts w:ascii="Times New Roman" w:hAnsi="Times New Roman"/>
        </w:rPr>
        <w:t>of the</w:t>
      </w:r>
      <w:r w:rsidR="0055602A" w:rsidRPr="008365C1">
        <w:rPr>
          <w:rFonts w:ascii="Times New Roman" w:hAnsi="Times New Roman"/>
          <w:spacing w:val="-4"/>
        </w:rPr>
        <w:t xml:space="preserve"> </w:t>
      </w:r>
      <w:r w:rsidR="0055602A" w:rsidRPr="008365C1">
        <w:rPr>
          <w:rFonts w:ascii="Times New Roman" w:hAnsi="Times New Roman"/>
          <w:spacing w:val="-2"/>
        </w:rPr>
        <w:t>Contract</w:t>
      </w:r>
      <w:r w:rsidR="0055602A" w:rsidRPr="008365C1">
        <w:rPr>
          <w:rFonts w:ascii="Times New Roman" w:hAnsi="Times New Roman"/>
          <w:spacing w:val="3"/>
        </w:rPr>
        <w:t xml:space="preserve"> </w:t>
      </w:r>
      <w:r w:rsidR="0055602A" w:rsidRPr="008365C1">
        <w:rPr>
          <w:rFonts w:ascii="Times New Roman" w:hAnsi="Times New Roman"/>
          <w:spacing w:val="-1"/>
        </w:rPr>
        <w:t>Documents</w:t>
      </w:r>
      <w:r w:rsidR="0055602A" w:rsidRPr="008365C1">
        <w:rPr>
          <w:rFonts w:ascii="Times New Roman" w:hAnsi="Times New Roman"/>
          <w:spacing w:val="-5"/>
        </w:rPr>
        <w:t xml:space="preserve"> </w:t>
      </w:r>
      <w:r w:rsidR="0055602A" w:rsidRPr="008365C1">
        <w:rPr>
          <w:rFonts w:ascii="Times New Roman" w:hAnsi="Times New Roman"/>
        </w:rPr>
        <w:t>and</w:t>
      </w:r>
      <w:r w:rsidR="0055602A" w:rsidRPr="008365C1">
        <w:rPr>
          <w:rFonts w:ascii="Times New Roman" w:hAnsi="Times New Roman"/>
          <w:spacing w:val="-4"/>
        </w:rPr>
        <w:t xml:space="preserve"> </w:t>
      </w:r>
      <w:r w:rsidR="0055602A" w:rsidRPr="008365C1">
        <w:rPr>
          <w:rFonts w:ascii="Times New Roman" w:hAnsi="Times New Roman"/>
          <w:spacing w:val="-1"/>
        </w:rPr>
        <w:t>shall</w:t>
      </w:r>
      <w:r w:rsidR="0055602A" w:rsidRPr="008365C1">
        <w:rPr>
          <w:rFonts w:ascii="Times New Roman" w:hAnsi="Times New Roman"/>
        </w:rPr>
        <w:t xml:space="preserve"> in</w:t>
      </w:r>
      <w:r w:rsidR="0055602A" w:rsidRPr="008365C1">
        <w:rPr>
          <w:rFonts w:ascii="Times New Roman" w:hAnsi="Times New Roman"/>
          <w:spacing w:val="-3"/>
        </w:rPr>
        <w:t xml:space="preserve"> </w:t>
      </w:r>
      <w:r w:rsidR="0055602A" w:rsidRPr="008365C1">
        <w:rPr>
          <w:rFonts w:ascii="Times New Roman" w:hAnsi="Times New Roman"/>
        </w:rPr>
        <w:t xml:space="preserve">no </w:t>
      </w:r>
      <w:r w:rsidR="0055602A" w:rsidRPr="008365C1">
        <w:rPr>
          <w:rFonts w:ascii="Times New Roman" w:hAnsi="Times New Roman"/>
          <w:spacing w:val="-2"/>
        </w:rPr>
        <w:t>way</w:t>
      </w:r>
      <w:r w:rsidR="0055602A" w:rsidRPr="008365C1">
        <w:rPr>
          <w:rFonts w:ascii="Times New Roman" w:hAnsi="Times New Roman"/>
          <w:spacing w:val="53"/>
        </w:rPr>
        <w:t xml:space="preserve"> </w:t>
      </w:r>
      <w:r w:rsidR="0055602A" w:rsidRPr="008365C1">
        <w:rPr>
          <w:rFonts w:ascii="Times New Roman" w:hAnsi="Times New Roman"/>
          <w:spacing w:val="-1"/>
        </w:rPr>
        <w:t>impair</w:t>
      </w:r>
      <w:r w:rsidR="0055602A" w:rsidRPr="008365C1">
        <w:rPr>
          <w:rFonts w:ascii="Times New Roman" w:hAnsi="Times New Roman"/>
        </w:rPr>
        <w:t xml:space="preserve"> </w:t>
      </w:r>
      <w:r w:rsidR="001C4FB0">
        <w:rPr>
          <w:rFonts w:ascii="Times New Roman" w:hAnsi="Times New Roman"/>
          <w:spacing w:val="-1"/>
        </w:rPr>
        <w:t>Company</w:t>
      </w:r>
      <w:r w:rsidR="00B85926">
        <w:rPr>
          <w:rFonts w:ascii="Times New Roman" w:hAnsi="Times New Roman"/>
          <w:spacing w:val="-1"/>
        </w:rPr>
        <w:t>’</w:t>
      </w:r>
      <w:r w:rsidR="0055602A" w:rsidRPr="008365C1">
        <w:rPr>
          <w:rFonts w:ascii="Times New Roman" w:hAnsi="Times New Roman"/>
          <w:spacing w:val="-1"/>
        </w:rPr>
        <w:t>s</w:t>
      </w:r>
      <w:r w:rsidR="0055602A" w:rsidRPr="008365C1">
        <w:rPr>
          <w:rFonts w:ascii="Times New Roman" w:hAnsi="Times New Roman"/>
        </w:rPr>
        <w:t xml:space="preserve"> </w:t>
      </w:r>
      <w:r w:rsidR="0055602A" w:rsidRPr="008365C1">
        <w:rPr>
          <w:rFonts w:ascii="Times New Roman" w:hAnsi="Times New Roman"/>
          <w:spacing w:val="-1"/>
        </w:rPr>
        <w:t>right</w:t>
      </w:r>
      <w:r w:rsidR="0055602A" w:rsidRPr="008365C1">
        <w:rPr>
          <w:rFonts w:ascii="Times New Roman" w:hAnsi="Times New Roman"/>
          <w:spacing w:val="-3"/>
        </w:rPr>
        <w:t xml:space="preserve"> </w:t>
      </w:r>
      <w:r w:rsidR="0055602A" w:rsidRPr="008365C1">
        <w:rPr>
          <w:rFonts w:ascii="Times New Roman" w:hAnsi="Times New Roman"/>
        </w:rPr>
        <w:t xml:space="preserve">to </w:t>
      </w:r>
      <w:r w:rsidR="0055602A" w:rsidRPr="008365C1">
        <w:rPr>
          <w:rFonts w:ascii="Times New Roman" w:hAnsi="Times New Roman"/>
          <w:spacing w:val="-1"/>
        </w:rPr>
        <w:t>reject</w:t>
      </w:r>
      <w:r w:rsidR="0055602A" w:rsidRPr="008365C1">
        <w:rPr>
          <w:rFonts w:ascii="Times New Roman" w:hAnsi="Times New Roman"/>
        </w:rPr>
        <w:t xml:space="preserve"> or</w:t>
      </w:r>
      <w:r w:rsidR="0055602A" w:rsidRPr="008365C1">
        <w:rPr>
          <w:rFonts w:ascii="Times New Roman" w:hAnsi="Times New Roman"/>
          <w:spacing w:val="-5"/>
        </w:rPr>
        <w:t xml:space="preserve"> </w:t>
      </w:r>
      <w:r w:rsidR="0055602A" w:rsidRPr="008365C1">
        <w:rPr>
          <w:rFonts w:ascii="Times New Roman" w:hAnsi="Times New Roman"/>
        </w:rPr>
        <w:t>revoke</w:t>
      </w:r>
      <w:r w:rsidR="0055602A" w:rsidRPr="008365C1">
        <w:rPr>
          <w:rFonts w:ascii="Times New Roman" w:hAnsi="Times New Roman"/>
          <w:spacing w:val="-4"/>
        </w:rPr>
        <w:t xml:space="preserve"> </w:t>
      </w:r>
      <w:r w:rsidR="0055602A" w:rsidRPr="008365C1">
        <w:rPr>
          <w:rFonts w:ascii="Times New Roman" w:hAnsi="Times New Roman"/>
          <w:spacing w:val="-1"/>
        </w:rPr>
        <w:t>acceptance</w:t>
      </w:r>
      <w:r w:rsidR="0055602A" w:rsidRPr="008365C1">
        <w:rPr>
          <w:rFonts w:ascii="Times New Roman" w:hAnsi="Times New Roman"/>
          <w:spacing w:val="-12"/>
        </w:rPr>
        <w:t xml:space="preserve"> </w:t>
      </w:r>
      <w:r w:rsidR="0055602A" w:rsidRPr="008365C1">
        <w:rPr>
          <w:rFonts w:ascii="Times New Roman" w:hAnsi="Times New Roman"/>
        </w:rPr>
        <w:t xml:space="preserve">of </w:t>
      </w:r>
      <w:r w:rsidR="0055602A" w:rsidRPr="008365C1">
        <w:rPr>
          <w:rFonts w:ascii="Times New Roman" w:hAnsi="Times New Roman"/>
          <w:spacing w:val="-1"/>
        </w:rPr>
        <w:t>non-conforming</w:t>
      </w:r>
      <w:r w:rsidR="0055602A" w:rsidRPr="008365C1">
        <w:rPr>
          <w:rFonts w:ascii="Times New Roman" w:hAnsi="Times New Roman"/>
        </w:rPr>
        <w:t xml:space="preserve"> </w:t>
      </w:r>
      <w:r w:rsidR="0055602A" w:rsidRPr="008365C1">
        <w:rPr>
          <w:rFonts w:ascii="Times New Roman" w:hAnsi="Times New Roman"/>
          <w:spacing w:val="-2"/>
        </w:rPr>
        <w:t>goods,</w:t>
      </w:r>
      <w:r w:rsidR="0055602A" w:rsidRPr="008365C1">
        <w:rPr>
          <w:rFonts w:ascii="Times New Roman" w:hAnsi="Times New Roman"/>
          <w:spacing w:val="3"/>
        </w:rPr>
        <w:t xml:space="preserve"> </w:t>
      </w:r>
      <w:r w:rsidR="0055602A" w:rsidRPr="008365C1">
        <w:rPr>
          <w:rFonts w:ascii="Times New Roman" w:hAnsi="Times New Roman"/>
        </w:rPr>
        <w:t>or</w:t>
      </w:r>
      <w:r w:rsidR="0055602A" w:rsidRPr="008365C1">
        <w:rPr>
          <w:rFonts w:ascii="Times New Roman" w:hAnsi="Times New Roman"/>
          <w:spacing w:val="-5"/>
        </w:rPr>
        <w:t xml:space="preserve"> </w:t>
      </w:r>
      <w:r w:rsidR="0055602A" w:rsidRPr="008365C1">
        <w:rPr>
          <w:rFonts w:ascii="Times New Roman" w:hAnsi="Times New Roman"/>
        </w:rPr>
        <w:t xml:space="preserve">to </w:t>
      </w:r>
      <w:r w:rsidR="0055602A" w:rsidRPr="008365C1">
        <w:rPr>
          <w:rFonts w:ascii="Times New Roman" w:hAnsi="Times New Roman"/>
          <w:spacing w:val="-1"/>
        </w:rPr>
        <w:t>avail</w:t>
      </w:r>
      <w:r w:rsidR="0055602A" w:rsidRPr="008365C1">
        <w:rPr>
          <w:rFonts w:ascii="Times New Roman" w:hAnsi="Times New Roman"/>
        </w:rPr>
        <w:t xml:space="preserve"> </w:t>
      </w:r>
      <w:r w:rsidR="0055602A" w:rsidRPr="008365C1">
        <w:rPr>
          <w:rFonts w:ascii="Times New Roman" w:hAnsi="Times New Roman"/>
          <w:spacing w:val="-1"/>
        </w:rPr>
        <w:t>itself</w:t>
      </w:r>
      <w:r w:rsidR="0055602A" w:rsidRPr="008365C1">
        <w:rPr>
          <w:rFonts w:ascii="Times New Roman" w:hAnsi="Times New Roman"/>
          <w:spacing w:val="52"/>
        </w:rPr>
        <w:t xml:space="preserve"> </w:t>
      </w:r>
      <w:r w:rsidR="0055602A" w:rsidRPr="008365C1">
        <w:rPr>
          <w:rFonts w:ascii="Times New Roman" w:hAnsi="Times New Roman"/>
        </w:rPr>
        <w:t>of any</w:t>
      </w:r>
      <w:r w:rsidR="0055602A" w:rsidRPr="008365C1">
        <w:rPr>
          <w:rFonts w:ascii="Times New Roman" w:hAnsi="Times New Roman"/>
          <w:spacing w:val="-7"/>
        </w:rPr>
        <w:t xml:space="preserve"> </w:t>
      </w:r>
      <w:r w:rsidR="0055602A" w:rsidRPr="008365C1">
        <w:rPr>
          <w:rFonts w:ascii="Times New Roman" w:hAnsi="Times New Roman"/>
        </w:rPr>
        <w:t xml:space="preserve">other </w:t>
      </w:r>
      <w:r w:rsidR="0055602A" w:rsidRPr="008365C1">
        <w:rPr>
          <w:rFonts w:ascii="Times New Roman" w:hAnsi="Times New Roman"/>
          <w:spacing w:val="-1"/>
        </w:rPr>
        <w:t>remedies</w:t>
      </w:r>
      <w:r w:rsidR="0055602A" w:rsidRPr="008365C1">
        <w:rPr>
          <w:rFonts w:ascii="Times New Roman" w:hAnsi="Times New Roman"/>
          <w:spacing w:val="-5"/>
        </w:rPr>
        <w:t xml:space="preserve"> </w:t>
      </w:r>
      <w:r w:rsidR="0055602A" w:rsidRPr="008365C1">
        <w:rPr>
          <w:rFonts w:ascii="Times New Roman" w:hAnsi="Times New Roman"/>
        </w:rPr>
        <w:t xml:space="preserve">to </w:t>
      </w:r>
      <w:r w:rsidR="0055602A" w:rsidRPr="008365C1">
        <w:rPr>
          <w:rFonts w:ascii="Times New Roman" w:hAnsi="Times New Roman"/>
          <w:spacing w:val="-1"/>
        </w:rPr>
        <w:t>which</w:t>
      </w:r>
      <w:r w:rsidR="0055602A" w:rsidRPr="008365C1">
        <w:rPr>
          <w:rFonts w:ascii="Times New Roman" w:hAnsi="Times New Roman"/>
        </w:rPr>
        <w:t xml:space="preserve"> </w:t>
      </w:r>
      <w:r w:rsidR="001C4FB0">
        <w:rPr>
          <w:rFonts w:ascii="Times New Roman" w:hAnsi="Times New Roman"/>
          <w:spacing w:val="-1"/>
        </w:rPr>
        <w:t>the Company</w:t>
      </w:r>
      <w:r w:rsidR="0055602A" w:rsidRPr="008365C1">
        <w:rPr>
          <w:rFonts w:ascii="Times New Roman" w:hAnsi="Times New Roman"/>
          <w:spacing w:val="-3"/>
        </w:rPr>
        <w:t xml:space="preserve"> </w:t>
      </w:r>
      <w:r w:rsidR="0055602A" w:rsidRPr="008365C1">
        <w:rPr>
          <w:rFonts w:ascii="Times New Roman" w:hAnsi="Times New Roman"/>
        </w:rPr>
        <w:t>may be</w:t>
      </w:r>
      <w:r w:rsidR="0055602A" w:rsidRPr="008365C1">
        <w:rPr>
          <w:rFonts w:ascii="Times New Roman" w:hAnsi="Times New Roman"/>
          <w:spacing w:val="-3"/>
        </w:rPr>
        <w:t xml:space="preserve"> </w:t>
      </w:r>
      <w:r w:rsidR="0055602A" w:rsidRPr="008365C1">
        <w:rPr>
          <w:rFonts w:ascii="Times New Roman" w:hAnsi="Times New Roman"/>
          <w:spacing w:val="-2"/>
        </w:rPr>
        <w:t>entitled,</w:t>
      </w:r>
      <w:r w:rsidR="0055602A" w:rsidRPr="008365C1">
        <w:rPr>
          <w:rFonts w:ascii="Times New Roman" w:hAnsi="Times New Roman"/>
        </w:rPr>
        <w:t xml:space="preserve"> </w:t>
      </w:r>
      <w:r w:rsidR="0055602A" w:rsidRPr="008365C1">
        <w:rPr>
          <w:rFonts w:ascii="Times New Roman" w:hAnsi="Times New Roman"/>
          <w:spacing w:val="-1"/>
        </w:rPr>
        <w:t>notwithstanding</w:t>
      </w:r>
      <w:r w:rsidR="0055602A" w:rsidRPr="008365C1">
        <w:rPr>
          <w:rFonts w:ascii="Times New Roman" w:hAnsi="Times New Roman"/>
        </w:rPr>
        <w:t xml:space="preserve"> </w:t>
      </w:r>
      <w:r w:rsidR="001C4FB0">
        <w:rPr>
          <w:rFonts w:ascii="Times New Roman" w:hAnsi="Times New Roman"/>
          <w:spacing w:val="-1"/>
        </w:rPr>
        <w:t>the Company</w:t>
      </w:r>
      <w:r w:rsidR="00B85926">
        <w:rPr>
          <w:rFonts w:ascii="Times New Roman" w:hAnsi="Times New Roman"/>
          <w:spacing w:val="-1"/>
        </w:rPr>
        <w:t>’</w:t>
      </w:r>
      <w:r w:rsidR="001C4FB0">
        <w:rPr>
          <w:rFonts w:ascii="Times New Roman" w:hAnsi="Times New Roman"/>
          <w:spacing w:val="-1"/>
        </w:rPr>
        <w:t>s</w:t>
      </w:r>
      <w:r w:rsidR="0055602A" w:rsidRPr="008365C1">
        <w:rPr>
          <w:rFonts w:ascii="Times New Roman" w:hAnsi="Times New Roman"/>
        </w:rPr>
        <w:t xml:space="preserve"> </w:t>
      </w:r>
      <w:r w:rsidR="0055602A" w:rsidRPr="008365C1">
        <w:rPr>
          <w:rFonts w:ascii="Times New Roman" w:hAnsi="Times New Roman"/>
          <w:spacing w:val="-2"/>
        </w:rPr>
        <w:t>knowledge</w:t>
      </w:r>
      <w:r w:rsidR="0055602A" w:rsidRPr="008365C1">
        <w:rPr>
          <w:rFonts w:ascii="Times New Roman" w:hAnsi="Times New Roman"/>
          <w:spacing w:val="-3"/>
        </w:rPr>
        <w:t xml:space="preserve"> </w:t>
      </w:r>
      <w:r w:rsidR="0055602A" w:rsidRPr="008365C1">
        <w:rPr>
          <w:rFonts w:ascii="Times New Roman" w:hAnsi="Times New Roman"/>
        </w:rPr>
        <w:t>of</w:t>
      </w:r>
      <w:r w:rsidR="0055602A" w:rsidRPr="008365C1">
        <w:rPr>
          <w:rFonts w:ascii="Times New Roman" w:hAnsi="Times New Roman"/>
          <w:spacing w:val="3"/>
        </w:rPr>
        <w:t xml:space="preserve"> </w:t>
      </w:r>
      <w:r w:rsidR="0055602A" w:rsidRPr="008365C1">
        <w:rPr>
          <w:rFonts w:ascii="Times New Roman" w:hAnsi="Times New Roman"/>
        </w:rPr>
        <w:t xml:space="preserve">the </w:t>
      </w:r>
      <w:r w:rsidR="0055602A" w:rsidRPr="008365C1">
        <w:rPr>
          <w:rFonts w:ascii="Times New Roman" w:hAnsi="Times New Roman"/>
          <w:spacing w:val="-1"/>
        </w:rPr>
        <w:t>non-conformity,</w:t>
      </w:r>
      <w:r w:rsidR="0055602A" w:rsidRPr="008365C1">
        <w:rPr>
          <w:rFonts w:ascii="Times New Roman" w:hAnsi="Times New Roman"/>
        </w:rPr>
        <w:t xml:space="preserve"> its</w:t>
      </w:r>
      <w:r w:rsidR="0055602A" w:rsidRPr="008365C1">
        <w:rPr>
          <w:rFonts w:ascii="Times New Roman" w:hAnsi="Times New Roman"/>
          <w:spacing w:val="-5"/>
        </w:rPr>
        <w:t xml:space="preserve"> </w:t>
      </w:r>
      <w:r w:rsidR="0055602A" w:rsidRPr="008365C1">
        <w:rPr>
          <w:rFonts w:ascii="Times New Roman" w:hAnsi="Times New Roman"/>
          <w:spacing w:val="-1"/>
        </w:rPr>
        <w:t>substantiality</w:t>
      </w:r>
      <w:r w:rsidR="0055602A" w:rsidRPr="008365C1">
        <w:rPr>
          <w:rFonts w:ascii="Times New Roman" w:hAnsi="Times New Roman"/>
        </w:rPr>
        <w:t xml:space="preserve"> or</w:t>
      </w:r>
      <w:r w:rsidR="0055602A" w:rsidRPr="008365C1">
        <w:rPr>
          <w:rFonts w:ascii="Times New Roman" w:hAnsi="Times New Roman"/>
          <w:spacing w:val="-3"/>
        </w:rPr>
        <w:t xml:space="preserve"> </w:t>
      </w:r>
      <w:r w:rsidR="0055602A" w:rsidRPr="008365C1">
        <w:rPr>
          <w:rFonts w:ascii="Times New Roman" w:hAnsi="Times New Roman"/>
          <w:spacing w:val="-2"/>
        </w:rPr>
        <w:t>the</w:t>
      </w:r>
      <w:r w:rsidR="0055602A" w:rsidRPr="008365C1">
        <w:rPr>
          <w:rFonts w:ascii="Times New Roman" w:hAnsi="Times New Roman"/>
        </w:rPr>
        <w:t xml:space="preserve"> </w:t>
      </w:r>
      <w:r w:rsidR="0055602A" w:rsidRPr="008365C1">
        <w:rPr>
          <w:rFonts w:ascii="Times New Roman" w:hAnsi="Times New Roman"/>
          <w:spacing w:val="-1"/>
        </w:rPr>
        <w:t>ease</w:t>
      </w:r>
      <w:r w:rsidR="0055602A" w:rsidRPr="008365C1">
        <w:rPr>
          <w:rFonts w:ascii="Times New Roman" w:hAnsi="Times New Roman"/>
        </w:rPr>
        <w:t xml:space="preserve"> of its</w:t>
      </w:r>
      <w:r w:rsidR="0055602A" w:rsidRPr="008365C1">
        <w:rPr>
          <w:rFonts w:ascii="Times New Roman" w:hAnsi="Times New Roman"/>
          <w:spacing w:val="-3"/>
        </w:rPr>
        <w:t xml:space="preserve"> </w:t>
      </w:r>
      <w:r w:rsidR="0055602A" w:rsidRPr="008365C1">
        <w:rPr>
          <w:rFonts w:ascii="Times New Roman" w:hAnsi="Times New Roman"/>
          <w:spacing w:val="-1"/>
        </w:rPr>
        <w:t>discovery.</w:t>
      </w:r>
    </w:p>
    <w:p w14:paraId="234538C1" w14:textId="6946036B" w:rsidR="00D92367" w:rsidRPr="00312557" w:rsidRDefault="00E66B1A" w:rsidP="00430D56">
      <w:pPr>
        <w:pStyle w:val="ScheduleL2"/>
        <w:rPr>
          <w:rFonts w:ascii="Times New Roman" w:hAnsi="Times New Roman"/>
          <w:sz w:val="24"/>
          <w:szCs w:val="24"/>
        </w:rPr>
      </w:pPr>
      <w:r w:rsidRPr="00312557">
        <w:rPr>
          <w:rFonts w:ascii="Times New Roman" w:hAnsi="Times New Roman"/>
          <w:sz w:val="24"/>
          <w:szCs w:val="24"/>
        </w:rPr>
        <w:t>Equipment Operational Guarantees</w:t>
      </w:r>
      <w:bookmarkEnd w:id="1003"/>
    </w:p>
    <w:p w14:paraId="56C14C6F" w14:textId="14CB1BEC" w:rsidR="00D92367" w:rsidRPr="003C1BDE" w:rsidRDefault="00361380" w:rsidP="003C1BDE">
      <w:pPr>
        <w:pStyle w:val="ScheduleL3"/>
        <w:rPr>
          <w:rFonts w:ascii="Times New Roman" w:hAnsi="Times New Roman"/>
        </w:rPr>
      </w:pPr>
      <w:r>
        <w:rPr>
          <w:rFonts w:ascii="Times New Roman" w:hAnsi="Times New Roman"/>
        </w:rPr>
        <w:t>All Equipment must conform to</w:t>
      </w:r>
      <w:r w:rsidR="00D83535">
        <w:rPr>
          <w:rFonts w:ascii="Times New Roman" w:hAnsi="Times New Roman"/>
        </w:rPr>
        <w:t xml:space="preserve"> and operate in accordance with</w:t>
      </w:r>
      <w:r>
        <w:rPr>
          <w:rFonts w:ascii="Times New Roman" w:hAnsi="Times New Roman"/>
        </w:rPr>
        <w:t xml:space="preserve"> the specifications provided for such Equipment by the Company</w:t>
      </w:r>
      <w:r w:rsidR="00D83535">
        <w:rPr>
          <w:rFonts w:ascii="Times New Roman" w:hAnsi="Times New Roman"/>
        </w:rPr>
        <w:t xml:space="preserve"> as attached at Schedule A-</w:t>
      </w:r>
      <w:r w:rsidR="00524F40">
        <w:rPr>
          <w:rFonts w:ascii="Times New Roman" w:hAnsi="Times New Roman"/>
        </w:rPr>
        <w:t>1</w:t>
      </w:r>
      <w:r w:rsidR="007A2F49">
        <w:rPr>
          <w:rFonts w:ascii="Times New Roman" w:hAnsi="Times New Roman"/>
        </w:rPr>
        <w:t xml:space="preserve"> and shall be covered under warranty as provided for under this Agreement</w:t>
      </w:r>
      <w:r w:rsidR="00D83535">
        <w:rPr>
          <w:rFonts w:ascii="Times New Roman" w:hAnsi="Times New Roman"/>
        </w:rPr>
        <w:t>.</w:t>
      </w:r>
      <w:r>
        <w:rPr>
          <w:rFonts w:ascii="Times New Roman" w:hAnsi="Times New Roman"/>
        </w:rPr>
        <w:t xml:space="preserve"> </w:t>
      </w:r>
    </w:p>
    <w:p w14:paraId="353574B6" w14:textId="6D0A1606" w:rsidR="007A0EA5" w:rsidRDefault="007A0EA5" w:rsidP="00430D56">
      <w:pPr>
        <w:pStyle w:val="ScheduleL2"/>
        <w:rPr>
          <w:rFonts w:ascii="Times New Roman" w:hAnsi="Times New Roman"/>
          <w:sz w:val="24"/>
          <w:szCs w:val="24"/>
        </w:rPr>
      </w:pPr>
      <w:bookmarkStart w:id="1004" w:name="_Toc323199633"/>
      <w:r>
        <w:rPr>
          <w:rFonts w:ascii="Times New Roman" w:hAnsi="Times New Roman"/>
          <w:sz w:val="24"/>
          <w:szCs w:val="24"/>
        </w:rPr>
        <w:t xml:space="preserve">Supervision of Assembly </w:t>
      </w:r>
    </w:p>
    <w:p w14:paraId="36FBE309" w14:textId="14D4FF6E" w:rsidR="007A0EA5" w:rsidRPr="007A0EA5" w:rsidRDefault="007A0EA5" w:rsidP="007A0EA5">
      <w:pPr>
        <w:pStyle w:val="ScheduleL3"/>
        <w:rPr>
          <w:rFonts w:ascii="Times New Roman" w:hAnsi="Times New Roman"/>
        </w:rPr>
      </w:pPr>
      <w:r w:rsidRPr="007A0EA5">
        <w:rPr>
          <w:rFonts w:ascii="Times New Roman" w:hAnsi="Times New Roman"/>
        </w:rPr>
        <w:t>As specified in the Contract Documents or upon the Company</w:t>
      </w:r>
      <w:r w:rsidR="00B85926">
        <w:rPr>
          <w:rFonts w:ascii="Times New Roman" w:hAnsi="Times New Roman"/>
        </w:rPr>
        <w:t>’</w:t>
      </w:r>
      <w:r w:rsidRPr="007A0EA5">
        <w:rPr>
          <w:rFonts w:ascii="Times New Roman" w:hAnsi="Times New Roman"/>
        </w:rPr>
        <w:t xml:space="preserve">s request, the Supplier shall provide adequate supervision and assistance with respect to the assembly of the Supplies on Site.  </w:t>
      </w:r>
    </w:p>
    <w:p w14:paraId="2F9AAD56" w14:textId="085153D7" w:rsidR="007A0EA5" w:rsidRPr="007A0EA5" w:rsidRDefault="007A0EA5" w:rsidP="007A0EA5">
      <w:pPr>
        <w:pStyle w:val="ScheduleL3"/>
        <w:rPr>
          <w:rFonts w:ascii="Times New Roman" w:hAnsi="Times New Roman"/>
        </w:rPr>
      </w:pPr>
      <w:r w:rsidRPr="007A0EA5">
        <w:rPr>
          <w:rFonts w:ascii="Times New Roman" w:hAnsi="Times New Roman"/>
        </w:rPr>
        <w:t xml:space="preserve">Any supervisor so delegated shall be authorized to receive, in the name of the Supplier and on its behalf, any instructions given by the Company. </w:t>
      </w:r>
    </w:p>
    <w:p w14:paraId="330A19C7" w14:textId="0407B2DC" w:rsidR="007A0EA5" w:rsidRPr="007A0EA5" w:rsidRDefault="007A0EA5" w:rsidP="007A0EA5">
      <w:pPr>
        <w:pStyle w:val="ScheduleL3"/>
        <w:rPr>
          <w:rFonts w:ascii="Times New Roman" w:hAnsi="Times New Roman"/>
        </w:rPr>
      </w:pPr>
      <w:r w:rsidRPr="007A0EA5">
        <w:rPr>
          <w:rFonts w:ascii="Times New Roman" w:hAnsi="Times New Roman"/>
        </w:rPr>
        <w:t xml:space="preserve">The Site supervision personnel assigned by the Supplier shall be subject to compliance with the provisions of all applicable Site regulations. </w:t>
      </w:r>
    </w:p>
    <w:bookmarkEnd w:id="1004"/>
    <w:p w14:paraId="352ECDFD" w14:textId="072E30B5" w:rsidR="003471A6" w:rsidRPr="004B1C6B" w:rsidRDefault="00FF5831" w:rsidP="003471A6">
      <w:pPr>
        <w:pStyle w:val="ScheduleL2"/>
        <w:rPr>
          <w:rFonts w:ascii="Times New Roman" w:hAnsi="Times New Roman"/>
          <w:sz w:val="24"/>
          <w:szCs w:val="24"/>
        </w:rPr>
      </w:pPr>
      <w:r w:rsidRPr="004B1C6B">
        <w:rPr>
          <w:rFonts w:ascii="Times New Roman" w:hAnsi="Times New Roman"/>
          <w:sz w:val="24"/>
          <w:szCs w:val="24"/>
        </w:rPr>
        <w:t xml:space="preserve">Planning, Scheduling and Progress Reporting </w:t>
      </w:r>
      <w:r w:rsidR="003471A6" w:rsidRPr="004B1C6B">
        <w:rPr>
          <w:rFonts w:ascii="Times New Roman" w:hAnsi="Times New Roman"/>
          <w:sz w:val="24"/>
          <w:szCs w:val="24"/>
        </w:rPr>
        <w:t xml:space="preserve"> </w:t>
      </w:r>
    </w:p>
    <w:p w14:paraId="5FA13F5F" w14:textId="77777777" w:rsidR="003471A6" w:rsidRPr="006D594E" w:rsidRDefault="003471A6" w:rsidP="003471A6">
      <w:pPr>
        <w:pStyle w:val="ScheduleL3"/>
        <w:rPr>
          <w:rFonts w:ascii="Times New Roman" w:hAnsi="Times New Roman"/>
          <w:sz w:val="24"/>
          <w:szCs w:val="24"/>
        </w:rPr>
      </w:pPr>
      <w:r>
        <w:rPr>
          <w:rFonts w:ascii="Times New Roman" w:hAnsi="Times New Roman"/>
        </w:rPr>
        <w:t xml:space="preserve">Vendor shall, within fourteen (14) calendar days of the issuance of a Purchase Order, submit to the Company for approval one (1) copy and one (1) electronic copy of the detailed schedule with respect to the fulfilment of the Purchase Order. </w:t>
      </w:r>
    </w:p>
    <w:p w14:paraId="48090A66" w14:textId="77777777" w:rsidR="003471A6" w:rsidRPr="0021702D" w:rsidRDefault="003471A6" w:rsidP="003471A6">
      <w:pPr>
        <w:pStyle w:val="ScheduleL3"/>
        <w:rPr>
          <w:rFonts w:ascii="Times New Roman" w:hAnsi="Times New Roman"/>
        </w:rPr>
      </w:pPr>
      <w:r w:rsidRPr="0021702D">
        <w:rPr>
          <w:rFonts w:ascii="Times New Roman" w:hAnsi="Times New Roman"/>
        </w:rPr>
        <w:t xml:space="preserve">Such schedule shall show the detail of all engineering activities, dates for submission of plans and drawings for approval, the purchasing program, the receipt of materials, the fabrication, the shop testing and the delivery. </w:t>
      </w:r>
    </w:p>
    <w:p w14:paraId="1DE0B5FC" w14:textId="77777777" w:rsidR="003471A6" w:rsidRPr="006518E8" w:rsidRDefault="003471A6" w:rsidP="003471A6">
      <w:pPr>
        <w:pStyle w:val="ScheduleL3"/>
        <w:rPr>
          <w:rFonts w:ascii="Times New Roman" w:hAnsi="Times New Roman"/>
          <w:b/>
        </w:rPr>
      </w:pPr>
      <w:r w:rsidRPr="00CC4B1E">
        <w:rPr>
          <w:rFonts w:ascii="Times New Roman" w:hAnsi="Times New Roman"/>
        </w:rPr>
        <w:t>Supplier undertakes to provide the Company, on the tenth (10</w:t>
      </w:r>
      <w:r w:rsidRPr="00CC4B1E">
        <w:rPr>
          <w:rFonts w:ascii="Times New Roman" w:hAnsi="Times New Roman"/>
          <w:vertAlign w:val="superscript"/>
        </w:rPr>
        <w:t>th</w:t>
      </w:r>
      <w:r w:rsidRPr="00CC4B1E">
        <w:rPr>
          <w:rFonts w:ascii="Times New Roman" w:hAnsi="Times New Roman"/>
        </w:rPr>
        <w:t xml:space="preserve">) calendar day of each month, with a report on the then-current progress in the fulfilment of </w:t>
      </w:r>
      <w:r>
        <w:rPr>
          <w:rFonts w:ascii="Times New Roman" w:hAnsi="Times New Roman"/>
        </w:rPr>
        <w:t xml:space="preserve">its obligations under this Agreement with comparisons to the planned schedule.  Contents as well as layout and distribution for such report shall be subject to mutual agreement between the Supplier and the Company. </w:t>
      </w:r>
    </w:p>
    <w:p w14:paraId="50B25099" w14:textId="77777777" w:rsidR="003471A6" w:rsidRPr="003D72E4" w:rsidRDefault="003471A6" w:rsidP="003471A6">
      <w:pPr>
        <w:pStyle w:val="ScheduleL3"/>
        <w:rPr>
          <w:rFonts w:ascii="Times New Roman" w:hAnsi="Times New Roman"/>
          <w:b/>
        </w:rPr>
      </w:pPr>
      <w:r>
        <w:rPr>
          <w:rFonts w:ascii="Times New Roman" w:hAnsi="Times New Roman"/>
          <w:bCs/>
        </w:rPr>
        <w:lastRenderedPageBreak/>
        <w:t xml:space="preserve">Any subsequent change in the schedule is subject to approval by the Company and shall be submitted in the same fashion as the original schedule. </w:t>
      </w:r>
    </w:p>
    <w:p w14:paraId="63CAE56E" w14:textId="77777777" w:rsidR="003471A6" w:rsidRPr="00CC4B1E" w:rsidRDefault="003471A6" w:rsidP="003471A6">
      <w:pPr>
        <w:pStyle w:val="ScheduleL3"/>
        <w:rPr>
          <w:rFonts w:ascii="Times New Roman" w:hAnsi="Times New Roman"/>
          <w:b/>
        </w:rPr>
      </w:pPr>
      <w:r>
        <w:rPr>
          <w:rFonts w:ascii="Times New Roman" w:hAnsi="Times New Roman"/>
          <w:bCs/>
        </w:rPr>
        <w:t xml:space="preserve">Delivery Schedule: Unless otherwise agreed in writing, Supplier shall not make, and the Company shall have no responsibility for, material commitments or production arrangements in excess of the amount or in advance of the time necessary to meet the Company’s delivery schedule.  Goods shipped to the Company in advance of the schedule may be returned by the Company, at its sole option, to the Supplier, at the Supplier’s expense. </w:t>
      </w:r>
    </w:p>
    <w:p w14:paraId="79D0A3B8" w14:textId="77777777" w:rsidR="003471A6" w:rsidRDefault="003471A6" w:rsidP="003471A6">
      <w:pPr>
        <w:pStyle w:val="ScheduleL2"/>
        <w:rPr>
          <w:rFonts w:ascii="Times New Roman" w:hAnsi="Times New Roman"/>
          <w:sz w:val="24"/>
          <w:szCs w:val="24"/>
        </w:rPr>
      </w:pPr>
      <w:r>
        <w:rPr>
          <w:rFonts w:ascii="Times New Roman" w:hAnsi="Times New Roman"/>
          <w:sz w:val="24"/>
          <w:szCs w:val="24"/>
        </w:rPr>
        <w:t xml:space="preserve">Shop Drawings </w:t>
      </w:r>
    </w:p>
    <w:p w14:paraId="5425C639" w14:textId="77777777" w:rsidR="003471A6" w:rsidRPr="007329D4" w:rsidRDefault="003471A6" w:rsidP="003471A6">
      <w:pPr>
        <w:pStyle w:val="ScheduleL3"/>
        <w:rPr>
          <w:rFonts w:ascii="Times New Roman" w:hAnsi="Times New Roman"/>
        </w:rPr>
      </w:pPr>
      <w:r w:rsidRPr="007329D4">
        <w:rPr>
          <w:rFonts w:ascii="Times New Roman" w:hAnsi="Times New Roman"/>
        </w:rPr>
        <w:t xml:space="preserve">The Supplier shall provide the Company, within the time frame provided for in 1.1 above, all shop drawings as per technical specifications. </w:t>
      </w:r>
    </w:p>
    <w:p w14:paraId="483266A0" w14:textId="77777777" w:rsidR="003471A6" w:rsidRPr="007329D4" w:rsidRDefault="003471A6" w:rsidP="003471A6">
      <w:pPr>
        <w:pStyle w:val="ScheduleL3"/>
        <w:rPr>
          <w:rFonts w:ascii="Times New Roman" w:hAnsi="Times New Roman"/>
        </w:rPr>
      </w:pPr>
      <w:r w:rsidRPr="007329D4">
        <w:rPr>
          <w:rFonts w:ascii="Times New Roman" w:hAnsi="Times New Roman"/>
        </w:rPr>
        <w:t xml:space="preserve">The Supplier shall submit for review an electronic copy, or a reproducible copy, of its shop drawings to the address indicated in the technical specification. </w:t>
      </w:r>
    </w:p>
    <w:p w14:paraId="5097F3DF" w14:textId="77777777" w:rsidR="003471A6" w:rsidRDefault="003471A6" w:rsidP="003471A6">
      <w:pPr>
        <w:pStyle w:val="ScheduleL3"/>
        <w:rPr>
          <w:rFonts w:ascii="Times New Roman" w:hAnsi="Times New Roman"/>
        </w:rPr>
      </w:pPr>
      <w:r w:rsidRPr="007329D4">
        <w:rPr>
          <w:rFonts w:ascii="Times New Roman" w:hAnsi="Times New Roman"/>
        </w:rPr>
        <w:t>Upon request from the Company, the Supplier shall, at its own expense, complete all shop drawings changes, to correct any errors, omission or non-compliance and the Supplier shall resubmit, for the Company</w:t>
      </w:r>
      <w:r>
        <w:rPr>
          <w:rFonts w:ascii="Times New Roman" w:hAnsi="Times New Roman"/>
        </w:rPr>
        <w:t>’</w:t>
      </w:r>
      <w:r w:rsidRPr="007329D4">
        <w:rPr>
          <w:rFonts w:ascii="Times New Roman" w:hAnsi="Times New Roman"/>
        </w:rPr>
        <w:t xml:space="preserve">s review, such revised shop drawings. </w:t>
      </w:r>
    </w:p>
    <w:p w14:paraId="7073937E" w14:textId="77777777" w:rsidR="003471A6" w:rsidRDefault="003471A6" w:rsidP="003471A6">
      <w:pPr>
        <w:pStyle w:val="ScheduleL3"/>
        <w:rPr>
          <w:rFonts w:ascii="Times New Roman" w:hAnsi="Times New Roman"/>
        </w:rPr>
      </w:pPr>
      <w:r>
        <w:rPr>
          <w:rFonts w:ascii="Times New Roman" w:hAnsi="Times New Roman"/>
        </w:rPr>
        <w:t xml:space="preserve">Review of shop drawings shall not in any way release the Supplier from its responsibility to comply with technical specifications otherwise set out in the contracting documents. </w:t>
      </w:r>
    </w:p>
    <w:p w14:paraId="1CEE2EAE" w14:textId="77777777" w:rsidR="003471A6" w:rsidRDefault="003471A6" w:rsidP="003471A6">
      <w:pPr>
        <w:pStyle w:val="ScheduleL3"/>
        <w:rPr>
          <w:rFonts w:ascii="Times New Roman" w:hAnsi="Times New Roman"/>
        </w:rPr>
      </w:pPr>
      <w:r>
        <w:rPr>
          <w:rFonts w:ascii="Times New Roman" w:hAnsi="Times New Roman"/>
        </w:rPr>
        <w:t xml:space="preserve">On any document submitted to the Company, reference shall be made to the labelling or reference number stated in the Purchase Order with respect to such supply. </w:t>
      </w:r>
    </w:p>
    <w:p w14:paraId="78817DE2" w14:textId="77777777" w:rsidR="003471A6" w:rsidRPr="009A2C81" w:rsidRDefault="003471A6" w:rsidP="003471A6">
      <w:pPr>
        <w:pStyle w:val="ScheduleL3"/>
        <w:rPr>
          <w:rFonts w:ascii="Times New Roman" w:hAnsi="Times New Roman"/>
        </w:rPr>
      </w:pPr>
      <w:r>
        <w:rPr>
          <w:rFonts w:ascii="Times New Roman" w:hAnsi="Times New Roman"/>
        </w:rPr>
        <w:t xml:space="preserve">At the award of the Purchase Order, the Supplier shall deliver to the Company a list of all documentation (drawings, technical notices, sketches, procedures, work plans, etc.) it is required to submit under the terms of the Purchase Order, in a form acceptable to the Company.  </w:t>
      </w:r>
    </w:p>
    <w:p w14:paraId="1AC73B8B" w14:textId="77777777" w:rsidR="003471A6" w:rsidRDefault="003471A6" w:rsidP="003471A6">
      <w:pPr>
        <w:pStyle w:val="ScheduleL2"/>
        <w:rPr>
          <w:rFonts w:ascii="Times New Roman" w:hAnsi="Times New Roman"/>
          <w:sz w:val="24"/>
          <w:szCs w:val="24"/>
        </w:rPr>
      </w:pPr>
      <w:r>
        <w:rPr>
          <w:rFonts w:ascii="Times New Roman" w:hAnsi="Times New Roman"/>
          <w:sz w:val="24"/>
          <w:szCs w:val="24"/>
        </w:rPr>
        <w:t xml:space="preserve">Compliance with Technical Specifications </w:t>
      </w:r>
    </w:p>
    <w:p w14:paraId="68440176" w14:textId="77777777" w:rsidR="003471A6" w:rsidRPr="00FF3AB8" w:rsidRDefault="003471A6" w:rsidP="003471A6">
      <w:pPr>
        <w:pStyle w:val="ScheduleL3"/>
        <w:rPr>
          <w:rFonts w:ascii="Times New Roman" w:hAnsi="Times New Roman"/>
          <w:sz w:val="24"/>
          <w:szCs w:val="24"/>
        </w:rPr>
      </w:pPr>
      <w:r>
        <w:rPr>
          <w:rFonts w:ascii="Times New Roman" w:hAnsi="Times New Roman"/>
        </w:rPr>
        <w:t xml:space="preserve">Whenever, in the Agreement, any material, equipment, methods of fabrication or process is indicated or specified without qualification, and/or by catalogue number, such specifications shall be deemed to be used for the purposes of establishing a standard of quality and facilitating the description of the material, equipment, method of fabrication or process desire. </w:t>
      </w:r>
    </w:p>
    <w:p w14:paraId="13F8EE07" w14:textId="77777777" w:rsidR="003471A6" w:rsidRPr="00A375C4" w:rsidRDefault="003471A6" w:rsidP="003471A6">
      <w:pPr>
        <w:pStyle w:val="ScheduleL3"/>
        <w:rPr>
          <w:rFonts w:ascii="Times New Roman" w:hAnsi="Times New Roman"/>
          <w:sz w:val="24"/>
          <w:szCs w:val="24"/>
        </w:rPr>
      </w:pPr>
      <w:r>
        <w:rPr>
          <w:rFonts w:ascii="Times New Roman" w:hAnsi="Times New Roman"/>
        </w:rPr>
        <w:t xml:space="preserve">In all cases where the Supplier wishes to substitute equipment, materials or methods or processes to those designated, they shall be equivalent in all respects to those designated and the Supplier shall submit to the Buyer, for examination and approval, all technical details of the proposed alternatives by way of a request for concession in the project form. </w:t>
      </w:r>
    </w:p>
    <w:p w14:paraId="4FD03412" w14:textId="77777777" w:rsidR="003471A6" w:rsidRPr="00FF3AB8" w:rsidRDefault="003471A6" w:rsidP="003471A6">
      <w:pPr>
        <w:pStyle w:val="ScheduleL3"/>
        <w:rPr>
          <w:rFonts w:ascii="Times New Roman" w:hAnsi="Times New Roman"/>
          <w:sz w:val="24"/>
          <w:szCs w:val="24"/>
        </w:rPr>
      </w:pPr>
      <w:r>
        <w:rPr>
          <w:rFonts w:ascii="Times New Roman" w:hAnsi="Times New Roman"/>
        </w:rPr>
        <w:t xml:space="preserve">The Supplier shall assess the equivalence of such proposed alternatives and shall, after receiving details of such alternatives, give written notice of its agreement or disagreement. </w:t>
      </w:r>
    </w:p>
    <w:p w14:paraId="016A72DB" w14:textId="77777777" w:rsidR="003471A6" w:rsidRDefault="003471A6" w:rsidP="003471A6">
      <w:pPr>
        <w:pStyle w:val="ScheduleL2"/>
        <w:rPr>
          <w:rFonts w:ascii="Times New Roman" w:hAnsi="Times New Roman"/>
          <w:sz w:val="24"/>
          <w:szCs w:val="24"/>
        </w:rPr>
      </w:pPr>
      <w:r>
        <w:rPr>
          <w:rFonts w:ascii="Times New Roman" w:hAnsi="Times New Roman"/>
          <w:sz w:val="24"/>
          <w:szCs w:val="24"/>
        </w:rPr>
        <w:t xml:space="preserve">Expediting and Vendor Quality Surveillance (VQS) </w:t>
      </w:r>
    </w:p>
    <w:p w14:paraId="6BC4E6A4" w14:textId="0EE3F216" w:rsidR="003471A6" w:rsidRDefault="003471A6" w:rsidP="003471A6">
      <w:pPr>
        <w:pStyle w:val="ScheduleL3"/>
        <w:tabs>
          <w:tab w:val="left" w:pos="1220"/>
        </w:tabs>
        <w:spacing w:before="120" w:after="0" w:line="239" w:lineRule="auto"/>
        <w:ind w:right="241"/>
        <w:rPr>
          <w:rFonts w:ascii="Times New Roman" w:hAnsi="Times New Roman"/>
        </w:rPr>
      </w:pPr>
      <w:r>
        <w:rPr>
          <w:rFonts w:ascii="Times New Roman" w:hAnsi="Times New Roman"/>
        </w:rPr>
        <w:t>The Supplier shall comply with the Vendor Quality Surveillance Requirements attached as</w:t>
      </w:r>
      <w:r w:rsidR="003F1882">
        <w:rPr>
          <w:rFonts w:ascii="Times New Roman" w:hAnsi="Times New Roman"/>
        </w:rPr>
        <w:t xml:space="preserve"> part of</w:t>
      </w:r>
      <w:r>
        <w:rPr>
          <w:rFonts w:ascii="Times New Roman" w:hAnsi="Times New Roman"/>
        </w:rPr>
        <w:t xml:space="preserve"> Schedule </w:t>
      </w:r>
      <w:r w:rsidR="003F1882">
        <w:rPr>
          <w:rFonts w:ascii="Times New Roman" w:hAnsi="Times New Roman"/>
        </w:rPr>
        <w:t>A</w:t>
      </w:r>
      <w:r w:rsidR="00155DAD">
        <w:rPr>
          <w:rFonts w:ascii="Times New Roman" w:hAnsi="Times New Roman"/>
        </w:rPr>
        <w:t xml:space="preserve"> – Annexure 1</w:t>
      </w:r>
      <w:r w:rsidR="00D46FCB">
        <w:rPr>
          <w:rFonts w:ascii="Times New Roman" w:hAnsi="Times New Roman"/>
        </w:rPr>
        <w:t xml:space="preserve"> and the Expediting Requirements attached as Schedule </w:t>
      </w:r>
      <w:r w:rsidR="00980AAB">
        <w:rPr>
          <w:rFonts w:ascii="Times New Roman" w:hAnsi="Times New Roman"/>
        </w:rPr>
        <w:t>G</w:t>
      </w:r>
      <w:r>
        <w:rPr>
          <w:rFonts w:ascii="Times New Roman" w:hAnsi="Times New Roman"/>
        </w:rPr>
        <w:t>.</w:t>
      </w:r>
    </w:p>
    <w:p w14:paraId="7BD10C6C" w14:textId="08D0E240" w:rsidR="003471A6" w:rsidRPr="00DB149D" w:rsidRDefault="003471A6" w:rsidP="003471A6">
      <w:pPr>
        <w:pStyle w:val="ScheduleL3"/>
        <w:tabs>
          <w:tab w:val="left" w:pos="1220"/>
        </w:tabs>
        <w:spacing w:before="120" w:after="0" w:line="239" w:lineRule="auto"/>
        <w:ind w:right="241"/>
        <w:rPr>
          <w:rFonts w:ascii="Times New Roman" w:hAnsi="Times New Roman"/>
        </w:rPr>
      </w:pPr>
      <w:r w:rsidRPr="00DB149D">
        <w:rPr>
          <w:rFonts w:ascii="Times New Roman" w:hAnsi="Times New Roman"/>
        </w:rPr>
        <w:lastRenderedPageBreak/>
        <w:t xml:space="preserve">The </w:t>
      </w:r>
      <w:r w:rsidRPr="00DB149D">
        <w:rPr>
          <w:rFonts w:ascii="Times New Roman" w:hAnsi="Times New Roman"/>
          <w:spacing w:val="-2"/>
        </w:rPr>
        <w:t>goods</w:t>
      </w:r>
      <w:r w:rsidRPr="00DB149D">
        <w:rPr>
          <w:rFonts w:ascii="Times New Roman" w:hAnsi="Times New Roman"/>
        </w:rPr>
        <w:t xml:space="preserve"> </w:t>
      </w:r>
      <w:r w:rsidRPr="00DB149D">
        <w:rPr>
          <w:rFonts w:ascii="Times New Roman" w:hAnsi="Times New Roman"/>
          <w:spacing w:val="-1"/>
        </w:rPr>
        <w:t>furnished</w:t>
      </w:r>
      <w:r w:rsidRPr="00DB149D">
        <w:rPr>
          <w:rFonts w:ascii="Times New Roman" w:hAnsi="Times New Roman"/>
          <w:spacing w:val="-3"/>
        </w:rPr>
        <w:t xml:space="preserve"> </w:t>
      </w:r>
      <w:r w:rsidRPr="00DB149D">
        <w:rPr>
          <w:rFonts w:ascii="Times New Roman" w:hAnsi="Times New Roman"/>
          <w:spacing w:val="-1"/>
        </w:rPr>
        <w:t>under</w:t>
      </w:r>
      <w:r w:rsidRPr="00DB149D">
        <w:rPr>
          <w:rFonts w:ascii="Times New Roman" w:hAnsi="Times New Roman"/>
        </w:rPr>
        <w:t xml:space="preserve"> the </w:t>
      </w:r>
      <w:r>
        <w:rPr>
          <w:rFonts w:ascii="Times New Roman" w:hAnsi="Times New Roman"/>
          <w:spacing w:val="-1"/>
        </w:rPr>
        <w:t>Agreement</w:t>
      </w:r>
      <w:r w:rsidRPr="00DB149D">
        <w:rPr>
          <w:rFonts w:ascii="Times New Roman" w:hAnsi="Times New Roman"/>
        </w:rPr>
        <w:t>,</w:t>
      </w:r>
      <w:r w:rsidRPr="00DB149D">
        <w:rPr>
          <w:rFonts w:ascii="Times New Roman" w:hAnsi="Times New Roman"/>
          <w:spacing w:val="-5"/>
        </w:rPr>
        <w:t xml:space="preserve"> </w:t>
      </w:r>
      <w:r w:rsidRPr="00DB149D">
        <w:rPr>
          <w:rFonts w:ascii="Times New Roman" w:hAnsi="Times New Roman"/>
          <w:spacing w:val="-2"/>
        </w:rPr>
        <w:t>including</w:t>
      </w:r>
      <w:r w:rsidRPr="00DB149D">
        <w:rPr>
          <w:rFonts w:ascii="Times New Roman" w:hAnsi="Times New Roman"/>
        </w:rPr>
        <w:t xml:space="preserve"> </w:t>
      </w:r>
      <w:r w:rsidRPr="00DB149D">
        <w:rPr>
          <w:rFonts w:ascii="Times New Roman" w:hAnsi="Times New Roman"/>
          <w:spacing w:val="-2"/>
        </w:rPr>
        <w:t>all</w:t>
      </w:r>
      <w:r w:rsidRPr="00DB149D">
        <w:rPr>
          <w:rFonts w:ascii="Times New Roman" w:hAnsi="Times New Roman"/>
        </w:rPr>
        <w:t xml:space="preserve"> </w:t>
      </w:r>
      <w:r w:rsidRPr="00DB149D">
        <w:rPr>
          <w:rFonts w:ascii="Times New Roman" w:hAnsi="Times New Roman"/>
          <w:spacing w:val="-1"/>
        </w:rPr>
        <w:t>warranty</w:t>
      </w:r>
      <w:r w:rsidRPr="00DB149D">
        <w:rPr>
          <w:rFonts w:ascii="Times New Roman" w:hAnsi="Times New Roman"/>
          <w:spacing w:val="3"/>
        </w:rPr>
        <w:t xml:space="preserve"> </w:t>
      </w:r>
      <w:r w:rsidRPr="00DB149D">
        <w:rPr>
          <w:rFonts w:ascii="Times New Roman" w:hAnsi="Times New Roman"/>
          <w:spacing w:val="-1"/>
        </w:rPr>
        <w:t>work,</w:t>
      </w:r>
      <w:r w:rsidRPr="00DB149D">
        <w:rPr>
          <w:rFonts w:ascii="Times New Roman" w:hAnsi="Times New Roman"/>
        </w:rPr>
        <w:t xml:space="preserve"> </w:t>
      </w:r>
      <w:r w:rsidRPr="00DB149D">
        <w:rPr>
          <w:rFonts w:ascii="Times New Roman" w:hAnsi="Times New Roman"/>
          <w:spacing w:val="-2"/>
        </w:rPr>
        <w:t>shall</w:t>
      </w:r>
      <w:r w:rsidRPr="00DB149D">
        <w:rPr>
          <w:rFonts w:ascii="Times New Roman" w:hAnsi="Times New Roman"/>
        </w:rPr>
        <w:t xml:space="preserve"> be</w:t>
      </w:r>
      <w:r w:rsidRPr="00DB149D">
        <w:rPr>
          <w:rFonts w:ascii="Times New Roman" w:hAnsi="Times New Roman"/>
          <w:spacing w:val="-3"/>
        </w:rPr>
        <w:t xml:space="preserve"> </w:t>
      </w:r>
      <w:r w:rsidRPr="00DB149D">
        <w:rPr>
          <w:rFonts w:ascii="Times New Roman" w:hAnsi="Times New Roman"/>
        </w:rPr>
        <w:t>subject</w:t>
      </w:r>
      <w:r w:rsidRPr="00DB149D">
        <w:rPr>
          <w:rFonts w:ascii="Times New Roman" w:hAnsi="Times New Roman"/>
          <w:spacing w:val="45"/>
        </w:rPr>
        <w:t xml:space="preserve"> </w:t>
      </w:r>
      <w:r w:rsidRPr="00DB149D">
        <w:rPr>
          <w:rFonts w:ascii="Times New Roman" w:hAnsi="Times New Roman"/>
        </w:rPr>
        <w:t xml:space="preserve">to </w:t>
      </w:r>
      <w:r w:rsidRPr="00DB149D">
        <w:rPr>
          <w:rFonts w:ascii="Times New Roman" w:hAnsi="Times New Roman"/>
          <w:spacing w:val="-1"/>
        </w:rPr>
        <w:t>expediting</w:t>
      </w:r>
      <w:r w:rsidRPr="00DB149D">
        <w:rPr>
          <w:rFonts w:ascii="Times New Roman" w:hAnsi="Times New Roman"/>
          <w:spacing w:val="-3"/>
        </w:rPr>
        <w:t xml:space="preserve"> </w:t>
      </w:r>
      <w:r w:rsidRPr="00DB149D">
        <w:rPr>
          <w:rFonts w:ascii="Times New Roman" w:hAnsi="Times New Roman"/>
        </w:rPr>
        <w:t>and</w:t>
      </w:r>
      <w:r w:rsidRPr="00DB149D">
        <w:rPr>
          <w:rFonts w:ascii="Times New Roman" w:hAnsi="Times New Roman"/>
          <w:spacing w:val="-4"/>
        </w:rPr>
        <w:t xml:space="preserve"> </w:t>
      </w:r>
      <w:r w:rsidRPr="00DB149D">
        <w:rPr>
          <w:rFonts w:ascii="Times New Roman" w:hAnsi="Times New Roman"/>
          <w:spacing w:val="1"/>
        </w:rPr>
        <w:t>VQS</w:t>
      </w:r>
      <w:r w:rsidRPr="00DB149D">
        <w:rPr>
          <w:rFonts w:ascii="Times New Roman" w:hAnsi="Times New Roman"/>
          <w:spacing w:val="-5"/>
        </w:rPr>
        <w:t xml:space="preserve"> </w:t>
      </w:r>
      <w:r w:rsidRPr="00DB149D">
        <w:rPr>
          <w:rFonts w:ascii="Times New Roman" w:hAnsi="Times New Roman"/>
        </w:rPr>
        <w:t xml:space="preserve">by </w:t>
      </w:r>
      <w:r>
        <w:rPr>
          <w:rFonts w:ascii="Times New Roman" w:hAnsi="Times New Roman"/>
        </w:rPr>
        <w:t>the Company</w:t>
      </w:r>
      <w:r w:rsidRPr="00DB149D">
        <w:rPr>
          <w:rFonts w:ascii="Times New Roman" w:hAnsi="Times New Roman"/>
          <w:spacing w:val="-2"/>
        </w:rPr>
        <w:t>.</w:t>
      </w:r>
      <w:r w:rsidRPr="00DB149D">
        <w:rPr>
          <w:rFonts w:ascii="Times New Roman" w:hAnsi="Times New Roman"/>
        </w:rPr>
        <w:t xml:space="preserve">  </w:t>
      </w:r>
      <w:ins w:id="1005" w:author="Santiago Angueira, Joanne" w:date="2021-07-27T14:11:00Z">
        <w:r w:rsidR="00777360">
          <w:rPr>
            <w:rFonts w:ascii="Times New Roman" w:hAnsi="Times New Roman"/>
          </w:rPr>
          <w:t xml:space="preserve">Upon written request and with a </w:t>
        </w:r>
      </w:ins>
      <w:ins w:id="1006" w:author="Santiago Angueira, Joanne" w:date="2021-07-27T14:12:00Z">
        <w:r w:rsidR="00777360">
          <w:rPr>
            <w:rFonts w:ascii="Times New Roman" w:hAnsi="Times New Roman"/>
          </w:rPr>
          <w:t xml:space="preserve">Supplier authorized escort, </w:t>
        </w:r>
      </w:ins>
      <w:del w:id="1007" w:author="Santiago Angueira, Joanne" w:date="2021-07-27T14:12:00Z">
        <w:r w:rsidDel="00777360">
          <w:rPr>
            <w:rFonts w:ascii="Times New Roman" w:hAnsi="Times New Roman"/>
          </w:rPr>
          <w:delText>T</w:delText>
        </w:r>
      </w:del>
      <w:ins w:id="1008" w:author="Santiago Angueira, Joanne" w:date="2021-07-27T14:12:00Z">
        <w:r w:rsidR="00777360">
          <w:rPr>
            <w:rFonts w:ascii="Times New Roman" w:hAnsi="Times New Roman"/>
          </w:rPr>
          <w:t>t</w:t>
        </w:r>
      </w:ins>
      <w:r>
        <w:rPr>
          <w:rFonts w:ascii="Times New Roman" w:hAnsi="Times New Roman"/>
        </w:rPr>
        <w:t>he Company</w:t>
      </w:r>
      <w:r w:rsidRPr="00DB149D">
        <w:rPr>
          <w:rFonts w:ascii="Times New Roman" w:hAnsi="Times New Roman"/>
        </w:rPr>
        <w:t xml:space="preserve"> or </w:t>
      </w:r>
      <w:r w:rsidRPr="00DB149D">
        <w:rPr>
          <w:rFonts w:ascii="Times New Roman" w:hAnsi="Times New Roman"/>
          <w:spacing w:val="-2"/>
        </w:rPr>
        <w:t>its</w:t>
      </w:r>
      <w:r w:rsidRPr="00DB149D">
        <w:rPr>
          <w:rFonts w:ascii="Times New Roman" w:hAnsi="Times New Roman"/>
          <w:spacing w:val="3"/>
        </w:rPr>
        <w:t xml:space="preserve"> </w:t>
      </w:r>
      <w:r w:rsidRPr="00DB149D">
        <w:rPr>
          <w:rFonts w:ascii="Times New Roman" w:hAnsi="Times New Roman"/>
          <w:spacing w:val="-1"/>
        </w:rPr>
        <w:t>representatives</w:t>
      </w:r>
      <w:r w:rsidRPr="00DB149D">
        <w:rPr>
          <w:rFonts w:ascii="Times New Roman" w:hAnsi="Times New Roman"/>
        </w:rPr>
        <w:t xml:space="preserve"> </w:t>
      </w:r>
      <w:r w:rsidRPr="00DB149D">
        <w:rPr>
          <w:rFonts w:ascii="Times New Roman" w:hAnsi="Times New Roman"/>
          <w:spacing w:val="-1"/>
        </w:rPr>
        <w:t>shall</w:t>
      </w:r>
      <w:r w:rsidRPr="00DB149D">
        <w:rPr>
          <w:rFonts w:ascii="Times New Roman" w:hAnsi="Times New Roman"/>
          <w:spacing w:val="-3"/>
        </w:rPr>
        <w:t xml:space="preserve"> </w:t>
      </w:r>
      <w:r w:rsidRPr="00DB149D">
        <w:rPr>
          <w:rFonts w:ascii="Times New Roman" w:hAnsi="Times New Roman"/>
        </w:rPr>
        <w:t xml:space="preserve">be </w:t>
      </w:r>
      <w:r w:rsidRPr="00DB149D">
        <w:rPr>
          <w:rFonts w:ascii="Times New Roman" w:hAnsi="Times New Roman"/>
          <w:spacing w:val="-2"/>
        </w:rPr>
        <w:t>afforded</w:t>
      </w:r>
      <w:r w:rsidRPr="00DB149D">
        <w:rPr>
          <w:rFonts w:ascii="Times New Roman" w:hAnsi="Times New Roman"/>
        </w:rPr>
        <w:t xml:space="preserve"> free </w:t>
      </w:r>
      <w:r w:rsidRPr="00DB149D">
        <w:rPr>
          <w:rFonts w:ascii="Times New Roman" w:hAnsi="Times New Roman"/>
          <w:spacing w:val="-1"/>
        </w:rPr>
        <w:t>access</w:t>
      </w:r>
      <w:r w:rsidRPr="00DB149D">
        <w:rPr>
          <w:rFonts w:ascii="Times New Roman" w:hAnsi="Times New Roman"/>
          <w:spacing w:val="37"/>
        </w:rPr>
        <w:t xml:space="preserve"> </w:t>
      </w:r>
      <w:r w:rsidRPr="00DB149D">
        <w:rPr>
          <w:rFonts w:ascii="Times New Roman" w:hAnsi="Times New Roman"/>
          <w:spacing w:val="-2"/>
        </w:rPr>
        <w:t>during</w:t>
      </w:r>
      <w:r w:rsidRPr="00DB149D">
        <w:rPr>
          <w:rFonts w:ascii="Times New Roman" w:hAnsi="Times New Roman"/>
        </w:rPr>
        <w:t xml:space="preserve"> </w:t>
      </w:r>
      <w:r w:rsidRPr="00DB149D">
        <w:rPr>
          <w:rFonts w:ascii="Times New Roman" w:hAnsi="Times New Roman"/>
          <w:spacing w:val="-2"/>
        </w:rPr>
        <w:t>regular</w:t>
      </w:r>
      <w:r w:rsidRPr="00DB149D">
        <w:rPr>
          <w:rFonts w:ascii="Times New Roman" w:hAnsi="Times New Roman"/>
        </w:rPr>
        <w:t xml:space="preserve"> </w:t>
      </w:r>
      <w:r w:rsidRPr="00DB149D">
        <w:rPr>
          <w:rFonts w:ascii="Times New Roman" w:hAnsi="Times New Roman"/>
          <w:spacing w:val="-2"/>
        </w:rPr>
        <w:t>working</w:t>
      </w:r>
      <w:r w:rsidRPr="00DB149D">
        <w:rPr>
          <w:rFonts w:ascii="Times New Roman" w:hAnsi="Times New Roman"/>
        </w:rPr>
        <w:t xml:space="preserve"> </w:t>
      </w:r>
      <w:r w:rsidRPr="00DB149D">
        <w:rPr>
          <w:rFonts w:ascii="Times New Roman" w:hAnsi="Times New Roman"/>
          <w:spacing w:val="-1"/>
        </w:rPr>
        <w:t>hours</w:t>
      </w:r>
      <w:r w:rsidRPr="00DB149D">
        <w:rPr>
          <w:rFonts w:ascii="Times New Roman" w:hAnsi="Times New Roman"/>
        </w:rPr>
        <w:t xml:space="preserve"> to </w:t>
      </w:r>
      <w:r>
        <w:rPr>
          <w:rFonts w:ascii="Times New Roman" w:hAnsi="Times New Roman"/>
        </w:rPr>
        <w:t>the Supplier</w:t>
      </w:r>
      <w:r>
        <w:rPr>
          <w:rFonts w:ascii="Times New Roman" w:hAnsi="Times New Roman"/>
          <w:spacing w:val="-1"/>
        </w:rPr>
        <w:t>’</w:t>
      </w:r>
      <w:r w:rsidRPr="00DB149D">
        <w:rPr>
          <w:rFonts w:ascii="Times New Roman" w:hAnsi="Times New Roman"/>
          <w:spacing w:val="-1"/>
        </w:rPr>
        <w:t>s</w:t>
      </w:r>
      <w:r w:rsidRPr="00DB149D">
        <w:rPr>
          <w:rFonts w:ascii="Times New Roman" w:hAnsi="Times New Roman"/>
        </w:rPr>
        <w:t xml:space="preserve"> </w:t>
      </w:r>
      <w:r w:rsidRPr="00DB149D">
        <w:rPr>
          <w:rFonts w:ascii="Times New Roman" w:hAnsi="Times New Roman"/>
          <w:spacing w:val="-1"/>
        </w:rPr>
        <w:t>plants</w:t>
      </w:r>
      <w:del w:id="1009" w:author="Santiago Angueira, Joanne" w:date="2021-07-27T14:12:00Z">
        <w:r w:rsidRPr="00DB149D" w:rsidDel="00777360">
          <w:rPr>
            <w:rFonts w:ascii="Times New Roman" w:hAnsi="Times New Roman"/>
            <w:spacing w:val="-1"/>
          </w:rPr>
          <w:delText>,</w:delText>
        </w:r>
        <w:r w:rsidRPr="00DB149D" w:rsidDel="00777360">
          <w:rPr>
            <w:rFonts w:ascii="Times New Roman" w:hAnsi="Times New Roman"/>
            <w:spacing w:val="3"/>
          </w:rPr>
          <w:delText xml:space="preserve"> </w:delText>
        </w:r>
        <w:r w:rsidRPr="00DB149D" w:rsidDel="00777360">
          <w:rPr>
            <w:rFonts w:ascii="Times New Roman" w:hAnsi="Times New Roman"/>
            <w:spacing w:val="-2"/>
          </w:rPr>
          <w:delText>and</w:delText>
        </w:r>
        <w:r w:rsidRPr="00DB149D" w:rsidDel="00777360">
          <w:rPr>
            <w:rFonts w:ascii="Times New Roman" w:hAnsi="Times New Roman"/>
          </w:rPr>
          <w:delText xml:space="preserve"> </w:delText>
        </w:r>
        <w:r w:rsidDel="00777360">
          <w:rPr>
            <w:rFonts w:ascii="Times New Roman" w:hAnsi="Times New Roman"/>
          </w:rPr>
          <w:delText>Supplier</w:delText>
        </w:r>
        <w:r w:rsidRPr="00DB149D" w:rsidDel="00777360">
          <w:rPr>
            <w:rFonts w:ascii="Times New Roman" w:hAnsi="Times New Roman"/>
          </w:rPr>
          <w:delText xml:space="preserve"> </w:delText>
        </w:r>
        <w:r w:rsidRPr="00DB149D" w:rsidDel="00777360">
          <w:rPr>
            <w:rFonts w:ascii="Times New Roman" w:hAnsi="Times New Roman"/>
            <w:spacing w:val="-1"/>
          </w:rPr>
          <w:delText>agrees</w:delText>
        </w:r>
        <w:r w:rsidRPr="00DB149D" w:rsidDel="00777360">
          <w:rPr>
            <w:rFonts w:ascii="Times New Roman" w:hAnsi="Times New Roman"/>
          </w:rPr>
          <w:delText xml:space="preserve"> to </w:delText>
        </w:r>
        <w:r w:rsidRPr="00DB149D" w:rsidDel="00777360">
          <w:rPr>
            <w:rFonts w:ascii="Times New Roman" w:hAnsi="Times New Roman"/>
            <w:spacing w:val="-1"/>
          </w:rPr>
          <w:delText>procure</w:delText>
        </w:r>
        <w:r w:rsidRPr="00DB149D" w:rsidDel="00777360">
          <w:rPr>
            <w:rFonts w:ascii="Times New Roman" w:hAnsi="Times New Roman"/>
          </w:rPr>
          <w:delText xml:space="preserve"> a </w:delText>
        </w:r>
        <w:r w:rsidRPr="00DB149D" w:rsidDel="00777360">
          <w:rPr>
            <w:rFonts w:ascii="Times New Roman" w:hAnsi="Times New Roman"/>
            <w:spacing w:val="-2"/>
          </w:rPr>
          <w:delText>similar</w:delText>
        </w:r>
        <w:r w:rsidRPr="00DB149D" w:rsidDel="00777360">
          <w:rPr>
            <w:rFonts w:ascii="Times New Roman" w:hAnsi="Times New Roman"/>
          </w:rPr>
          <w:delText xml:space="preserve"> </w:delText>
        </w:r>
        <w:r w:rsidRPr="00DB149D" w:rsidDel="00777360">
          <w:rPr>
            <w:rFonts w:ascii="Times New Roman" w:hAnsi="Times New Roman"/>
            <w:spacing w:val="-1"/>
          </w:rPr>
          <w:delText>right</w:delText>
        </w:r>
        <w:r w:rsidDel="00777360">
          <w:rPr>
            <w:rFonts w:ascii="Times New Roman" w:hAnsi="Times New Roman"/>
            <w:spacing w:val="-1"/>
          </w:rPr>
          <w:delText xml:space="preserve"> </w:delText>
        </w:r>
        <w:r w:rsidRPr="00DB149D" w:rsidDel="00777360">
          <w:rPr>
            <w:rFonts w:ascii="Times New Roman" w:hAnsi="Times New Roman"/>
          </w:rPr>
          <w:delText xml:space="preserve">for </w:delText>
        </w:r>
        <w:r w:rsidDel="00777360">
          <w:rPr>
            <w:rFonts w:ascii="Times New Roman" w:hAnsi="Times New Roman"/>
          </w:rPr>
          <w:delText>the Company</w:delText>
        </w:r>
        <w:r w:rsidRPr="00DB149D" w:rsidDel="00777360">
          <w:rPr>
            <w:rFonts w:ascii="Times New Roman" w:hAnsi="Times New Roman"/>
          </w:rPr>
          <w:delText>,</w:delText>
        </w:r>
        <w:r w:rsidRPr="00DB149D" w:rsidDel="00777360">
          <w:rPr>
            <w:rFonts w:ascii="Times New Roman" w:hAnsi="Times New Roman"/>
            <w:spacing w:val="-5"/>
          </w:rPr>
          <w:delText xml:space="preserve"> </w:delText>
        </w:r>
        <w:r w:rsidRPr="00DB149D" w:rsidDel="00777360">
          <w:rPr>
            <w:rFonts w:ascii="Times New Roman" w:hAnsi="Times New Roman"/>
            <w:spacing w:val="1"/>
          </w:rPr>
          <w:delText>for</w:delText>
        </w:r>
        <w:r w:rsidRPr="00DB149D" w:rsidDel="00777360">
          <w:rPr>
            <w:rFonts w:ascii="Times New Roman" w:hAnsi="Times New Roman"/>
            <w:spacing w:val="-6"/>
          </w:rPr>
          <w:delText xml:space="preserve"> </w:delText>
        </w:r>
        <w:r w:rsidRPr="00DB149D" w:rsidDel="00777360">
          <w:rPr>
            <w:rFonts w:ascii="Times New Roman" w:hAnsi="Times New Roman"/>
            <w:spacing w:val="-1"/>
          </w:rPr>
          <w:delText>expediting</w:delText>
        </w:r>
        <w:r w:rsidRPr="00DB149D" w:rsidDel="00777360">
          <w:rPr>
            <w:rFonts w:ascii="Times New Roman" w:hAnsi="Times New Roman"/>
            <w:spacing w:val="-3"/>
          </w:rPr>
          <w:delText xml:space="preserve"> </w:delText>
        </w:r>
        <w:r w:rsidRPr="00DB149D" w:rsidDel="00777360">
          <w:rPr>
            <w:rFonts w:ascii="Times New Roman" w:hAnsi="Times New Roman"/>
          </w:rPr>
          <w:delText>and</w:delText>
        </w:r>
        <w:r w:rsidRPr="00DB149D" w:rsidDel="00777360">
          <w:rPr>
            <w:rFonts w:ascii="Times New Roman" w:hAnsi="Times New Roman"/>
            <w:spacing w:val="-3"/>
          </w:rPr>
          <w:delText xml:space="preserve"> </w:delText>
        </w:r>
        <w:r w:rsidRPr="00DB149D" w:rsidDel="00777360">
          <w:rPr>
            <w:rFonts w:ascii="Times New Roman" w:hAnsi="Times New Roman"/>
            <w:spacing w:val="1"/>
          </w:rPr>
          <w:delText>VQS</w:delText>
        </w:r>
        <w:r w:rsidRPr="00DB149D" w:rsidDel="00777360">
          <w:rPr>
            <w:rFonts w:ascii="Times New Roman" w:hAnsi="Times New Roman"/>
          </w:rPr>
          <w:delText xml:space="preserve"> </w:delText>
        </w:r>
        <w:r w:rsidRPr="00DB149D" w:rsidDel="00777360">
          <w:rPr>
            <w:rFonts w:ascii="Times New Roman" w:hAnsi="Times New Roman"/>
            <w:spacing w:val="-1"/>
          </w:rPr>
          <w:delText>purposes</w:delText>
        </w:r>
        <w:r w:rsidRPr="00DB149D" w:rsidDel="00777360">
          <w:rPr>
            <w:rFonts w:ascii="Times New Roman" w:hAnsi="Times New Roman"/>
            <w:spacing w:val="-5"/>
          </w:rPr>
          <w:delText xml:space="preserve"> </w:delText>
        </w:r>
        <w:r w:rsidRPr="00DB149D" w:rsidDel="00777360">
          <w:rPr>
            <w:rFonts w:ascii="Times New Roman" w:hAnsi="Times New Roman"/>
          </w:rPr>
          <w:delText xml:space="preserve">with </w:delText>
        </w:r>
        <w:r w:rsidRPr="00DB149D" w:rsidDel="00777360">
          <w:rPr>
            <w:rFonts w:ascii="Times New Roman" w:hAnsi="Times New Roman"/>
            <w:spacing w:val="-2"/>
          </w:rPr>
          <w:delText>respect</w:delText>
        </w:r>
        <w:r w:rsidRPr="00DB149D" w:rsidDel="00777360">
          <w:rPr>
            <w:rFonts w:ascii="Times New Roman" w:hAnsi="Times New Roman"/>
            <w:spacing w:val="3"/>
          </w:rPr>
          <w:delText xml:space="preserve"> </w:delText>
        </w:r>
        <w:r w:rsidRPr="00DB149D" w:rsidDel="00777360">
          <w:rPr>
            <w:rFonts w:ascii="Times New Roman" w:hAnsi="Times New Roman"/>
          </w:rPr>
          <w:delText>to</w:delText>
        </w:r>
        <w:r w:rsidRPr="00DB149D" w:rsidDel="00777360">
          <w:rPr>
            <w:rFonts w:ascii="Times New Roman" w:hAnsi="Times New Roman"/>
            <w:spacing w:val="-5"/>
          </w:rPr>
          <w:delText xml:space="preserve"> </w:delText>
        </w:r>
        <w:r w:rsidRPr="00DB149D" w:rsidDel="00777360">
          <w:rPr>
            <w:rFonts w:ascii="Times New Roman" w:hAnsi="Times New Roman"/>
            <w:spacing w:val="-1"/>
          </w:rPr>
          <w:delText>Subcontractors</w:delText>
        </w:r>
        <w:r w:rsidRPr="00DB149D" w:rsidDel="00777360">
          <w:rPr>
            <w:rFonts w:ascii="Times New Roman" w:hAnsi="Times New Roman"/>
          </w:rPr>
          <w:delText xml:space="preserve"> and</w:delText>
        </w:r>
        <w:r w:rsidRPr="00DB149D" w:rsidDel="00777360">
          <w:rPr>
            <w:rFonts w:ascii="Times New Roman" w:hAnsi="Times New Roman"/>
            <w:spacing w:val="-3"/>
          </w:rPr>
          <w:delText xml:space="preserve"> </w:delText>
        </w:r>
        <w:r w:rsidRPr="00DB149D" w:rsidDel="00777360">
          <w:rPr>
            <w:rFonts w:ascii="Times New Roman" w:hAnsi="Times New Roman"/>
          </w:rPr>
          <w:delText>other</w:delText>
        </w:r>
        <w:r w:rsidRPr="00DB149D" w:rsidDel="00777360">
          <w:rPr>
            <w:rFonts w:ascii="Times New Roman" w:hAnsi="Times New Roman"/>
            <w:spacing w:val="29"/>
          </w:rPr>
          <w:delText xml:space="preserve"> </w:delText>
        </w:r>
        <w:r w:rsidRPr="00DB149D" w:rsidDel="00777360">
          <w:rPr>
            <w:rFonts w:ascii="Times New Roman" w:hAnsi="Times New Roman"/>
            <w:spacing w:val="-2"/>
          </w:rPr>
          <w:delText>vendors</w:delText>
        </w:r>
      </w:del>
      <w:r w:rsidRPr="00DB149D">
        <w:rPr>
          <w:rFonts w:ascii="Times New Roman" w:hAnsi="Times New Roman"/>
          <w:spacing w:val="-2"/>
        </w:rPr>
        <w:t>.</w:t>
      </w:r>
      <w:r w:rsidRPr="00DB149D">
        <w:rPr>
          <w:rFonts w:ascii="Times New Roman" w:hAnsi="Times New Roman"/>
        </w:rPr>
        <w:t xml:space="preserve"> </w:t>
      </w:r>
      <w:r w:rsidRPr="00DB149D">
        <w:rPr>
          <w:rFonts w:ascii="Times New Roman" w:hAnsi="Times New Roman"/>
          <w:spacing w:val="7"/>
        </w:rPr>
        <w:t xml:space="preserve"> </w:t>
      </w:r>
      <w:r w:rsidRPr="00DB149D">
        <w:rPr>
          <w:rFonts w:ascii="Times New Roman" w:hAnsi="Times New Roman"/>
          <w:spacing w:val="-1"/>
        </w:rPr>
        <w:t>As</w:t>
      </w:r>
      <w:r w:rsidRPr="00DB149D">
        <w:rPr>
          <w:rFonts w:ascii="Times New Roman" w:hAnsi="Times New Roman"/>
          <w:spacing w:val="-3"/>
        </w:rPr>
        <w:t xml:space="preserve"> </w:t>
      </w:r>
      <w:r w:rsidRPr="00DB149D">
        <w:rPr>
          <w:rFonts w:ascii="Times New Roman" w:hAnsi="Times New Roman"/>
          <w:spacing w:val="-2"/>
        </w:rPr>
        <w:t>required</w:t>
      </w:r>
      <w:r w:rsidRPr="00DB149D">
        <w:rPr>
          <w:rFonts w:ascii="Times New Roman" w:hAnsi="Times New Roman"/>
          <w:spacing w:val="2"/>
        </w:rPr>
        <w:t xml:space="preserve"> </w:t>
      </w:r>
      <w:r w:rsidRPr="00DB149D">
        <w:rPr>
          <w:rFonts w:ascii="Times New Roman" w:hAnsi="Times New Roman"/>
          <w:spacing w:val="-1"/>
        </w:rPr>
        <w:t>by</w:t>
      </w:r>
      <w:r w:rsidRPr="00DB149D">
        <w:rPr>
          <w:rFonts w:ascii="Times New Roman" w:hAnsi="Times New Roman"/>
          <w:spacing w:val="1"/>
        </w:rPr>
        <w:t xml:space="preserve"> </w:t>
      </w:r>
      <w:r>
        <w:rPr>
          <w:rFonts w:ascii="Times New Roman" w:hAnsi="Times New Roman"/>
          <w:spacing w:val="1"/>
        </w:rPr>
        <w:t>the Company</w:t>
      </w:r>
      <w:r w:rsidRPr="00DB149D">
        <w:rPr>
          <w:rFonts w:ascii="Times New Roman" w:hAnsi="Times New Roman"/>
          <w:spacing w:val="-2"/>
        </w:rPr>
        <w:t>,</w:t>
      </w:r>
      <w:r w:rsidRPr="00DB149D">
        <w:rPr>
          <w:rFonts w:ascii="Times New Roman" w:hAnsi="Times New Roman"/>
        </w:rPr>
        <w:t xml:space="preserve"> </w:t>
      </w:r>
      <w:r>
        <w:rPr>
          <w:rFonts w:ascii="Times New Roman" w:hAnsi="Times New Roman"/>
        </w:rPr>
        <w:t>the Supplier</w:t>
      </w:r>
      <w:r w:rsidRPr="00DB149D">
        <w:rPr>
          <w:rFonts w:ascii="Times New Roman" w:hAnsi="Times New Roman"/>
          <w:spacing w:val="3"/>
        </w:rPr>
        <w:t xml:space="preserve"> </w:t>
      </w:r>
      <w:r w:rsidRPr="00DB149D">
        <w:rPr>
          <w:rFonts w:ascii="Times New Roman" w:hAnsi="Times New Roman"/>
          <w:spacing w:val="-2"/>
        </w:rPr>
        <w:t>shall</w:t>
      </w:r>
      <w:r w:rsidRPr="00DB149D">
        <w:rPr>
          <w:rFonts w:ascii="Times New Roman" w:hAnsi="Times New Roman"/>
          <w:spacing w:val="2"/>
        </w:rPr>
        <w:t xml:space="preserve"> </w:t>
      </w:r>
      <w:r w:rsidRPr="00DB149D">
        <w:rPr>
          <w:rFonts w:ascii="Times New Roman" w:hAnsi="Times New Roman"/>
          <w:spacing w:val="-2"/>
        </w:rPr>
        <w:t>supply</w:t>
      </w:r>
      <w:r w:rsidRPr="00DB149D">
        <w:rPr>
          <w:rFonts w:ascii="Times New Roman" w:hAnsi="Times New Roman"/>
          <w:spacing w:val="3"/>
        </w:rPr>
        <w:t xml:space="preserve"> </w:t>
      </w:r>
      <w:r w:rsidRPr="00DB149D">
        <w:rPr>
          <w:rFonts w:ascii="Times New Roman" w:hAnsi="Times New Roman"/>
          <w:spacing w:val="-2"/>
        </w:rPr>
        <w:t>schedules,</w:t>
      </w:r>
      <w:r w:rsidRPr="00DB149D">
        <w:rPr>
          <w:rFonts w:ascii="Times New Roman" w:hAnsi="Times New Roman"/>
          <w:spacing w:val="3"/>
        </w:rPr>
        <w:t xml:space="preserve"> </w:t>
      </w:r>
      <w:r w:rsidRPr="00DB149D">
        <w:rPr>
          <w:rFonts w:ascii="Times New Roman" w:hAnsi="Times New Roman"/>
          <w:spacing w:val="-2"/>
        </w:rPr>
        <w:t>progress</w:t>
      </w:r>
      <w:r w:rsidRPr="00DB149D">
        <w:rPr>
          <w:rFonts w:ascii="Times New Roman" w:hAnsi="Times New Roman"/>
          <w:spacing w:val="3"/>
        </w:rPr>
        <w:t xml:space="preserve"> </w:t>
      </w:r>
      <w:r w:rsidRPr="00DB149D">
        <w:rPr>
          <w:rFonts w:ascii="Times New Roman" w:hAnsi="Times New Roman"/>
          <w:spacing w:val="-1"/>
        </w:rPr>
        <w:t>reports</w:t>
      </w:r>
      <w:r w:rsidRPr="00DB149D">
        <w:rPr>
          <w:rFonts w:ascii="Times New Roman" w:hAnsi="Times New Roman"/>
          <w:spacing w:val="1"/>
        </w:rPr>
        <w:t xml:space="preserve"> </w:t>
      </w:r>
      <w:r w:rsidRPr="00DB149D">
        <w:rPr>
          <w:rFonts w:ascii="Times New Roman" w:hAnsi="Times New Roman"/>
          <w:spacing w:val="-2"/>
        </w:rPr>
        <w:t>and</w:t>
      </w:r>
      <w:r w:rsidRPr="00DB149D">
        <w:rPr>
          <w:rFonts w:ascii="Times New Roman" w:hAnsi="Times New Roman"/>
          <w:spacing w:val="57"/>
        </w:rPr>
        <w:t xml:space="preserve"> </w:t>
      </w:r>
      <w:r w:rsidRPr="00DB149D">
        <w:rPr>
          <w:rFonts w:ascii="Times New Roman" w:hAnsi="Times New Roman"/>
          <w:spacing w:val="-1"/>
        </w:rPr>
        <w:t>unpriced</w:t>
      </w:r>
      <w:r w:rsidRPr="00DB149D">
        <w:rPr>
          <w:rFonts w:ascii="Times New Roman" w:hAnsi="Times New Roman"/>
          <w:spacing w:val="-3"/>
        </w:rPr>
        <w:t xml:space="preserve"> </w:t>
      </w:r>
      <w:r w:rsidRPr="00DB149D">
        <w:rPr>
          <w:rFonts w:ascii="Times New Roman" w:hAnsi="Times New Roman"/>
          <w:spacing w:val="-1"/>
        </w:rPr>
        <w:t>copies</w:t>
      </w:r>
      <w:r w:rsidRPr="00DB149D">
        <w:rPr>
          <w:rFonts w:ascii="Times New Roman" w:hAnsi="Times New Roman"/>
        </w:rPr>
        <w:t xml:space="preserve"> of </w:t>
      </w:r>
      <w:r>
        <w:rPr>
          <w:rFonts w:ascii="Times New Roman" w:hAnsi="Times New Roman"/>
        </w:rPr>
        <w:t>Supplier</w:t>
      </w:r>
      <w:r>
        <w:rPr>
          <w:rFonts w:ascii="Times New Roman" w:hAnsi="Times New Roman"/>
          <w:spacing w:val="-1"/>
        </w:rPr>
        <w:t>’</w:t>
      </w:r>
      <w:r w:rsidRPr="00DB149D">
        <w:rPr>
          <w:rFonts w:ascii="Times New Roman" w:hAnsi="Times New Roman"/>
          <w:spacing w:val="-1"/>
        </w:rPr>
        <w:t>s</w:t>
      </w:r>
      <w:r w:rsidRPr="00DB149D">
        <w:rPr>
          <w:rFonts w:ascii="Times New Roman" w:hAnsi="Times New Roman"/>
        </w:rPr>
        <w:t xml:space="preserve"> </w:t>
      </w:r>
      <w:r w:rsidRPr="00DB149D">
        <w:rPr>
          <w:rFonts w:ascii="Times New Roman" w:hAnsi="Times New Roman"/>
          <w:spacing w:val="-1"/>
        </w:rPr>
        <w:t>purchase</w:t>
      </w:r>
      <w:r w:rsidRPr="00DB149D">
        <w:rPr>
          <w:rFonts w:ascii="Times New Roman" w:hAnsi="Times New Roman"/>
          <w:spacing w:val="-3"/>
        </w:rPr>
        <w:t xml:space="preserve"> </w:t>
      </w:r>
      <w:r w:rsidRPr="00DB149D">
        <w:rPr>
          <w:rFonts w:ascii="Times New Roman" w:hAnsi="Times New Roman"/>
          <w:spacing w:val="-1"/>
        </w:rPr>
        <w:t>orders</w:t>
      </w:r>
      <w:r w:rsidRPr="00DB149D">
        <w:rPr>
          <w:rFonts w:ascii="Times New Roman" w:hAnsi="Times New Roman"/>
        </w:rPr>
        <w:t xml:space="preserve"> and</w:t>
      </w:r>
      <w:r w:rsidRPr="00DB149D">
        <w:rPr>
          <w:rFonts w:ascii="Times New Roman" w:hAnsi="Times New Roman"/>
          <w:spacing w:val="-3"/>
        </w:rPr>
        <w:t xml:space="preserve"> </w:t>
      </w:r>
      <w:r w:rsidRPr="00DB149D">
        <w:rPr>
          <w:rFonts w:ascii="Times New Roman" w:hAnsi="Times New Roman"/>
          <w:spacing w:val="-1"/>
        </w:rPr>
        <w:t>subcontracts</w:t>
      </w:r>
      <w:r w:rsidRPr="00DB149D">
        <w:rPr>
          <w:rFonts w:ascii="Times New Roman" w:hAnsi="Times New Roman"/>
        </w:rPr>
        <w:t xml:space="preserve"> for </w:t>
      </w:r>
      <w:r>
        <w:rPr>
          <w:rFonts w:ascii="Times New Roman" w:hAnsi="Times New Roman"/>
        </w:rPr>
        <w:t>the Company</w:t>
      </w:r>
      <w:r>
        <w:rPr>
          <w:rFonts w:ascii="Times New Roman" w:hAnsi="Times New Roman"/>
          <w:spacing w:val="-1"/>
        </w:rPr>
        <w:t>’</w:t>
      </w:r>
      <w:r w:rsidRPr="00DB149D">
        <w:rPr>
          <w:rFonts w:ascii="Times New Roman" w:hAnsi="Times New Roman"/>
          <w:spacing w:val="-1"/>
        </w:rPr>
        <w:t>s</w:t>
      </w:r>
      <w:r w:rsidRPr="00DB149D">
        <w:rPr>
          <w:rFonts w:ascii="Times New Roman" w:hAnsi="Times New Roman"/>
          <w:spacing w:val="-6"/>
        </w:rPr>
        <w:t xml:space="preserve"> </w:t>
      </w:r>
      <w:r w:rsidRPr="00DB149D">
        <w:rPr>
          <w:rFonts w:ascii="Times New Roman" w:hAnsi="Times New Roman"/>
        </w:rPr>
        <w:t>use in</w:t>
      </w:r>
      <w:r w:rsidRPr="00DB149D">
        <w:rPr>
          <w:rFonts w:ascii="Times New Roman" w:hAnsi="Times New Roman"/>
          <w:spacing w:val="-3"/>
        </w:rPr>
        <w:t xml:space="preserve"> </w:t>
      </w:r>
      <w:r w:rsidRPr="00DB149D">
        <w:rPr>
          <w:rFonts w:ascii="Times New Roman" w:hAnsi="Times New Roman"/>
          <w:spacing w:val="-1"/>
        </w:rPr>
        <w:t>expediting</w:t>
      </w:r>
      <w:r w:rsidRPr="00DB149D">
        <w:rPr>
          <w:rFonts w:ascii="Times New Roman" w:hAnsi="Times New Roman"/>
          <w:spacing w:val="29"/>
        </w:rPr>
        <w:t xml:space="preserve"> </w:t>
      </w:r>
      <w:r w:rsidRPr="00DB149D">
        <w:rPr>
          <w:rFonts w:ascii="Times New Roman" w:hAnsi="Times New Roman"/>
          <w:spacing w:val="-2"/>
        </w:rPr>
        <w:t>and</w:t>
      </w:r>
      <w:r w:rsidRPr="00DB149D">
        <w:rPr>
          <w:rFonts w:ascii="Times New Roman" w:hAnsi="Times New Roman"/>
        </w:rPr>
        <w:t xml:space="preserve"> VQS.</w:t>
      </w:r>
    </w:p>
    <w:p w14:paraId="1DD697BA" w14:textId="77777777" w:rsidR="003471A6" w:rsidRPr="00DB149D" w:rsidRDefault="003471A6" w:rsidP="003471A6">
      <w:pPr>
        <w:pStyle w:val="ScheduleL3"/>
        <w:tabs>
          <w:tab w:val="left" w:pos="1220"/>
        </w:tabs>
        <w:spacing w:before="120" w:after="0"/>
        <w:ind w:right="702"/>
        <w:rPr>
          <w:rFonts w:ascii="Times New Roman" w:hAnsi="Times New Roman"/>
        </w:rPr>
      </w:pPr>
      <w:r>
        <w:rPr>
          <w:rFonts w:ascii="Times New Roman" w:hAnsi="Times New Roman"/>
          <w:spacing w:val="-2"/>
        </w:rPr>
        <w:t>The Supplier</w:t>
      </w:r>
      <w:r w:rsidRPr="00DB149D">
        <w:rPr>
          <w:rFonts w:ascii="Times New Roman" w:hAnsi="Times New Roman"/>
        </w:rPr>
        <w:t xml:space="preserve"> </w:t>
      </w:r>
      <w:r w:rsidRPr="00DB149D">
        <w:rPr>
          <w:rFonts w:ascii="Times New Roman" w:hAnsi="Times New Roman"/>
          <w:spacing w:val="-1"/>
        </w:rPr>
        <w:t>shall</w:t>
      </w:r>
      <w:r w:rsidRPr="00DB149D">
        <w:rPr>
          <w:rFonts w:ascii="Times New Roman" w:hAnsi="Times New Roman"/>
        </w:rPr>
        <w:t xml:space="preserve"> </w:t>
      </w:r>
      <w:r w:rsidRPr="00DB149D">
        <w:rPr>
          <w:rFonts w:ascii="Times New Roman" w:hAnsi="Times New Roman"/>
          <w:spacing w:val="-1"/>
        </w:rPr>
        <w:t>notify</w:t>
      </w:r>
      <w:r w:rsidRPr="00DB149D">
        <w:rPr>
          <w:rFonts w:ascii="Times New Roman" w:hAnsi="Times New Roman"/>
          <w:spacing w:val="3"/>
        </w:rPr>
        <w:t xml:space="preserve"> </w:t>
      </w:r>
      <w:r>
        <w:rPr>
          <w:rFonts w:ascii="Times New Roman" w:hAnsi="Times New Roman"/>
          <w:spacing w:val="3"/>
        </w:rPr>
        <w:t>the Company</w:t>
      </w:r>
      <w:r w:rsidRPr="00DB149D">
        <w:rPr>
          <w:rFonts w:ascii="Times New Roman" w:hAnsi="Times New Roman"/>
        </w:rPr>
        <w:t xml:space="preserve"> in </w:t>
      </w:r>
      <w:r w:rsidRPr="00DB149D">
        <w:rPr>
          <w:rFonts w:ascii="Times New Roman" w:hAnsi="Times New Roman"/>
          <w:spacing w:val="-1"/>
        </w:rPr>
        <w:t>writing</w:t>
      </w:r>
      <w:r w:rsidRPr="00DB149D">
        <w:rPr>
          <w:rFonts w:ascii="Times New Roman" w:hAnsi="Times New Roman"/>
          <w:spacing w:val="-3"/>
        </w:rPr>
        <w:t xml:space="preserve"> of</w:t>
      </w:r>
      <w:r w:rsidRPr="00DB149D">
        <w:rPr>
          <w:rFonts w:ascii="Times New Roman" w:hAnsi="Times New Roman"/>
          <w:spacing w:val="3"/>
        </w:rPr>
        <w:t xml:space="preserve"> </w:t>
      </w:r>
      <w:r w:rsidRPr="00DB149D">
        <w:rPr>
          <w:rFonts w:ascii="Times New Roman" w:hAnsi="Times New Roman"/>
          <w:spacing w:val="-2"/>
        </w:rPr>
        <w:t>any</w:t>
      </w:r>
      <w:r w:rsidRPr="00DB149D">
        <w:rPr>
          <w:rFonts w:ascii="Times New Roman" w:hAnsi="Times New Roman"/>
        </w:rPr>
        <w:t xml:space="preserve"> </w:t>
      </w:r>
      <w:r w:rsidRPr="00DB149D">
        <w:rPr>
          <w:rFonts w:ascii="Times New Roman" w:hAnsi="Times New Roman"/>
          <w:spacing w:val="-1"/>
        </w:rPr>
        <w:t>actual</w:t>
      </w:r>
      <w:r w:rsidRPr="00DB149D">
        <w:rPr>
          <w:rFonts w:ascii="Times New Roman" w:hAnsi="Times New Roman"/>
          <w:spacing w:val="-3"/>
        </w:rPr>
        <w:t xml:space="preserve"> </w:t>
      </w:r>
      <w:r w:rsidRPr="00DB149D">
        <w:rPr>
          <w:rFonts w:ascii="Times New Roman" w:hAnsi="Times New Roman"/>
        </w:rPr>
        <w:t xml:space="preserve">or </w:t>
      </w:r>
      <w:r w:rsidRPr="00DB149D">
        <w:rPr>
          <w:rFonts w:ascii="Times New Roman" w:hAnsi="Times New Roman"/>
          <w:spacing w:val="-1"/>
        </w:rPr>
        <w:t>anticipated</w:t>
      </w:r>
      <w:r w:rsidRPr="00DB149D">
        <w:rPr>
          <w:rFonts w:ascii="Times New Roman" w:hAnsi="Times New Roman"/>
          <w:spacing w:val="-3"/>
        </w:rPr>
        <w:t xml:space="preserve"> </w:t>
      </w:r>
      <w:r w:rsidRPr="00DB149D">
        <w:rPr>
          <w:rFonts w:ascii="Times New Roman" w:hAnsi="Times New Roman"/>
          <w:spacing w:val="-1"/>
        </w:rPr>
        <w:t>delays</w:t>
      </w:r>
      <w:r w:rsidRPr="00DB149D">
        <w:rPr>
          <w:rFonts w:ascii="Times New Roman" w:hAnsi="Times New Roman"/>
        </w:rPr>
        <w:t xml:space="preserve"> </w:t>
      </w:r>
      <w:r w:rsidRPr="00DB149D">
        <w:rPr>
          <w:rFonts w:ascii="Times New Roman" w:hAnsi="Times New Roman"/>
          <w:spacing w:val="-2"/>
        </w:rPr>
        <w:t>immediately</w:t>
      </w:r>
      <w:r w:rsidRPr="00DB149D">
        <w:rPr>
          <w:rFonts w:ascii="Times New Roman" w:hAnsi="Times New Roman"/>
        </w:rPr>
        <w:t xml:space="preserve"> </w:t>
      </w:r>
      <w:r w:rsidRPr="00DB149D">
        <w:rPr>
          <w:rFonts w:ascii="Times New Roman" w:hAnsi="Times New Roman"/>
          <w:spacing w:val="-1"/>
        </w:rPr>
        <w:t>upon</w:t>
      </w:r>
      <w:r w:rsidRPr="00DB149D">
        <w:rPr>
          <w:rFonts w:ascii="Times New Roman" w:hAnsi="Times New Roman"/>
          <w:spacing w:val="51"/>
        </w:rPr>
        <w:t xml:space="preserve"> </w:t>
      </w:r>
      <w:r w:rsidRPr="00DB149D">
        <w:rPr>
          <w:rFonts w:ascii="Times New Roman" w:hAnsi="Times New Roman"/>
          <w:spacing w:val="-1"/>
        </w:rPr>
        <w:t>discovery.</w:t>
      </w:r>
      <w:r w:rsidRPr="00DB149D">
        <w:rPr>
          <w:rFonts w:ascii="Times New Roman" w:hAnsi="Times New Roman"/>
          <w:spacing w:val="55"/>
        </w:rPr>
        <w:t xml:space="preserve"> </w:t>
      </w:r>
      <w:r w:rsidRPr="00DB149D">
        <w:rPr>
          <w:rFonts w:ascii="Times New Roman" w:hAnsi="Times New Roman"/>
        </w:rPr>
        <w:t>Such</w:t>
      </w:r>
      <w:r w:rsidRPr="00DB149D">
        <w:rPr>
          <w:rFonts w:ascii="Times New Roman" w:hAnsi="Times New Roman"/>
          <w:spacing w:val="-3"/>
        </w:rPr>
        <w:t xml:space="preserve"> </w:t>
      </w:r>
      <w:r w:rsidRPr="00DB149D">
        <w:rPr>
          <w:rFonts w:ascii="Times New Roman" w:hAnsi="Times New Roman"/>
        </w:rPr>
        <w:t>notice</w:t>
      </w:r>
      <w:r w:rsidRPr="00DB149D">
        <w:rPr>
          <w:rFonts w:ascii="Times New Roman" w:hAnsi="Times New Roman"/>
          <w:spacing w:val="-3"/>
        </w:rPr>
        <w:t xml:space="preserve"> </w:t>
      </w:r>
      <w:r w:rsidRPr="00DB149D">
        <w:rPr>
          <w:rFonts w:ascii="Times New Roman" w:hAnsi="Times New Roman"/>
          <w:spacing w:val="-1"/>
        </w:rPr>
        <w:t>shall</w:t>
      </w:r>
      <w:r w:rsidRPr="00DB149D">
        <w:rPr>
          <w:rFonts w:ascii="Times New Roman" w:hAnsi="Times New Roman"/>
        </w:rPr>
        <w:t xml:space="preserve"> </w:t>
      </w:r>
      <w:r w:rsidRPr="00DB149D">
        <w:rPr>
          <w:rFonts w:ascii="Times New Roman" w:hAnsi="Times New Roman"/>
          <w:spacing w:val="-2"/>
        </w:rPr>
        <w:t>include</w:t>
      </w:r>
      <w:r w:rsidRPr="00DB149D">
        <w:rPr>
          <w:rFonts w:ascii="Times New Roman" w:hAnsi="Times New Roman"/>
          <w:spacing w:val="-3"/>
        </w:rPr>
        <w:t xml:space="preserve"> </w:t>
      </w:r>
      <w:r w:rsidRPr="00DB149D">
        <w:rPr>
          <w:rFonts w:ascii="Times New Roman" w:hAnsi="Times New Roman"/>
        </w:rPr>
        <w:t xml:space="preserve">an </w:t>
      </w:r>
      <w:r w:rsidRPr="00DB149D">
        <w:rPr>
          <w:rFonts w:ascii="Times New Roman" w:hAnsi="Times New Roman"/>
          <w:spacing w:val="-1"/>
        </w:rPr>
        <w:t>estimated</w:t>
      </w:r>
      <w:r w:rsidRPr="00DB149D">
        <w:rPr>
          <w:rFonts w:ascii="Times New Roman" w:hAnsi="Times New Roman"/>
        </w:rPr>
        <w:t xml:space="preserve"> </w:t>
      </w:r>
      <w:r w:rsidRPr="00DB149D">
        <w:rPr>
          <w:rFonts w:ascii="Times New Roman" w:hAnsi="Times New Roman"/>
          <w:spacing w:val="-2"/>
        </w:rPr>
        <w:t>period</w:t>
      </w:r>
      <w:r w:rsidRPr="00DB149D">
        <w:rPr>
          <w:rFonts w:ascii="Times New Roman" w:hAnsi="Times New Roman"/>
          <w:spacing w:val="-3"/>
        </w:rPr>
        <w:t xml:space="preserve"> </w:t>
      </w:r>
      <w:r w:rsidRPr="00DB149D">
        <w:rPr>
          <w:rFonts w:ascii="Times New Roman" w:hAnsi="Times New Roman"/>
        </w:rPr>
        <w:t>of</w:t>
      </w:r>
      <w:r w:rsidRPr="00DB149D">
        <w:rPr>
          <w:rFonts w:ascii="Times New Roman" w:hAnsi="Times New Roman"/>
          <w:spacing w:val="3"/>
        </w:rPr>
        <w:t xml:space="preserve"> </w:t>
      </w:r>
      <w:r w:rsidRPr="00DB149D">
        <w:rPr>
          <w:rFonts w:ascii="Times New Roman" w:hAnsi="Times New Roman"/>
          <w:spacing w:val="-2"/>
        </w:rPr>
        <w:t>delay,</w:t>
      </w:r>
      <w:r w:rsidRPr="00DB149D">
        <w:rPr>
          <w:rFonts w:ascii="Times New Roman" w:hAnsi="Times New Roman"/>
          <w:spacing w:val="3"/>
        </w:rPr>
        <w:t xml:space="preserve"> </w:t>
      </w:r>
      <w:r w:rsidRPr="00DB149D">
        <w:rPr>
          <w:rFonts w:ascii="Times New Roman" w:hAnsi="Times New Roman"/>
          <w:spacing w:val="-1"/>
        </w:rPr>
        <w:t>cause</w:t>
      </w:r>
      <w:r w:rsidRPr="00DB149D">
        <w:rPr>
          <w:rFonts w:ascii="Times New Roman" w:hAnsi="Times New Roman"/>
        </w:rPr>
        <w:t xml:space="preserve"> </w:t>
      </w:r>
      <w:r w:rsidRPr="00DB149D">
        <w:rPr>
          <w:rFonts w:ascii="Times New Roman" w:hAnsi="Times New Roman"/>
          <w:spacing w:val="-2"/>
        </w:rPr>
        <w:t>and</w:t>
      </w:r>
      <w:r w:rsidRPr="00DB149D">
        <w:rPr>
          <w:rFonts w:ascii="Times New Roman" w:hAnsi="Times New Roman"/>
        </w:rPr>
        <w:t xml:space="preserve"> </w:t>
      </w:r>
      <w:r w:rsidRPr="00DB149D">
        <w:rPr>
          <w:rFonts w:ascii="Times New Roman" w:hAnsi="Times New Roman"/>
          <w:spacing w:val="-1"/>
        </w:rPr>
        <w:t>corrective</w:t>
      </w:r>
      <w:r w:rsidRPr="00DB149D">
        <w:rPr>
          <w:rFonts w:ascii="Times New Roman" w:hAnsi="Times New Roman"/>
          <w:spacing w:val="47"/>
        </w:rPr>
        <w:t xml:space="preserve"> </w:t>
      </w:r>
      <w:r w:rsidRPr="00DB149D">
        <w:rPr>
          <w:rFonts w:ascii="Times New Roman" w:hAnsi="Times New Roman"/>
          <w:spacing w:val="-1"/>
        </w:rPr>
        <w:t>actions</w:t>
      </w:r>
      <w:r w:rsidRPr="00DB149D">
        <w:rPr>
          <w:rFonts w:ascii="Times New Roman" w:hAnsi="Times New Roman"/>
          <w:spacing w:val="2"/>
        </w:rPr>
        <w:t xml:space="preserve"> </w:t>
      </w:r>
      <w:r w:rsidRPr="00DB149D">
        <w:rPr>
          <w:rFonts w:ascii="Times New Roman" w:hAnsi="Times New Roman"/>
          <w:spacing w:val="-2"/>
        </w:rPr>
        <w:t>being</w:t>
      </w:r>
      <w:r w:rsidRPr="00DB149D">
        <w:rPr>
          <w:rFonts w:ascii="Times New Roman" w:hAnsi="Times New Roman"/>
        </w:rPr>
        <w:t xml:space="preserve"> </w:t>
      </w:r>
      <w:r w:rsidRPr="00DB149D">
        <w:rPr>
          <w:rFonts w:ascii="Times New Roman" w:hAnsi="Times New Roman"/>
          <w:spacing w:val="-2"/>
        </w:rPr>
        <w:t>taken.</w:t>
      </w:r>
      <w:r w:rsidRPr="00DB149D">
        <w:rPr>
          <w:rFonts w:ascii="Times New Roman" w:hAnsi="Times New Roman"/>
        </w:rPr>
        <w:t xml:space="preserve"> </w:t>
      </w:r>
      <w:r w:rsidRPr="00DB149D">
        <w:rPr>
          <w:rFonts w:ascii="Times New Roman" w:hAnsi="Times New Roman"/>
          <w:spacing w:val="7"/>
        </w:rPr>
        <w:t xml:space="preserve"> </w:t>
      </w:r>
      <w:r w:rsidRPr="00DB149D">
        <w:rPr>
          <w:rFonts w:ascii="Times New Roman" w:hAnsi="Times New Roman"/>
          <w:spacing w:val="-2"/>
        </w:rPr>
        <w:t>Slippage</w:t>
      </w:r>
      <w:r w:rsidRPr="00DB149D">
        <w:rPr>
          <w:rFonts w:ascii="Times New Roman" w:hAnsi="Times New Roman"/>
          <w:spacing w:val="2"/>
        </w:rPr>
        <w:t xml:space="preserve"> </w:t>
      </w:r>
      <w:r w:rsidRPr="00DB149D">
        <w:rPr>
          <w:rFonts w:ascii="Times New Roman" w:hAnsi="Times New Roman"/>
          <w:spacing w:val="-1"/>
        </w:rPr>
        <w:t>in</w:t>
      </w:r>
      <w:r w:rsidRPr="00DB149D">
        <w:rPr>
          <w:rFonts w:ascii="Times New Roman" w:hAnsi="Times New Roman"/>
        </w:rPr>
        <w:t xml:space="preserve"> </w:t>
      </w:r>
      <w:r>
        <w:rPr>
          <w:rFonts w:ascii="Times New Roman" w:hAnsi="Times New Roman"/>
        </w:rPr>
        <w:t>the Supplier</w:t>
      </w:r>
      <w:r>
        <w:rPr>
          <w:rFonts w:ascii="Times New Roman" w:hAnsi="Times New Roman"/>
          <w:spacing w:val="-2"/>
        </w:rPr>
        <w:t>’</w:t>
      </w:r>
      <w:r w:rsidRPr="00DB149D">
        <w:rPr>
          <w:rFonts w:ascii="Times New Roman" w:hAnsi="Times New Roman"/>
          <w:spacing w:val="-2"/>
        </w:rPr>
        <w:t>s</w:t>
      </w:r>
      <w:r w:rsidRPr="00DB149D">
        <w:rPr>
          <w:rFonts w:ascii="Times New Roman" w:hAnsi="Times New Roman"/>
          <w:spacing w:val="2"/>
        </w:rPr>
        <w:t xml:space="preserve"> </w:t>
      </w:r>
      <w:r w:rsidRPr="00DB149D">
        <w:rPr>
          <w:rFonts w:ascii="Times New Roman" w:hAnsi="Times New Roman"/>
          <w:spacing w:val="-2"/>
        </w:rPr>
        <w:t>schedule</w:t>
      </w:r>
      <w:r w:rsidRPr="00DB149D">
        <w:rPr>
          <w:rFonts w:ascii="Times New Roman" w:hAnsi="Times New Roman"/>
        </w:rPr>
        <w:t xml:space="preserve"> </w:t>
      </w:r>
      <w:r w:rsidRPr="00DB149D">
        <w:rPr>
          <w:rFonts w:ascii="Times New Roman" w:hAnsi="Times New Roman"/>
          <w:spacing w:val="-3"/>
        </w:rPr>
        <w:t>may</w:t>
      </w:r>
      <w:r w:rsidRPr="00DB149D">
        <w:rPr>
          <w:rFonts w:ascii="Times New Roman" w:hAnsi="Times New Roman"/>
          <w:spacing w:val="1"/>
        </w:rPr>
        <w:t xml:space="preserve"> </w:t>
      </w:r>
      <w:r w:rsidRPr="00DB149D">
        <w:rPr>
          <w:rFonts w:ascii="Times New Roman" w:hAnsi="Times New Roman"/>
          <w:spacing w:val="-1"/>
        </w:rPr>
        <w:t>be</w:t>
      </w:r>
      <w:r w:rsidRPr="00DB149D">
        <w:rPr>
          <w:rFonts w:ascii="Times New Roman" w:hAnsi="Times New Roman"/>
        </w:rPr>
        <w:t xml:space="preserve"> </w:t>
      </w:r>
      <w:r w:rsidRPr="00DB149D">
        <w:rPr>
          <w:rFonts w:ascii="Times New Roman" w:hAnsi="Times New Roman"/>
          <w:spacing w:val="-2"/>
        </w:rPr>
        <w:t>deemed</w:t>
      </w:r>
      <w:r w:rsidRPr="00DB149D">
        <w:rPr>
          <w:rFonts w:ascii="Times New Roman" w:hAnsi="Times New Roman"/>
          <w:spacing w:val="1"/>
        </w:rPr>
        <w:t xml:space="preserve"> </w:t>
      </w:r>
      <w:r w:rsidRPr="00DB149D">
        <w:rPr>
          <w:rFonts w:ascii="Times New Roman" w:hAnsi="Times New Roman"/>
        </w:rPr>
        <w:t xml:space="preserve">to </w:t>
      </w:r>
      <w:r w:rsidRPr="00DB149D">
        <w:rPr>
          <w:rFonts w:ascii="Times New Roman" w:hAnsi="Times New Roman"/>
          <w:spacing w:val="-1"/>
        </w:rPr>
        <w:t>be</w:t>
      </w:r>
      <w:r w:rsidRPr="00DB149D">
        <w:rPr>
          <w:rFonts w:ascii="Times New Roman" w:hAnsi="Times New Roman"/>
        </w:rPr>
        <w:t xml:space="preserve"> </w:t>
      </w:r>
      <w:r w:rsidRPr="00DB149D">
        <w:rPr>
          <w:rFonts w:ascii="Times New Roman" w:hAnsi="Times New Roman"/>
          <w:spacing w:val="-2"/>
        </w:rPr>
        <w:t>reasonable</w:t>
      </w:r>
      <w:r w:rsidRPr="00DB149D">
        <w:rPr>
          <w:rFonts w:ascii="Times New Roman" w:hAnsi="Times New Roman"/>
          <w:spacing w:val="53"/>
        </w:rPr>
        <w:t xml:space="preserve"> </w:t>
      </w:r>
      <w:r w:rsidRPr="00DB149D">
        <w:rPr>
          <w:rFonts w:ascii="Times New Roman" w:hAnsi="Times New Roman"/>
          <w:spacing w:val="-2"/>
        </w:rPr>
        <w:t>grounds</w:t>
      </w:r>
      <w:r w:rsidRPr="00DB149D">
        <w:rPr>
          <w:rFonts w:ascii="Times New Roman" w:hAnsi="Times New Roman"/>
        </w:rPr>
        <w:t xml:space="preserve"> for </w:t>
      </w:r>
      <w:r w:rsidRPr="00DB149D">
        <w:rPr>
          <w:rFonts w:ascii="Times New Roman" w:hAnsi="Times New Roman"/>
          <w:spacing w:val="-1"/>
        </w:rPr>
        <w:t>concern</w:t>
      </w:r>
      <w:r w:rsidRPr="00DB149D">
        <w:rPr>
          <w:rFonts w:ascii="Times New Roman" w:hAnsi="Times New Roman"/>
        </w:rPr>
        <w:t xml:space="preserve"> in</w:t>
      </w:r>
      <w:r w:rsidRPr="00DB149D">
        <w:rPr>
          <w:rFonts w:ascii="Times New Roman" w:hAnsi="Times New Roman"/>
          <w:spacing w:val="-3"/>
        </w:rPr>
        <w:t xml:space="preserve"> </w:t>
      </w:r>
      <w:r w:rsidRPr="00DB149D">
        <w:rPr>
          <w:rFonts w:ascii="Times New Roman" w:hAnsi="Times New Roman"/>
          <w:spacing w:val="-1"/>
        </w:rPr>
        <w:t>which</w:t>
      </w:r>
      <w:r w:rsidRPr="00DB149D">
        <w:rPr>
          <w:rFonts w:ascii="Times New Roman" w:hAnsi="Times New Roman"/>
        </w:rPr>
        <w:t xml:space="preserve"> </w:t>
      </w:r>
      <w:r w:rsidRPr="00DB149D">
        <w:rPr>
          <w:rFonts w:ascii="Times New Roman" w:hAnsi="Times New Roman"/>
          <w:spacing w:val="-1"/>
        </w:rPr>
        <w:t>event</w:t>
      </w:r>
      <w:r w:rsidRPr="00DB149D">
        <w:rPr>
          <w:rFonts w:ascii="Times New Roman" w:hAnsi="Times New Roman"/>
          <w:spacing w:val="-3"/>
        </w:rPr>
        <w:t xml:space="preserve"> </w:t>
      </w:r>
      <w:r>
        <w:rPr>
          <w:rFonts w:ascii="Times New Roman" w:hAnsi="Times New Roman"/>
          <w:spacing w:val="-3"/>
        </w:rPr>
        <w:t>the Company</w:t>
      </w:r>
      <w:r w:rsidRPr="00DB149D">
        <w:rPr>
          <w:rFonts w:ascii="Times New Roman" w:hAnsi="Times New Roman"/>
        </w:rPr>
        <w:t xml:space="preserve"> may</w:t>
      </w:r>
      <w:r w:rsidRPr="00DB149D">
        <w:rPr>
          <w:rFonts w:ascii="Times New Roman" w:hAnsi="Times New Roman"/>
          <w:spacing w:val="-5"/>
        </w:rPr>
        <w:t xml:space="preserve"> </w:t>
      </w:r>
      <w:r w:rsidRPr="00DB149D">
        <w:rPr>
          <w:rFonts w:ascii="Times New Roman" w:hAnsi="Times New Roman"/>
          <w:spacing w:val="-1"/>
        </w:rPr>
        <w:t>demand</w:t>
      </w:r>
      <w:r w:rsidRPr="00DB149D">
        <w:rPr>
          <w:rFonts w:ascii="Times New Roman" w:hAnsi="Times New Roman"/>
          <w:spacing w:val="-3"/>
        </w:rPr>
        <w:t xml:space="preserve"> </w:t>
      </w:r>
      <w:r w:rsidRPr="00DB149D">
        <w:rPr>
          <w:rFonts w:ascii="Times New Roman" w:hAnsi="Times New Roman"/>
        </w:rPr>
        <w:t xml:space="preserve">in </w:t>
      </w:r>
      <w:r w:rsidRPr="00DB149D">
        <w:rPr>
          <w:rFonts w:ascii="Times New Roman" w:hAnsi="Times New Roman"/>
          <w:spacing w:val="-1"/>
        </w:rPr>
        <w:t>writing</w:t>
      </w:r>
      <w:r w:rsidRPr="00DB149D">
        <w:rPr>
          <w:rFonts w:ascii="Times New Roman" w:hAnsi="Times New Roman"/>
          <w:spacing w:val="-3"/>
        </w:rPr>
        <w:t xml:space="preserve"> </w:t>
      </w:r>
      <w:r w:rsidRPr="00DB149D">
        <w:rPr>
          <w:rFonts w:ascii="Times New Roman" w:hAnsi="Times New Roman"/>
          <w:spacing w:val="-1"/>
        </w:rPr>
        <w:t>that</w:t>
      </w:r>
      <w:r w:rsidRPr="00DB149D">
        <w:rPr>
          <w:rFonts w:ascii="Times New Roman" w:hAnsi="Times New Roman"/>
        </w:rPr>
        <w:t xml:space="preserve"> </w:t>
      </w:r>
      <w:r>
        <w:rPr>
          <w:rFonts w:ascii="Times New Roman" w:hAnsi="Times New Roman"/>
        </w:rPr>
        <w:t>the Supplier</w:t>
      </w:r>
      <w:r w:rsidRPr="00DB149D">
        <w:rPr>
          <w:rFonts w:ascii="Times New Roman" w:hAnsi="Times New Roman"/>
        </w:rPr>
        <w:t xml:space="preserve"> take</w:t>
      </w:r>
      <w:r w:rsidRPr="00DB149D">
        <w:rPr>
          <w:rFonts w:ascii="Times New Roman" w:hAnsi="Times New Roman"/>
          <w:spacing w:val="-5"/>
        </w:rPr>
        <w:t xml:space="preserve"> </w:t>
      </w:r>
      <w:r w:rsidRPr="00DB149D">
        <w:rPr>
          <w:rFonts w:ascii="Times New Roman" w:hAnsi="Times New Roman"/>
        </w:rPr>
        <w:t>the</w:t>
      </w:r>
      <w:r w:rsidRPr="00DB149D">
        <w:rPr>
          <w:rFonts w:ascii="Times New Roman" w:hAnsi="Times New Roman"/>
          <w:spacing w:val="49"/>
        </w:rPr>
        <w:t xml:space="preserve"> </w:t>
      </w:r>
      <w:r w:rsidRPr="00DB149D">
        <w:rPr>
          <w:rFonts w:ascii="Times New Roman" w:hAnsi="Times New Roman"/>
          <w:spacing w:val="-1"/>
        </w:rPr>
        <w:t>necessary</w:t>
      </w:r>
      <w:r w:rsidRPr="00DB149D">
        <w:rPr>
          <w:rFonts w:ascii="Times New Roman" w:hAnsi="Times New Roman"/>
        </w:rPr>
        <w:t xml:space="preserve"> </w:t>
      </w:r>
      <w:r w:rsidRPr="00DB149D">
        <w:rPr>
          <w:rFonts w:ascii="Times New Roman" w:hAnsi="Times New Roman"/>
          <w:spacing w:val="-1"/>
        </w:rPr>
        <w:t>actions</w:t>
      </w:r>
      <w:r w:rsidRPr="00DB149D">
        <w:rPr>
          <w:rFonts w:ascii="Times New Roman" w:hAnsi="Times New Roman"/>
        </w:rPr>
        <w:t xml:space="preserve"> </w:t>
      </w:r>
      <w:r w:rsidRPr="00DB149D">
        <w:rPr>
          <w:rFonts w:ascii="Times New Roman" w:hAnsi="Times New Roman"/>
          <w:spacing w:val="1"/>
        </w:rPr>
        <w:t>to</w:t>
      </w:r>
      <w:r w:rsidRPr="00DB149D">
        <w:rPr>
          <w:rFonts w:ascii="Times New Roman" w:hAnsi="Times New Roman"/>
          <w:spacing w:val="-6"/>
        </w:rPr>
        <w:t xml:space="preserve"> </w:t>
      </w:r>
      <w:r>
        <w:rPr>
          <w:rFonts w:ascii="Times New Roman" w:hAnsi="Times New Roman"/>
          <w:spacing w:val="-6"/>
        </w:rPr>
        <w:t>e</w:t>
      </w:r>
      <w:r w:rsidRPr="00DB149D">
        <w:rPr>
          <w:rFonts w:ascii="Times New Roman" w:hAnsi="Times New Roman"/>
          <w:spacing w:val="-1"/>
        </w:rPr>
        <w:t>nsure</w:t>
      </w:r>
      <w:r w:rsidRPr="00DB149D">
        <w:rPr>
          <w:rFonts w:ascii="Times New Roman" w:hAnsi="Times New Roman"/>
        </w:rPr>
        <w:t xml:space="preserve"> that</w:t>
      </w:r>
      <w:r w:rsidRPr="00DB149D">
        <w:rPr>
          <w:rFonts w:ascii="Times New Roman" w:hAnsi="Times New Roman"/>
          <w:spacing w:val="-5"/>
        </w:rPr>
        <w:t xml:space="preserve"> </w:t>
      </w:r>
      <w:r>
        <w:rPr>
          <w:rFonts w:ascii="Times New Roman" w:hAnsi="Times New Roman"/>
          <w:spacing w:val="-5"/>
        </w:rPr>
        <w:t>the Supplier</w:t>
      </w:r>
      <w:r w:rsidRPr="00DB149D">
        <w:rPr>
          <w:rFonts w:ascii="Times New Roman" w:hAnsi="Times New Roman"/>
        </w:rPr>
        <w:t xml:space="preserve"> </w:t>
      </w:r>
      <w:r w:rsidRPr="00DB149D">
        <w:rPr>
          <w:rFonts w:ascii="Times New Roman" w:hAnsi="Times New Roman"/>
          <w:spacing w:val="-1"/>
        </w:rPr>
        <w:t>will</w:t>
      </w:r>
      <w:r w:rsidRPr="00DB149D">
        <w:rPr>
          <w:rFonts w:ascii="Times New Roman" w:hAnsi="Times New Roman"/>
          <w:spacing w:val="-3"/>
        </w:rPr>
        <w:t xml:space="preserve"> </w:t>
      </w:r>
      <w:r w:rsidRPr="00DB149D">
        <w:rPr>
          <w:rFonts w:ascii="Times New Roman" w:hAnsi="Times New Roman"/>
        </w:rPr>
        <w:t>perform on</w:t>
      </w:r>
      <w:r w:rsidRPr="00DB149D">
        <w:rPr>
          <w:rFonts w:ascii="Times New Roman" w:hAnsi="Times New Roman"/>
          <w:spacing w:val="-9"/>
        </w:rPr>
        <w:t xml:space="preserve"> </w:t>
      </w:r>
      <w:r w:rsidRPr="00DB149D">
        <w:rPr>
          <w:rFonts w:ascii="Times New Roman" w:hAnsi="Times New Roman"/>
          <w:spacing w:val="-1"/>
        </w:rPr>
        <w:t>time.</w:t>
      </w:r>
    </w:p>
    <w:p w14:paraId="4C878439" w14:textId="77777777" w:rsidR="003471A6" w:rsidRPr="00DB149D" w:rsidRDefault="003471A6" w:rsidP="003471A6">
      <w:pPr>
        <w:pStyle w:val="ScheduleL3"/>
        <w:tabs>
          <w:tab w:val="left" w:pos="1220"/>
        </w:tabs>
        <w:spacing w:before="120" w:after="0"/>
        <w:ind w:right="702"/>
        <w:rPr>
          <w:rFonts w:ascii="Times New Roman" w:hAnsi="Times New Roman"/>
        </w:rPr>
      </w:pPr>
      <w:r>
        <w:rPr>
          <w:rFonts w:ascii="Times New Roman" w:hAnsi="Times New Roman"/>
          <w:spacing w:val="-2"/>
        </w:rPr>
        <w:t>The Supplier</w:t>
      </w:r>
      <w:r w:rsidRPr="00DB149D">
        <w:rPr>
          <w:rFonts w:ascii="Times New Roman" w:hAnsi="Times New Roman"/>
        </w:rPr>
        <w:t xml:space="preserve"> </w:t>
      </w:r>
      <w:r w:rsidRPr="00DB149D">
        <w:rPr>
          <w:rFonts w:ascii="Times New Roman" w:hAnsi="Times New Roman"/>
          <w:spacing w:val="-1"/>
        </w:rPr>
        <w:t>shall</w:t>
      </w:r>
      <w:r w:rsidRPr="00DB149D">
        <w:rPr>
          <w:rFonts w:ascii="Times New Roman" w:hAnsi="Times New Roman"/>
        </w:rPr>
        <w:t xml:space="preserve"> carry </w:t>
      </w:r>
      <w:r w:rsidRPr="00DB149D">
        <w:rPr>
          <w:rFonts w:ascii="Times New Roman" w:hAnsi="Times New Roman"/>
          <w:spacing w:val="-1"/>
        </w:rPr>
        <w:t>out,</w:t>
      </w:r>
      <w:r w:rsidRPr="00DB149D">
        <w:rPr>
          <w:rFonts w:ascii="Times New Roman" w:hAnsi="Times New Roman"/>
        </w:rPr>
        <w:t xml:space="preserve"> at</w:t>
      </w:r>
      <w:r w:rsidRPr="00DB149D">
        <w:rPr>
          <w:rFonts w:ascii="Times New Roman" w:hAnsi="Times New Roman"/>
          <w:spacing w:val="-3"/>
        </w:rPr>
        <w:t xml:space="preserve"> </w:t>
      </w:r>
      <w:r w:rsidRPr="00DB149D">
        <w:rPr>
          <w:rFonts w:ascii="Times New Roman" w:hAnsi="Times New Roman"/>
        </w:rPr>
        <w:t xml:space="preserve">the </w:t>
      </w:r>
      <w:r w:rsidRPr="00DB149D">
        <w:rPr>
          <w:rFonts w:ascii="Times New Roman" w:hAnsi="Times New Roman"/>
          <w:spacing w:val="-1"/>
        </w:rPr>
        <w:t>location</w:t>
      </w:r>
      <w:r w:rsidRPr="00DB149D">
        <w:rPr>
          <w:rFonts w:ascii="Times New Roman" w:hAnsi="Times New Roman"/>
        </w:rPr>
        <w:t xml:space="preserve"> </w:t>
      </w:r>
      <w:r w:rsidRPr="00DB149D">
        <w:rPr>
          <w:rFonts w:ascii="Times New Roman" w:hAnsi="Times New Roman"/>
          <w:spacing w:val="-1"/>
        </w:rPr>
        <w:t>where</w:t>
      </w:r>
      <w:r w:rsidRPr="00DB149D">
        <w:rPr>
          <w:rFonts w:ascii="Times New Roman" w:hAnsi="Times New Roman"/>
          <w:spacing w:val="-3"/>
        </w:rPr>
        <w:t xml:space="preserve"> </w:t>
      </w:r>
      <w:r w:rsidRPr="00DB149D">
        <w:rPr>
          <w:rFonts w:ascii="Times New Roman" w:hAnsi="Times New Roman"/>
          <w:spacing w:val="-1"/>
        </w:rPr>
        <w:t>Supplies</w:t>
      </w:r>
      <w:r w:rsidRPr="00DB149D">
        <w:rPr>
          <w:rFonts w:ascii="Times New Roman" w:hAnsi="Times New Roman"/>
        </w:rPr>
        <w:t xml:space="preserve"> are</w:t>
      </w:r>
      <w:r w:rsidRPr="00DB149D">
        <w:rPr>
          <w:rFonts w:ascii="Times New Roman" w:hAnsi="Times New Roman"/>
          <w:spacing w:val="-3"/>
        </w:rPr>
        <w:t xml:space="preserve"> </w:t>
      </w:r>
      <w:r w:rsidRPr="00DB149D">
        <w:rPr>
          <w:rFonts w:ascii="Times New Roman" w:hAnsi="Times New Roman"/>
          <w:spacing w:val="-1"/>
        </w:rPr>
        <w:t>fabricated,</w:t>
      </w:r>
      <w:r w:rsidRPr="00DB149D">
        <w:rPr>
          <w:rFonts w:ascii="Times New Roman" w:hAnsi="Times New Roman"/>
        </w:rPr>
        <w:t xml:space="preserve"> all</w:t>
      </w:r>
      <w:r w:rsidRPr="00DB149D">
        <w:rPr>
          <w:rFonts w:ascii="Times New Roman" w:hAnsi="Times New Roman"/>
          <w:spacing w:val="-3"/>
        </w:rPr>
        <w:t xml:space="preserve"> </w:t>
      </w:r>
      <w:r w:rsidRPr="00DB149D">
        <w:rPr>
          <w:rFonts w:ascii="Times New Roman" w:hAnsi="Times New Roman"/>
          <w:spacing w:val="-1"/>
        </w:rPr>
        <w:t>inspections</w:t>
      </w:r>
      <w:r w:rsidRPr="00DB149D">
        <w:rPr>
          <w:rFonts w:ascii="Times New Roman" w:hAnsi="Times New Roman"/>
          <w:spacing w:val="31"/>
        </w:rPr>
        <w:t xml:space="preserve"> </w:t>
      </w:r>
      <w:r w:rsidRPr="00DB149D">
        <w:rPr>
          <w:rFonts w:ascii="Times New Roman" w:hAnsi="Times New Roman"/>
          <w:spacing w:val="-2"/>
        </w:rPr>
        <w:t>scheduled</w:t>
      </w:r>
      <w:r w:rsidRPr="00DB149D">
        <w:rPr>
          <w:rFonts w:ascii="Times New Roman" w:hAnsi="Times New Roman"/>
        </w:rPr>
        <w:t xml:space="preserve"> </w:t>
      </w:r>
      <w:r w:rsidRPr="00DB149D">
        <w:rPr>
          <w:rFonts w:ascii="Times New Roman" w:hAnsi="Times New Roman"/>
          <w:spacing w:val="-2"/>
        </w:rPr>
        <w:t>and</w:t>
      </w:r>
      <w:r w:rsidRPr="00DB149D">
        <w:rPr>
          <w:rFonts w:ascii="Times New Roman" w:hAnsi="Times New Roman"/>
        </w:rPr>
        <w:t xml:space="preserve"> set out in a </w:t>
      </w:r>
      <w:r w:rsidRPr="00DB149D">
        <w:rPr>
          <w:rFonts w:ascii="Times New Roman" w:hAnsi="Times New Roman"/>
          <w:spacing w:val="-2"/>
        </w:rPr>
        <w:t>quality</w:t>
      </w:r>
      <w:r w:rsidRPr="00DB149D">
        <w:rPr>
          <w:rFonts w:ascii="Times New Roman" w:hAnsi="Times New Roman"/>
        </w:rPr>
        <w:t xml:space="preserve"> </w:t>
      </w:r>
      <w:r w:rsidRPr="00DB149D">
        <w:rPr>
          <w:rFonts w:ascii="Times New Roman" w:hAnsi="Times New Roman"/>
          <w:spacing w:val="-1"/>
        </w:rPr>
        <w:t>assurance</w:t>
      </w:r>
      <w:r w:rsidRPr="00DB149D">
        <w:rPr>
          <w:rFonts w:ascii="Times New Roman" w:hAnsi="Times New Roman"/>
          <w:spacing w:val="-3"/>
        </w:rPr>
        <w:t xml:space="preserve"> </w:t>
      </w:r>
      <w:r w:rsidRPr="00DB149D">
        <w:rPr>
          <w:rFonts w:ascii="Times New Roman" w:hAnsi="Times New Roman"/>
          <w:spacing w:val="-1"/>
        </w:rPr>
        <w:t>inspection</w:t>
      </w:r>
      <w:r w:rsidRPr="00DB149D">
        <w:rPr>
          <w:rFonts w:ascii="Times New Roman" w:hAnsi="Times New Roman"/>
          <w:spacing w:val="-6"/>
        </w:rPr>
        <w:t xml:space="preserve"> </w:t>
      </w:r>
      <w:r w:rsidRPr="00DB149D">
        <w:rPr>
          <w:rFonts w:ascii="Times New Roman" w:hAnsi="Times New Roman"/>
        </w:rPr>
        <w:t>and</w:t>
      </w:r>
      <w:r w:rsidRPr="00DB149D">
        <w:rPr>
          <w:rFonts w:ascii="Times New Roman" w:hAnsi="Times New Roman"/>
          <w:spacing w:val="-3"/>
        </w:rPr>
        <w:t xml:space="preserve"> </w:t>
      </w:r>
      <w:r w:rsidRPr="00DB149D">
        <w:rPr>
          <w:rFonts w:ascii="Times New Roman" w:hAnsi="Times New Roman"/>
          <w:spacing w:val="-1"/>
        </w:rPr>
        <w:t>testing</w:t>
      </w:r>
      <w:r w:rsidRPr="00DB149D">
        <w:rPr>
          <w:rFonts w:ascii="Times New Roman" w:hAnsi="Times New Roman"/>
        </w:rPr>
        <w:t xml:space="preserve"> </w:t>
      </w:r>
      <w:r w:rsidRPr="00DB149D">
        <w:rPr>
          <w:rFonts w:ascii="Times New Roman" w:hAnsi="Times New Roman"/>
          <w:spacing w:val="-2"/>
        </w:rPr>
        <w:t>program</w:t>
      </w:r>
      <w:r w:rsidRPr="00DB149D">
        <w:rPr>
          <w:rFonts w:ascii="Times New Roman" w:hAnsi="Times New Roman"/>
        </w:rPr>
        <w:t xml:space="preserve"> </w:t>
      </w:r>
      <w:r w:rsidRPr="00DB149D">
        <w:rPr>
          <w:rFonts w:ascii="Times New Roman" w:hAnsi="Times New Roman"/>
          <w:spacing w:val="-1"/>
        </w:rPr>
        <w:t>previously</w:t>
      </w:r>
      <w:r>
        <w:rPr>
          <w:rFonts w:ascii="Times New Roman" w:hAnsi="Times New Roman"/>
          <w:spacing w:val="69"/>
        </w:rPr>
        <w:t xml:space="preserve"> </w:t>
      </w:r>
      <w:r>
        <w:rPr>
          <w:rFonts w:ascii="Times New Roman" w:hAnsi="Times New Roman"/>
          <w:spacing w:val="-2"/>
        </w:rPr>
        <w:t>a</w:t>
      </w:r>
      <w:r w:rsidRPr="00DB149D">
        <w:rPr>
          <w:rFonts w:ascii="Times New Roman" w:hAnsi="Times New Roman"/>
          <w:spacing w:val="-2"/>
        </w:rPr>
        <w:t>pproved.</w:t>
      </w:r>
    </w:p>
    <w:p w14:paraId="05E86DC1" w14:textId="77777777" w:rsidR="003471A6" w:rsidRPr="00DB149D" w:rsidRDefault="003471A6" w:rsidP="003471A6">
      <w:pPr>
        <w:pStyle w:val="ScheduleL3"/>
        <w:tabs>
          <w:tab w:val="left" w:pos="1220"/>
        </w:tabs>
        <w:spacing w:before="122" w:after="0" w:line="237" w:lineRule="auto"/>
        <w:ind w:right="658"/>
        <w:rPr>
          <w:rFonts w:ascii="Times New Roman" w:hAnsi="Times New Roman"/>
        </w:rPr>
      </w:pPr>
      <w:r>
        <w:rPr>
          <w:rFonts w:ascii="Times New Roman" w:hAnsi="Times New Roman"/>
          <w:spacing w:val="-2"/>
        </w:rPr>
        <w:t xml:space="preserve">The Supplier </w:t>
      </w:r>
      <w:r w:rsidRPr="00DB149D">
        <w:rPr>
          <w:rFonts w:ascii="Times New Roman" w:hAnsi="Times New Roman"/>
          <w:spacing w:val="-1"/>
        </w:rPr>
        <w:t>shall</w:t>
      </w:r>
      <w:r w:rsidRPr="00DB149D">
        <w:rPr>
          <w:rFonts w:ascii="Times New Roman" w:hAnsi="Times New Roman"/>
        </w:rPr>
        <w:t xml:space="preserve"> </w:t>
      </w:r>
      <w:r w:rsidRPr="00DB149D">
        <w:rPr>
          <w:rFonts w:ascii="Times New Roman" w:hAnsi="Times New Roman"/>
          <w:spacing w:val="-1"/>
        </w:rPr>
        <w:t>provide,</w:t>
      </w:r>
      <w:r w:rsidRPr="00DB149D">
        <w:rPr>
          <w:rFonts w:ascii="Times New Roman" w:hAnsi="Times New Roman"/>
        </w:rPr>
        <w:t xml:space="preserve"> at its</w:t>
      </w:r>
      <w:r w:rsidRPr="00DB149D">
        <w:rPr>
          <w:rFonts w:ascii="Times New Roman" w:hAnsi="Times New Roman"/>
          <w:spacing w:val="4"/>
        </w:rPr>
        <w:t xml:space="preserve"> </w:t>
      </w:r>
      <w:r w:rsidRPr="00DB149D">
        <w:rPr>
          <w:rFonts w:ascii="Times New Roman" w:hAnsi="Times New Roman"/>
          <w:spacing w:val="-2"/>
        </w:rPr>
        <w:t>own</w:t>
      </w:r>
      <w:r w:rsidRPr="00DB149D">
        <w:rPr>
          <w:rFonts w:ascii="Times New Roman" w:hAnsi="Times New Roman"/>
        </w:rPr>
        <w:t xml:space="preserve"> </w:t>
      </w:r>
      <w:r w:rsidRPr="00DB149D">
        <w:rPr>
          <w:rFonts w:ascii="Times New Roman" w:hAnsi="Times New Roman"/>
          <w:spacing w:val="-1"/>
        </w:rPr>
        <w:t>expense,</w:t>
      </w:r>
      <w:r w:rsidRPr="00DB149D">
        <w:rPr>
          <w:rFonts w:ascii="Times New Roman" w:hAnsi="Times New Roman"/>
          <w:spacing w:val="-5"/>
        </w:rPr>
        <w:t xml:space="preserve"> </w:t>
      </w:r>
      <w:r w:rsidRPr="00DB149D">
        <w:rPr>
          <w:rFonts w:ascii="Times New Roman" w:hAnsi="Times New Roman"/>
        </w:rPr>
        <w:t xml:space="preserve">any </w:t>
      </w:r>
      <w:r w:rsidRPr="00DB149D">
        <w:rPr>
          <w:rFonts w:ascii="Times New Roman" w:hAnsi="Times New Roman"/>
          <w:spacing w:val="-2"/>
        </w:rPr>
        <w:t>assistance,</w:t>
      </w:r>
      <w:r w:rsidRPr="00DB149D">
        <w:rPr>
          <w:rFonts w:ascii="Times New Roman" w:hAnsi="Times New Roman"/>
          <w:spacing w:val="3"/>
        </w:rPr>
        <w:t xml:space="preserve"> </w:t>
      </w:r>
      <w:r w:rsidRPr="00DB149D">
        <w:rPr>
          <w:rFonts w:ascii="Times New Roman" w:hAnsi="Times New Roman"/>
          <w:spacing w:val="-2"/>
        </w:rPr>
        <w:t>manpower,</w:t>
      </w:r>
      <w:r w:rsidRPr="00DB149D">
        <w:rPr>
          <w:rFonts w:ascii="Times New Roman" w:hAnsi="Times New Roman"/>
          <w:spacing w:val="3"/>
        </w:rPr>
        <w:t xml:space="preserve"> </w:t>
      </w:r>
      <w:r w:rsidRPr="00DB149D">
        <w:rPr>
          <w:rFonts w:ascii="Times New Roman" w:hAnsi="Times New Roman"/>
          <w:spacing w:val="-2"/>
        </w:rPr>
        <w:t>materials,</w:t>
      </w:r>
      <w:r w:rsidRPr="00DB149D">
        <w:rPr>
          <w:rFonts w:ascii="Times New Roman" w:hAnsi="Times New Roman"/>
        </w:rPr>
        <w:t xml:space="preserve"> </w:t>
      </w:r>
      <w:r w:rsidRPr="00DB149D">
        <w:rPr>
          <w:rFonts w:ascii="Times New Roman" w:hAnsi="Times New Roman"/>
          <w:spacing w:val="-1"/>
        </w:rPr>
        <w:t>power,</w:t>
      </w:r>
      <w:r w:rsidRPr="00DB149D">
        <w:rPr>
          <w:rFonts w:ascii="Times New Roman" w:hAnsi="Times New Roman"/>
          <w:spacing w:val="67"/>
        </w:rPr>
        <w:t xml:space="preserve"> </w:t>
      </w:r>
      <w:r w:rsidRPr="00DB149D">
        <w:rPr>
          <w:rFonts w:ascii="Times New Roman" w:hAnsi="Times New Roman"/>
          <w:spacing w:val="-2"/>
        </w:rPr>
        <w:t>lubricants,</w:t>
      </w:r>
      <w:r w:rsidRPr="00DB149D">
        <w:rPr>
          <w:rFonts w:ascii="Times New Roman" w:hAnsi="Times New Roman"/>
          <w:spacing w:val="3"/>
        </w:rPr>
        <w:t xml:space="preserve"> </w:t>
      </w:r>
      <w:r w:rsidRPr="00DB149D">
        <w:rPr>
          <w:rFonts w:ascii="Times New Roman" w:hAnsi="Times New Roman"/>
          <w:spacing w:val="-1"/>
        </w:rPr>
        <w:t>premises,</w:t>
      </w:r>
      <w:r w:rsidRPr="00DB149D">
        <w:rPr>
          <w:rFonts w:ascii="Times New Roman" w:hAnsi="Times New Roman"/>
          <w:spacing w:val="-3"/>
        </w:rPr>
        <w:t xml:space="preserve"> </w:t>
      </w:r>
      <w:r w:rsidRPr="00DB149D">
        <w:rPr>
          <w:rFonts w:ascii="Times New Roman" w:hAnsi="Times New Roman"/>
          <w:spacing w:val="-1"/>
        </w:rPr>
        <w:t>tools</w:t>
      </w:r>
      <w:r w:rsidRPr="00DB149D">
        <w:rPr>
          <w:rFonts w:ascii="Times New Roman" w:hAnsi="Times New Roman"/>
        </w:rPr>
        <w:t xml:space="preserve"> and</w:t>
      </w:r>
      <w:r w:rsidRPr="00DB149D">
        <w:rPr>
          <w:rFonts w:ascii="Times New Roman" w:hAnsi="Times New Roman"/>
          <w:spacing w:val="-4"/>
        </w:rPr>
        <w:t xml:space="preserve"> </w:t>
      </w:r>
      <w:r w:rsidRPr="00DB149D">
        <w:rPr>
          <w:rFonts w:ascii="Times New Roman" w:hAnsi="Times New Roman"/>
          <w:spacing w:val="-1"/>
        </w:rPr>
        <w:t>instrumentation</w:t>
      </w:r>
      <w:r w:rsidRPr="00DB149D">
        <w:rPr>
          <w:rFonts w:ascii="Times New Roman" w:hAnsi="Times New Roman"/>
          <w:spacing w:val="-3"/>
        </w:rPr>
        <w:t xml:space="preserve"> </w:t>
      </w:r>
      <w:r w:rsidRPr="00DB149D">
        <w:rPr>
          <w:rFonts w:ascii="Times New Roman" w:hAnsi="Times New Roman"/>
          <w:spacing w:val="-1"/>
        </w:rPr>
        <w:t>required</w:t>
      </w:r>
      <w:r w:rsidRPr="00DB149D">
        <w:rPr>
          <w:rFonts w:ascii="Times New Roman" w:hAnsi="Times New Roman"/>
        </w:rPr>
        <w:t xml:space="preserve"> for the</w:t>
      </w:r>
      <w:r w:rsidRPr="00DB149D">
        <w:rPr>
          <w:rFonts w:ascii="Times New Roman" w:hAnsi="Times New Roman"/>
          <w:spacing w:val="-5"/>
        </w:rPr>
        <w:t xml:space="preserve"> </w:t>
      </w:r>
      <w:r w:rsidRPr="00DB149D">
        <w:rPr>
          <w:rFonts w:ascii="Times New Roman" w:hAnsi="Times New Roman"/>
          <w:spacing w:val="-1"/>
        </w:rPr>
        <w:t>efficient</w:t>
      </w:r>
      <w:r w:rsidRPr="00DB149D">
        <w:rPr>
          <w:rFonts w:ascii="Times New Roman" w:hAnsi="Times New Roman"/>
        </w:rPr>
        <w:t xml:space="preserve"> </w:t>
      </w:r>
      <w:r w:rsidRPr="00DB149D">
        <w:rPr>
          <w:rFonts w:ascii="Times New Roman" w:hAnsi="Times New Roman"/>
          <w:spacing w:val="-2"/>
        </w:rPr>
        <w:t>conduct</w:t>
      </w:r>
      <w:r w:rsidRPr="00DB149D">
        <w:rPr>
          <w:rFonts w:ascii="Times New Roman" w:hAnsi="Times New Roman"/>
        </w:rPr>
        <w:t xml:space="preserve"> of</w:t>
      </w:r>
      <w:r w:rsidRPr="00DB149D">
        <w:rPr>
          <w:rFonts w:ascii="Times New Roman" w:hAnsi="Times New Roman"/>
          <w:spacing w:val="-3"/>
        </w:rPr>
        <w:t xml:space="preserve"> </w:t>
      </w:r>
      <w:r w:rsidRPr="00DB149D">
        <w:rPr>
          <w:rFonts w:ascii="Times New Roman" w:hAnsi="Times New Roman"/>
        </w:rPr>
        <w:t>such</w:t>
      </w:r>
      <w:r w:rsidRPr="00DB149D">
        <w:rPr>
          <w:rFonts w:ascii="Times New Roman" w:hAnsi="Times New Roman"/>
          <w:spacing w:val="61"/>
        </w:rPr>
        <w:t xml:space="preserve"> </w:t>
      </w:r>
      <w:r w:rsidRPr="00DB149D">
        <w:rPr>
          <w:rFonts w:ascii="Times New Roman" w:hAnsi="Times New Roman"/>
        </w:rPr>
        <w:t>testing</w:t>
      </w:r>
      <w:r w:rsidRPr="00DB149D">
        <w:rPr>
          <w:rFonts w:ascii="Times New Roman" w:hAnsi="Times New Roman"/>
          <w:spacing w:val="-4"/>
        </w:rPr>
        <w:t xml:space="preserve"> </w:t>
      </w:r>
      <w:r w:rsidRPr="00DB149D">
        <w:rPr>
          <w:rFonts w:ascii="Times New Roman" w:hAnsi="Times New Roman"/>
        </w:rPr>
        <w:t>in its own</w:t>
      </w:r>
      <w:r w:rsidRPr="00DB149D">
        <w:rPr>
          <w:rFonts w:ascii="Times New Roman" w:hAnsi="Times New Roman"/>
          <w:spacing w:val="-3"/>
        </w:rPr>
        <w:t xml:space="preserve"> </w:t>
      </w:r>
      <w:r w:rsidRPr="00DB149D">
        <w:rPr>
          <w:rFonts w:ascii="Times New Roman" w:hAnsi="Times New Roman"/>
        </w:rPr>
        <w:t>or</w:t>
      </w:r>
      <w:r w:rsidRPr="00DB149D">
        <w:rPr>
          <w:rFonts w:ascii="Times New Roman" w:hAnsi="Times New Roman"/>
          <w:spacing w:val="-5"/>
        </w:rPr>
        <w:t xml:space="preserve"> </w:t>
      </w:r>
      <w:r w:rsidRPr="00DB149D">
        <w:rPr>
          <w:rFonts w:ascii="Times New Roman" w:hAnsi="Times New Roman"/>
        </w:rPr>
        <w:t>its</w:t>
      </w:r>
      <w:r w:rsidRPr="00DB149D">
        <w:rPr>
          <w:rFonts w:ascii="Times New Roman" w:hAnsi="Times New Roman"/>
          <w:spacing w:val="-3"/>
        </w:rPr>
        <w:t xml:space="preserve"> </w:t>
      </w:r>
      <w:r w:rsidRPr="00DB149D">
        <w:rPr>
          <w:rFonts w:ascii="Times New Roman" w:hAnsi="Times New Roman"/>
          <w:spacing w:val="-1"/>
        </w:rPr>
        <w:t>Subcontractors</w:t>
      </w:r>
      <w:r>
        <w:rPr>
          <w:rFonts w:ascii="Times New Roman" w:hAnsi="Times New Roman"/>
          <w:spacing w:val="-1"/>
        </w:rPr>
        <w:t>’</w:t>
      </w:r>
      <w:r w:rsidRPr="00DB149D">
        <w:rPr>
          <w:rFonts w:ascii="Times New Roman" w:hAnsi="Times New Roman"/>
          <w:spacing w:val="-8"/>
        </w:rPr>
        <w:t xml:space="preserve"> </w:t>
      </w:r>
      <w:r w:rsidRPr="00DB149D">
        <w:rPr>
          <w:rFonts w:ascii="Times New Roman" w:hAnsi="Times New Roman"/>
          <w:spacing w:val="-1"/>
        </w:rPr>
        <w:t>shops.</w:t>
      </w:r>
    </w:p>
    <w:p w14:paraId="40C73FEF" w14:textId="77777777" w:rsidR="003471A6" w:rsidRPr="00DB149D" w:rsidRDefault="003471A6" w:rsidP="003471A6">
      <w:pPr>
        <w:pStyle w:val="ScheduleL3"/>
        <w:tabs>
          <w:tab w:val="left" w:pos="1220"/>
        </w:tabs>
        <w:spacing w:before="121" w:after="0"/>
        <w:ind w:right="312"/>
        <w:rPr>
          <w:rFonts w:ascii="Times New Roman" w:hAnsi="Times New Roman"/>
        </w:rPr>
      </w:pPr>
      <w:r>
        <w:rPr>
          <w:rFonts w:ascii="Times New Roman" w:hAnsi="Times New Roman"/>
        </w:rPr>
        <w:t>The Supplier</w:t>
      </w:r>
      <w:r w:rsidRPr="00DB149D">
        <w:rPr>
          <w:rFonts w:ascii="Times New Roman" w:hAnsi="Times New Roman"/>
        </w:rPr>
        <w:t xml:space="preserve"> </w:t>
      </w:r>
      <w:r w:rsidRPr="00DB149D">
        <w:rPr>
          <w:rFonts w:ascii="Times New Roman" w:hAnsi="Times New Roman"/>
          <w:spacing w:val="-1"/>
        </w:rPr>
        <w:t>shall</w:t>
      </w:r>
      <w:r w:rsidRPr="00DB149D">
        <w:rPr>
          <w:rFonts w:ascii="Times New Roman" w:hAnsi="Times New Roman"/>
        </w:rPr>
        <w:t xml:space="preserve"> </w:t>
      </w:r>
      <w:r w:rsidRPr="00DB149D">
        <w:rPr>
          <w:rFonts w:ascii="Times New Roman" w:hAnsi="Times New Roman"/>
          <w:spacing w:val="-1"/>
        </w:rPr>
        <w:t>give,</w:t>
      </w:r>
      <w:r w:rsidRPr="00DB149D">
        <w:rPr>
          <w:rFonts w:ascii="Times New Roman" w:hAnsi="Times New Roman"/>
        </w:rPr>
        <w:t xml:space="preserve"> in </w:t>
      </w:r>
      <w:r w:rsidRPr="00DB149D">
        <w:rPr>
          <w:rFonts w:ascii="Times New Roman" w:hAnsi="Times New Roman"/>
          <w:spacing w:val="-1"/>
        </w:rPr>
        <w:t>writing,</w:t>
      </w:r>
      <w:r w:rsidRPr="00DB149D">
        <w:rPr>
          <w:rFonts w:ascii="Times New Roman" w:hAnsi="Times New Roman"/>
          <w:spacing w:val="3"/>
        </w:rPr>
        <w:t xml:space="preserve"> </w:t>
      </w:r>
      <w:r w:rsidRPr="00DB149D">
        <w:rPr>
          <w:rFonts w:ascii="Times New Roman" w:hAnsi="Times New Roman"/>
        </w:rPr>
        <w:t>a ten</w:t>
      </w:r>
      <w:r w:rsidRPr="00DB149D">
        <w:rPr>
          <w:rFonts w:ascii="Times New Roman" w:hAnsi="Times New Roman"/>
          <w:spacing w:val="-5"/>
        </w:rPr>
        <w:t xml:space="preserve"> </w:t>
      </w:r>
      <w:r w:rsidRPr="00DB149D">
        <w:rPr>
          <w:rFonts w:ascii="Times New Roman" w:hAnsi="Times New Roman"/>
          <w:spacing w:val="-1"/>
        </w:rPr>
        <w:t>(10)</w:t>
      </w:r>
      <w:r w:rsidRPr="00DB149D">
        <w:rPr>
          <w:rFonts w:ascii="Times New Roman" w:hAnsi="Times New Roman"/>
        </w:rPr>
        <w:t xml:space="preserve"> </w:t>
      </w:r>
      <w:r w:rsidRPr="00DB149D">
        <w:rPr>
          <w:rFonts w:ascii="Times New Roman" w:hAnsi="Times New Roman"/>
          <w:spacing w:val="-1"/>
        </w:rPr>
        <w:t>calendar</w:t>
      </w:r>
      <w:r w:rsidRPr="00DB149D">
        <w:rPr>
          <w:rFonts w:ascii="Times New Roman" w:hAnsi="Times New Roman"/>
        </w:rPr>
        <w:t xml:space="preserve"> </w:t>
      </w:r>
      <w:r w:rsidRPr="00DB149D">
        <w:rPr>
          <w:rFonts w:ascii="Times New Roman" w:hAnsi="Times New Roman"/>
          <w:spacing w:val="-1"/>
        </w:rPr>
        <w:t>days</w:t>
      </w:r>
      <w:r w:rsidRPr="00DB149D">
        <w:rPr>
          <w:rFonts w:ascii="Times New Roman" w:hAnsi="Times New Roman"/>
        </w:rPr>
        <w:t xml:space="preserve"> </w:t>
      </w:r>
      <w:r w:rsidRPr="00DB149D">
        <w:rPr>
          <w:rFonts w:ascii="Times New Roman" w:hAnsi="Times New Roman"/>
          <w:spacing w:val="-2"/>
        </w:rPr>
        <w:t>prior</w:t>
      </w:r>
      <w:r w:rsidRPr="00DB149D">
        <w:rPr>
          <w:rFonts w:ascii="Times New Roman" w:hAnsi="Times New Roman"/>
        </w:rPr>
        <w:t xml:space="preserve"> notice</w:t>
      </w:r>
      <w:r w:rsidRPr="00DB149D">
        <w:rPr>
          <w:rFonts w:ascii="Times New Roman" w:hAnsi="Times New Roman"/>
          <w:spacing w:val="-3"/>
        </w:rPr>
        <w:t xml:space="preserve"> </w:t>
      </w:r>
      <w:r w:rsidRPr="00DB149D">
        <w:rPr>
          <w:rFonts w:ascii="Times New Roman" w:hAnsi="Times New Roman"/>
          <w:spacing w:val="-1"/>
        </w:rPr>
        <w:t>stating</w:t>
      </w:r>
      <w:r w:rsidRPr="00DB149D">
        <w:rPr>
          <w:rFonts w:ascii="Times New Roman" w:hAnsi="Times New Roman"/>
          <w:spacing w:val="-5"/>
        </w:rPr>
        <w:t xml:space="preserve"> </w:t>
      </w:r>
      <w:r w:rsidRPr="00DB149D">
        <w:rPr>
          <w:rFonts w:ascii="Times New Roman" w:hAnsi="Times New Roman"/>
        </w:rPr>
        <w:t xml:space="preserve">the </w:t>
      </w:r>
      <w:r w:rsidRPr="00DB149D">
        <w:rPr>
          <w:rFonts w:ascii="Times New Roman" w:hAnsi="Times New Roman"/>
          <w:spacing w:val="-1"/>
        </w:rPr>
        <w:t>date</w:t>
      </w:r>
      <w:r w:rsidRPr="00DB149D">
        <w:rPr>
          <w:rFonts w:ascii="Times New Roman" w:hAnsi="Times New Roman"/>
        </w:rPr>
        <w:t xml:space="preserve"> and</w:t>
      </w:r>
      <w:r w:rsidRPr="00DB149D">
        <w:rPr>
          <w:rFonts w:ascii="Times New Roman" w:hAnsi="Times New Roman"/>
          <w:spacing w:val="-4"/>
        </w:rPr>
        <w:t xml:space="preserve"> </w:t>
      </w:r>
      <w:r w:rsidRPr="00DB149D">
        <w:rPr>
          <w:rFonts w:ascii="Times New Roman" w:hAnsi="Times New Roman"/>
          <w:spacing w:val="-1"/>
        </w:rPr>
        <w:t>place</w:t>
      </w:r>
      <w:r w:rsidRPr="00DB149D">
        <w:rPr>
          <w:rFonts w:ascii="Times New Roman" w:hAnsi="Times New Roman"/>
          <w:spacing w:val="27"/>
        </w:rPr>
        <w:t xml:space="preserve"> </w:t>
      </w:r>
      <w:r w:rsidRPr="00DB149D">
        <w:rPr>
          <w:rFonts w:ascii="Times New Roman" w:hAnsi="Times New Roman"/>
          <w:spacing w:val="-1"/>
        </w:rPr>
        <w:t>where</w:t>
      </w:r>
      <w:r w:rsidRPr="00DB149D">
        <w:rPr>
          <w:rFonts w:ascii="Times New Roman" w:hAnsi="Times New Roman"/>
          <w:spacing w:val="-3"/>
        </w:rPr>
        <w:t xml:space="preserve"> </w:t>
      </w:r>
      <w:r w:rsidRPr="00DB149D">
        <w:rPr>
          <w:rFonts w:ascii="Times New Roman" w:hAnsi="Times New Roman"/>
          <w:spacing w:val="1"/>
        </w:rPr>
        <w:t>the</w:t>
      </w:r>
      <w:r w:rsidRPr="00DB149D">
        <w:rPr>
          <w:rFonts w:ascii="Times New Roman" w:hAnsi="Times New Roman"/>
          <w:spacing w:val="-3"/>
        </w:rPr>
        <w:t xml:space="preserve"> </w:t>
      </w:r>
      <w:r w:rsidRPr="00DB149D">
        <w:rPr>
          <w:rFonts w:ascii="Times New Roman" w:hAnsi="Times New Roman"/>
          <w:spacing w:val="-1"/>
        </w:rPr>
        <w:t>Supplies</w:t>
      </w:r>
      <w:r w:rsidRPr="00DB149D">
        <w:rPr>
          <w:rFonts w:ascii="Times New Roman" w:hAnsi="Times New Roman"/>
        </w:rPr>
        <w:t xml:space="preserve"> or </w:t>
      </w:r>
      <w:r w:rsidRPr="00DB149D">
        <w:rPr>
          <w:rFonts w:ascii="Times New Roman" w:hAnsi="Times New Roman"/>
          <w:spacing w:val="-1"/>
        </w:rPr>
        <w:t>parts</w:t>
      </w:r>
      <w:r w:rsidRPr="00DB149D">
        <w:rPr>
          <w:rFonts w:ascii="Times New Roman" w:hAnsi="Times New Roman"/>
        </w:rPr>
        <w:t xml:space="preserve"> </w:t>
      </w:r>
      <w:r w:rsidRPr="00DB149D">
        <w:rPr>
          <w:rFonts w:ascii="Times New Roman" w:hAnsi="Times New Roman"/>
          <w:spacing w:val="-2"/>
        </w:rPr>
        <w:t>thereof</w:t>
      </w:r>
      <w:r w:rsidRPr="00DB149D">
        <w:rPr>
          <w:rFonts w:ascii="Times New Roman" w:hAnsi="Times New Roman"/>
          <w:spacing w:val="3"/>
        </w:rPr>
        <w:t xml:space="preserve"> </w:t>
      </w:r>
      <w:r w:rsidRPr="00DB149D">
        <w:rPr>
          <w:rFonts w:ascii="Times New Roman" w:hAnsi="Times New Roman"/>
          <w:spacing w:val="-1"/>
        </w:rPr>
        <w:t>shall</w:t>
      </w:r>
      <w:r w:rsidRPr="00DB149D">
        <w:rPr>
          <w:rFonts w:ascii="Times New Roman" w:hAnsi="Times New Roman"/>
          <w:spacing w:val="-3"/>
        </w:rPr>
        <w:t xml:space="preserve"> </w:t>
      </w:r>
      <w:r w:rsidRPr="00DB149D">
        <w:rPr>
          <w:rFonts w:ascii="Times New Roman" w:hAnsi="Times New Roman"/>
        </w:rPr>
        <w:t xml:space="preserve">be </w:t>
      </w:r>
      <w:r w:rsidRPr="00DB149D">
        <w:rPr>
          <w:rFonts w:ascii="Times New Roman" w:hAnsi="Times New Roman"/>
          <w:spacing w:val="-1"/>
        </w:rPr>
        <w:t>ready</w:t>
      </w:r>
      <w:r w:rsidRPr="00DB149D">
        <w:rPr>
          <w:rFonts w:ascii="Times New Roman" w:hAnsi="Times New Roman"/>
        </w:rPr>
        <w:t xml:space="preserve"> for</w:t>
      </w:r>
      <w:r w:rsidRPr="00DB149D">
        <w:rPr>
          <w:rFonts w:ascii="Times New Roman" w:hAnsi="Times New Roman"/>
          <w:spacing w:val="-5"/>
        </w:rPr>
        <w:t xml:space="preserve"> </w:t>
      </w:r>
      <w:r w:rsidRPr="00DB149D">
        <w:rPr>
          <w:rFonts w:ascii="Times New Roman" w:hAnsi="Times New Roman"/>
          <w:spacing w:val="-2"/>
        </w:rPr>
        <w:t>inspection</w:t>
      </w:r>
      <w:r w:rsidRPr="00DB149D">
        <w:rPr>
          <w:rFonts w:ascii="Times New Roman" w:hAnsi="Times New Roman"/>
        </w:rPr>
        <w:t xml:space="preserve"> </w:t>
      </w:r>
      <w:r w:rsidRPr="00DB149D">
        <w:rPr>
          <w:rFonts w:ascii="Times New Roman" w:hAnsi="Times New Roman"/>
          <w:spacing w:val="-2"/>
        </w:rPr>
        <w:t>and</w:t>
      </w:r>
      <w:r w:rsidRPr="00DB149D">
        <w:rPr>
          <w:rFonts w:ascii="Times New Roman" w:hAnsi="Times New Roman"/>
        </w:rPr>
        <w:t xml:space="preserve"> </w:t>
      </w:r>
      <w:r w:rsidRPr="00DB149D">
        <w:rPr>
          <w:rFonts w:ascii="Times New Roman" w:hAnsi="Times New Roman"/>
          <w:spacing w:val="-1"/>
        </w:rPr>
        <w:t>testing.</w:t>
      </w:r>
      <w:r w:rsidRPr="00DB149D">
        <w:rPr>
          <w:rFonts w:ascii="Times New Roman" w:hAnsi="Times New Roman"/>
          <w:spacing w:val="55"/>
        </w:rPr>
        <w:t xml:space="preserve"> </w:t>
      </w:r>
      <w:r w:rsidRPr="00DB149D">
        <w:rPr>
          <w:rFonts w:ascii="Times New Roman" w:hAnsi="Times New Roman"/>
        </w:rPr>
        <w:t>When</w:t>
      </w:r>
      <w:r w:rsidRPr="00DB149D">
        <w:rPr>
          <w:rFonts w:ascii="Times New Roman" w:hAnsi="Times New Roman"/>
          <w:spacing w:val="-3"/>
        </w:rPr>
        <w:t xml:space="preserve"> </w:t>
      </w:r>
      <w:r>
        <w:rPr>
          <w:rFonts w:ascii="Times New Roman" w:hAnsi="Times New Roman"/>
          <w:spacing w:val="-3"/>
        </w:rPr>
        <w:t xml:space="preserve">the Company </w:t>
      </w:r>
      <w:r w:rsidRPr="00DB149D">
        <w:rPr>
          <w:rFonts w:ascii="Times New Roman" w:hAnsi="Times New Roman"/>
        </w:rPr>
        <w:t>is</w:t>
      </w:r>
      <w:r w:rsidRPr="00DB149D">
        <w:rPr>
          <w:rFonts w:ascii="Times New Roman" w:hAnsi="Times New Roman"/>
          <w:spacing w:val="47"/>
        </w:rPr>
        <w:t xml:space="preserve"> </w:t>
      </w:r>
      <w:r w:rsidRPr="00DB149D">
        <w:rPr>
          <w:rFonts w:ascii="Times New Roman" w:hAnsi="Times New Roman"/>
          <w:spacing w:val="-1"/>
        </w:rPr>
        <w:t>satisfied</w:t>
      </w:r>
      <w:r w:rsidRPr="00DB149D">
        <w:rPr>
          <w:rFonts w:ascii="Times New Roman" w:hAnsi="Times New Roman"/>
        </w:rPr>
        <w:t xml:space="preserve"> </w:t>
      </w:r>
      <w:r w:rsidRPr="00DB149D">
        <w:rPr>
          <w:rFonts w:ascii="Times New Roman" w:hAnsi="Times New Roman"/>
          <w:spacing w:val="-1"/>
        </w:rPr>
        <w:t>with</w:t>
      </w:r>
      <w:r w:rsidRPr="00DB149D">
        <w:rPr>
          <w:rFonts w:ascii="Times New Roman" w:hAnsi="Times New Roman"/>
        </w:rPr>
        <w:t xml:space="preserve"> such </w:t>
      </w:r>
      <w:r w:rsidRPr="00DB149D">
        <w:rPr>
          <w:rFonts w:ascii="Times New Roman" w:hAnsi="Times New Roman"/>
          <w:spacing w:val="-1"/>
        </w:rPr>
        <w:t>inspection</w:t>
      </w:r>
      <w:r w:rsidRPr="00DB149D">
        <w:rPr>
          <w:rFonts w:ascii="Times New Roman" w:hAnsi="Times New Roman"/>
          <w:spacing w:val="-3"/>
        </w:rPr>
        <w:t xml:space="preserve"> </w:t>
      </w:r>
      <w:r w:rsidRPr="00DB149D">
        <w:rPr>
          <w:rFonts w:ascii="Times New Roman" w:hAnsi="Times New Roman"/>
        </w:rPr>
        <w:t>and</w:t>
      </w:r>
      <w:r w:rsidRPr="00DB149D">
        <w:rPr>
          <w:rFonts w:ascii="Times New Roman" w:hAnsi="Times New Roman"/>
          <w:spacing w:val="-7"/>
        </w:rPr>
        <w:t xml:space="preserve"> </w:t>
      </w:r>
      <w:r w:rsidRPr="00DB149D">
        <w:rPr>
          <w:rFonts w:ascii="Times New Roman" w:hAnsi="Times New Roman"/>
          <w:spacing w:val="-1"/>
        </w:rPr>
        <w:t>testing,</w:t>
      </w:r>
      <w:r w:rsidRPr="00DB149D">
        <w:rPr>
          <w:rFonts w:ascii="Times New Roman" w:hAnsi="Times New Roman"/>
          <w:spacing w:val="3"/>
        </w:rPr>
        <w:t xml:space="preserve"> </w:t>
      </w:r>
      <w:r w:rsidRPr="00DB149D">
        <w:rPr>
          <w:rFonts w:ascii="Times New Roman" w:hAnsi="Times New Roman"/>
        </w:rPr>
        <w:t>an</w:t>
      </w:r>
      <w:r w:rsidRPr="00DB149D">
        <w:rPr>
          <w:rFonts w:ascii="Times New Roman" w:hAnsi="Times New Roman"/>
          <w:spacing w:val="-3"/>
        </w:rPr>
        <w:t xml:space="preserve"> </w:t>
      </w:r>
      <w:r w:rsidRPr="00DB149D">
        <w:rPr>
          <w:rFonts w:ascii="Times New Roman" w:hAnsi="Times New Roman"/>
          <w:spacing w:val="-1"/>
        </w:rPr>
        <w:t>inspection</w:t>
      </w:r>
      <w:r w:rsidRPr="00DB149D">
        <w:rPr>
          <w:rFonts w:ascii="Times New Roman" w:hAnsi="Times New Roman"/>
          <w:spacing w:val="-6"/>
        </w:rPr>
        <w:t xml:space="preserve"> </w:t>
      </w:r>
      <w:r w:rsidRPr="00DB149D">
        <w:rPr>
          <w:rFonts w:ascii="Times New Roman" w:hAnsi="Times New Roman"/>
          <w:spacing w:val="-1"/>
        </w:rPr>
        <w:t>release</w:t>
      </w:r>
      <w:r w:rsidRPr="00DB149D">
        <w:rPr>
          <w:rFonts w:ascii="Times New Roman" w:hAnsi="Times New Roman"/>
          <w:spacing w:val="-3"/>
        </w:rPr>
        <w:t xml:space="preserve"> </w:t>
      </w:r>
      <w:r w:rsidRPr="00DB149D">
        <w:rPr>
          <w:rFonts w:ascii="Times New Roman" w:hAnsi="Times New Roman"/>
          <w:spacing w:val="-1"/>
        </w:rPr>
        <w:t>confirming</w:t>
      </w:r>
      <w:r w:rsidRPr="00DB149D">
        <w:rPr>
          <w:rFonts w:ascii="Times New Roman" w:hAnsi="Times New Roman"/>
          <w:spacing w:val="-3"/>
        </w:rPr>
        <w:t xml:space="preserve"> </w:t>
      </w:r>
      <w:r w:rsidRPr="00DB149D">
        <w:rPr>
          <w:rFonts w:ascii="Times New Roman" w:hAnsi="Times New Roman"/>
        </w:rPr>
        <w:t xml:space="preserve">such </w:t>
      </w:r>
      <w:r w:rsidRPr="00DB149D">
        <w:rPr>
          <w:rFonts w:ascii="Times New Roman" w:hAnsi="Times New Roman"/>
          <w:spacing w:val="-1"/>
        </w:rPr>
        <w:t>inspection</w:t>
      </w:r>
      <w:r w:rsidRPr="00DB149D">
        <w:rPr>
          <w:rFonts w:ascii="Times New Roman" w:hAnsi="Times New Roman"/>
          <w:spacing w:val="49"/>
        </w:rPr>
        <w:t xml:space="preserve"> </w:t>
      </w:r>
      <w:r w:rsidRPr="00DB149D">
        <w:rPr>
          <w:rFonts w:ascii="Times New Roman" w:hAnsi="Times New Roman"/>
          <w:spacing w:val="-2"/>
        </w:rPr>
        <w:t>shall</w:t>
      </w:r>
      <w:r w:rsidRPr="00DB149D">
        <w:rPr>
          <w:rFonts w:ascii="Times New Roman" w:hAnsi="Times New Roman"/>
          <w:spacing w:val="2"/>
        </w:rPr>
        <w:t xml:space="preserve"> </w:t>
      </w:r>
      <w:r w:rsidRPr="00DB149D">
        <w:rPr>
          <w:rFonts w:ascii="Times New Roman" w:hAnsi="Times New Roman"/>
          <w:spacing w:val="-1"/>
        </w:rPr>
        <w:t>be</w:t>
      </w:r>
      <w:r w:rsidRPr="00DB149D">
        <w:rPr>
          <w:rFonts w:ascii="Times New Roman" w:hAnsi="Times New Roman"/>
        </w:rPr>
        <w:t xml:space="preserve"> </w:t>
      </w:r>
      <w:r w:rsidRPr="00DB149D">
        <w:rPr>
          <w:rFonts w:ascii="Times New Roman" w:hAnsi="Times New Roman"/>
          <w:spacing w:val="-2"/>
        </w:rPr>
        <w:t>issued.</w:t>
      </w:r>
    </w:p>
    <w:p w14:paraId="36EC7DDB" w14:textId="732CB05C" w:rsidR="003471A6" w:rsidRPr="00DB149D" w:rsidRDefault="003471A6" w:rsidP="003471A6">
      <w:pPr>
        <w:pStyle w:val="ScheduleL3"/>
        <w:tabs>
          <w:tab w:val="left" w:pos="1220"/>
        </w:tabs>
        <w:spacing w:before="120" w:after="0"/>
        <w:ind w:right="241"/>
        <w:rPr>
          <w:rFonts w:ascii="Times New Roman" w:hAnsi="Times New Roman"/>
        </w:rPr>
      </w:pPr>
      <w:r w:rsidRPr="00DB149D">
        <w:rPr>
          <w:rFonts w:ascii="Times New Roman" w:hAnsi="Times New Roman"/>
          <w:spacing w:val="-2"/>
        </w:rPr>
        <w:t>Obligations</w:t>
      </w:r>
      <w:r w:rsidRPr="00DB149D">
        <w:rPr>
          <w:rFonts w:ascii="Times New Roman" w:hAnsi="Times New Roman"/>
        </w:rPr>
        <w:t xml:space="preserve"> and</w:t>
      </w:r>
      <w:r w:rsidRPr="00DB149D">
        <w:rPr>
          <w:rFonts w:ascii="Times New Roman" w:hAnsi="Times New Roman"/>
          <w:spacing w:val="-4"/>
        </w:rPr>
        <w:t xml:space="preserve"> </w:t>
      </w:r>
      <w:r w:rsidRPr="00DB149D">
        <w:rPr>
          <w:rFonts w:ascii="Times New Roman" w:hAnsi="Times New Roman"/>
          <w:spacing w:val="-1"/>
        </w:rPr>
        <w:t>responsibilities</w:t>
      </w:r>
      <w:r w:rsidRPr="00DB149D">
        <w:rPr>
          <w:rFonts w:ascii="Times New Roman" w:hAnsi="Times New Roman"/>
        </w:rPr>
        <w:t xml:space="preserve"> of </w:t>
      </w:r>
      <w:r>
        <w:rPr>
          <w:rFonts w:ascii="Times New Roman" w:hAnsi="Times New Roman"/>
        </w:rPr>
        <w:t xml:space="preserve">the Supplier </w:t>
      </w:r>
      <w:r w:rsidRPr="00DB149D">
        <w:rPr>
          <w:rFonts w:ascii="Times New Roman" w:hAnsi="Times New Roman"/>
        </w:rPr>
        <w:t>are</w:t>
      </w:r>
      <w:r w:rsidRPr="00DB149D">
        <w:rPr>
          <w:rFonts w:ascii="Times New Roman" w:hAnsi="Times New Roman"/>
          <w:spacing w:val="-3"/>
        </w:rPr>
        <w:t xml:space="preserve"> </w:t>
      </w:r>
      <w:r w:rsidRPr="00DB149D">
        <w:rPr>
          <w:rFonts w:ascii="Times New Roman" w:hAnsi="Times New Roman"/>
        </w:rPr>
        <w:t>in no</w:t>
      </w:r>
      <w:r w:rsidRPr="00DB149D">
        <w:rPr>
          <w:rFonts w:ascii="Times New Roman" w:hAnsi="Times New Roman"/>
          <w:spacing w:val="-4"/>
        </w:rPr>
        <w:t xml:space="preserve"> </w:t>
      </w:r>
      <w:r w:rsidRPr="00DB149D">
        <w:rPr>
          <w:rFonts w:ascii="Times New Roman" w:hAnsi="Times New Roman"/>
        </w:rPr>
        <w:t xml:space="preserve">way </w:t>
      </w:r>
      <w:r w:rsidRPr="00DB149D">
        <w:rPr>
          <w:rFonts w:ascii="Times New Roman" w:hAnsi="Times New Roman"/>
          <w:spacing w:val="-1"/>
        </w:rPr>
        <w:t>limited</w:t>
      </w:r>
      <w:r w:rsidRPr="00DB149D">
        <w:rPr>
          <w:rFonts w:ascii="Times New Roman" w:hAnsi="Times New Roman"/>
          <w:spacing w:val="-3"/>
        </w:rPr>
        <w:t xml:space="preserve"> </w:t>
      </w:r>
      <w:r w:rsidRPr="00DB149D">
        <w:rPr>
          <w:rFonts w:ascii="Times New Roman" w:hAnsi="Times New Roman"/>
        </w:rPr>
        <w:t xml:space="preserve">or </w:t>
      </w:r>
      <w:r w:rsidRPr="00DB149D">
        <w:rPr>
          <w:rFonts w:ascii="Times New Roman" w:hAnsi="Times New Roman"/>
          <w:spacing w:val="-1"/>
        </w:rPr>
        <w:t>restricted</w:t>
      </w:r>
      <w:r w:rsidRPr="00DB149D">
        <w:rPr>
          <w:rFonts w:ascii="Times New Roman" w:hAnsi="Times New Roman"/>
        </w:rPr>
        <w:t xml:space="preserve"> by</w:t>
      </w:r>
      <w:r w:rsidRPr="00DB149D">
        <w:rPr>
          <w:rFonts w:ascii="Times New Roman" w:hAnsi="Times New Roman"/>
          <w:spacing w:val="-7"/>
        </w:rPr>
        <w:t xml:space="preserve"> </w:t>
      </w:r>
      <w:r w:rsidRPr="00DB149D">
        <w:rPr>
          <w:rFonts w:ascii="Times New Roman" w:hAnsi="Times New Roman"/>
        </w:rPr>
        <w:t>such</w:t>
      </w:r>
      <w:r w:rsidRPr="00DB149D">
        <w:rPr>
          <w:rFonts w:ascii="Times New Roman" w:hAnsi="Times New Roman"/>
          <w:spacing w:val="39"/>
        </w:rPr>
        <w:t xml:space="preserve"> </w:t>
      </w:r>
      <w:r w:rsidRPr="00DB149D">
        <w:rPr>
          <w:rFonts w:ascii="Times New Roman" w:hAnsi="Times New Roman"/>
          <w:spacing w:val="-1"/>
        </w:rPr>
        <w:t>inspection</w:t>
      </w:r>
      <w:r w:rsidRPr="00DB149D">
        <w:rPr>
          <w:rFonts w:ascii="Times New Roman" w:hAnsi="Times New Roman"/>
          <w:spacing w:val="-3"/>
        </w:rPr>
        <w:t xml:space="preserve"> </w:t>
      </w:r>
      <w:r w:rsidRPr="00DB149D">
        <w:rPr>
          <w:rFonts w:ascii="Times New Roman" w:hAnsi="Times New Roman"/>
          <w:spacing w:val="-1"/>
        </w:rPr>
        <w:t>carried</w:t>
      </w:r>
      <w:r w:rsidRPr="00DB149D">
        <w:rPr>
          <w:rFonts w:ascii="Times New Roman" w:hAnsi="Times New Roman"/>
        </w:rPr>
        <w:t xml:space="preserve"> </w:t>
      </w:r>
      <w:r w:rsidRPr="00DB149D">
        <w:rPr>
          <w:rFonts w:ascii="Times New Roman" w:hAnsi="Times New Roman"/>
          <w:spacing w:val="-2"/>
        </w:rPr>
        <w:t>out</w:t>
      </w:r>
      <w:r w:rsidRPr="00DB149D">
        <w:rPr>
          <w:rFonts w:ascii="Times New Roman" w:hAnsi="Times New Roman"/>
          <w:spacing w:val="3"/>
        </w:rPr>
        <w:t xml:space="preserve"> </w:t>
      </w:r>
      <w:r w:rsidRPr="00DB149D">
        <w:rPr>
          <w:rFonts w:ascii="Times New Roman" w:hAnsi="Times New Roman"/>
        </w:rPr>
        <w:t xml:space="preserve">by </w:t>
      </w:r>
      <w:r>
        <w:rPr>
          <w:rFonts w:ascii="Times New Roman" w:hAnsi="Times New Roman"/>
        </w:rPr>
        <w:t>the Company</w:t>
      </w:r>
      <w:r w:rsidRPr="00DB149D">
        <w:rPr>
          <w:rFonts w:ascii="Times New Roman" w:hAnsi="Times New Roman"/>
          <w:spacing w:val="-1"/>
        </w:rPr>
        <w:t>;</w:t>
      </w:r>
      <w:r w:rsidRPr="00DB149D">
        <w:rPr>
          <w:rFonts w:ascii="Times New Roman" w:hAnsi="Times New Roman"/>
          <w:spacing w:val="-3"/>
        </w:rPr>
        <w:t xml:space="preserve"> </w:t>
      </w:r>
      <w:r w:rsidRPr="00DB149D">
        <w:rPr>
          <w:rFonts w:ascii="Times New Roman" w:hAnsi="Times New Roman"/>
          <w:spacing w:val="1"/>
        </w:rPr>
        <w:t>the</w:t>
      </w:r>
      <w:r w:rsidRPr="00DB149D">
        <w:rPr>
          <w:rFonts w:ascii="Times New Roman" w:hAnsi="Times New Roman"/>
          <w:spacing w:val="-3"/>
        </w:rPr>
        <w:t xml:space="preserve"> </w:t>
      </w:r>
      <w:r w:rsidRPr="00DB149D">
        <w:rPr>
          <w:rFonts w:ascii="Times New Roman" w:hAnsi="Times New Roman"/>
          <w:spacing w:val="-1"/>
        </w:rPr>
        <w:t>listing</w:t>
      </w:r>
      <w:r w:rsidRPr="00DB149D">
        <w:rPr>
          <w:rFonts w:ascii="Times New Roman" w:hAnsi="Times New Roman"/>
        </w:rPr>
        <w:t xml:space="preserve"> </w:t>
      </w:r>
      <w:r w:rsidRPr="00DB149D">
        <w:rPr>
          <w:rFonts w:ascii="Times New Roman" w:hAnsi="Times New Roman"/>
          <w:spacing w:val="-4"/>
        </w:rPr>
        <w:t>of</w:t>
      </w:r>
      <w:r w:rsidRPr="00DB149D">
        <w:rPr>
          <w:rFonts w:ascii="Times New Roman" w:hAnsi="Times New Roman"/>
          <w:spacing w:val="3"/>
        </w:rPr>
        <w:t xml:space="preserve"> </w:t>
      </w:r>
      <w:r w:rsidRPr="00DB149D">
        <w:rPr>
          <w:rFonts w:ascii="Times New Roman" w:hAnsi="Times New Roman"/>
          <w:spacing w:val="-2"/>
        </w:rPr>
        <w:t>defects</w:t>
      </w:r>
      <w:r w:rsidRPr="00DB149D">
        <w:rPr>
          <w:rFonts w:ascii="Times New Roman" w:hAnsi="Times New Roman"/>
          <w:spacing w:val="-3"/>
        </w:rPr>
        <w:t xml:space="preserve"> </w:t>
      </w:r>
      <w:r w:rsidRPr="00DB149D">
        <w:rPr>
          <w:rFonts w:ascii="Times New Roman" w:hAnsi="Times New Roman"/>
        </w:rPr>
        <w:t>to</w:t>
      </w:r>
      <w:r w:rsidRPr="00DB149D">
        <w:rPr>
          <w:rFonts w:ascii="Times New Roman" w:hAnsi="Times New Roman"/>
          <w:spacing w:val="-3"/>
        </w:rPr>
        <w:t xml:space="preserve"> </w:t>
      </w:r>
      <w:r w:rsidRPr="00DB149D">
        <w:rPr>
          <w:rFonts w:ascii="Times New Roman" w:hAnsi="Times New Roman"/>
        </w:rPr>
        <w:t>be</w:t>
      </w:r>
      <w:r w:rsidRPr="00DB149D">
        <w:rPr>
          <w:rFonts w:ascii="Times New Roman" w:hAnsi="Times New Roman"/>
          <w:spacing w:val="-3"/>
        </w:rPr>
        <w:t xml:space="preserve"> </w:t>
      </w:r>
      <w:r w:rsidRPr="00DB149D">
        <w:rPr>
          <w:rFonts w:ascii="Times New Roman" w:hAnsi="Times New Roman"/>
        </w:rPr>
        <w:t>corrected</w:t>
      </w:r>
      <w:r w:rsidRPr="00DB149D">
        <w:rPr>
          <w:rFonts w:ascii="Times New Roman" w:hAnsi="Times New Roman"/>
          <w:spacing w:val="-3"/>
        </w:rPr>
        <w:t xml:space="preserve"> </w:t>
      </w:r>
      <w:r w:rsidRPr="00DB149D">
        <w:rPr>
          <w:rFonts w:ascii="Times New Roman" w:hAnsi="Times New Roman"/>
        </w:rPr>
        <w:t>or</w:t>
      </w:r>
      <w:r w:rsidRPr="00DB149D">
        <w:rPr>
          <w:rFonts w:ascii="Times New Roman" w:hAnsi="Times New Roman"/>
          <w:spacing w:val="-3"/>
        </w:rPr>
        <w:t xml:space="preserve"> </w:t>
      </w:r>
      <w:r w:rsidRPr="00DB149D">
        <w:rPr>
          <w:rFonts w:ascii="Times New Roman" w:hAnsi="Times New Roman"/>
        </w:rPr>
        <w:t>tasks</w:t>
      </w:r>
      <w:r w:rsidRPr="00DB149D">
        <w:rPr>
          <w:rFonts w:ascii="Times New Roman" w:hAnsi="Times New Roman"/>
          <w:spacing w:val="-3"/>
        </w:rPr>
        <w:t xml:space="preserve"> </w:t>
      </w:r>
      <w:r w:rsidRPr="00DB149D">
        <w:rPr>
          <w:rFonts w:ascii="Times New Roman" w:hAnsi="Times New Roman"/>
          <w:spacing w:val="-2"/>
        </w:rPr>
        <w:t>remaining</w:t>
      </w:r>
      <w:r w:rsidRPr="00DB149D">
        <w:rPr>
          <w:rFonts w:ascii="Times New Roman" w:hAnsi="Times New Roman"/>
        </w:rPr>
        <w:t xml:space="preserve"> to be</w:t>
      </w:r>
      <w:r w:rsidRPr="00DB149D">
        <w:rPr>
          <w:rFonts w:ascii="Times New Roman" w:hAnsi="Times New Roman"/>
          <w:spacing w:val="51"/>
        </w:rPr>
        <w:t xml:space="preserve"> </w:t>
      </w:r>
      <w:r w:rsidRPr="00DB149D">
        <w:rPr>
          <w:rFonts w:ascii="Times New Roman" w:hAnsi="Times New Roman"/>
          <w:spacing w:val="-1"/>
        </w:rPr>
        <w:t>completed</w:t>
      </w:r>
      <w:r w:rsidRPr="00DB149D">
        <w:rPr>
          <w:rFonts w:ascii="Times New Roman" w:hAnsi="Times New Roman"/>
        </w:rPr>
        <w:t xml:space="preserve"> that is </w:t>
      </w:r>
      <w:r w:rsidRPr="00DB149D">
        <w:rPr>
          <w:rFonts w:ascii="Times New Roman" w:hAnsi="Times New Roman"/>
          <w:spacing w:val="-1"/>
        </w:rPr>
        <w:t>included</w:t>
      </w:r>
      <w:r w:rsidRPr="00DB149D">
        <w:rPr>
          <w:rFonts w:ascii="Times New Roman" w:hAnsi="Times New Roman"/>
          <w:spacing w:val="-3"/>
        </w:rPr>
        <w:t xml:space="preserve"> </w:t>
      </w:r>
      <w:r w:rsidRPr="00DB149D">
        <w:rPr>
          <w:rFonts w:ascii="Times New Roman" w:hAnsi="Times New Roman"/>
        </w:rPr>
        <w:t xml:space="preserve">in the </w:t>
      </w:r>
      <w:r w:rsidRPr="00DB149D">
        <w:rPr>
          <w:rFonts w:ascii="Times New Roman" w:hAnsi="Times New Roman"/>
          <w:spacing w:val="-1"/>
        </w:rPr>
        <w:t>inspection</w:t>
      </w:r>
      <w:r w:rsidRPr="00DB149D">
        <w:rPr>
          <w:rFonts w:ascii="Times New Roman" w:hAnsi="Times New Roman"/>
          <w:spacing w:val="-3"/>
        </w:rPr>
        <w:t xml:space="preserve"> </w:t>
      </w:r>
      <w:r w:rsidRPr="00DB149D">
        <w:rPr>
          <w:rFonts w:ascii="Times New Roman" w:hAnsi="Times New Roman"/>
          <w:spacing w:val="-1"/>
        </w:rPr>
        <w:t>certificate,</w:t>
      </w:r>
      <w:r w:rsidRPr="00DB149D">
        <w:rPr>
          <w:rFonts w:ascii="Times New Roman" w:hAnsi="Times New Roman"/>
          <w:spacing w:val="-8"/>
        </w:rPr>
        <w:t xml:space="preserve"> </w:t>
      </w:r>
      <w:r w:rsidRPr="00DB149D">
        <w:rPr>
          <w:rFonts w:ascii="Times New Roman" w:hAnsi="Times New Roman"/>
        </w:rPr>
        <w:t>as the case</w:t>
      </w:r>
      <w:r w:rsidRPr="00DB149D">
        <w:rPr>
          <w:rFonts w:ascii="Times New Roman" w:hAnsi="Times New Roman"/>
          <w:spacing w:val="-7"/>
        </w:rPr>
        <w:t xml:space="preserve"> </w:t>
      </w:r>
      <w:r w:rsidRPr="00DB149D">
        <w:rPr>
          <w:rFonts w:ascii="Times New Roman" w:hAnsi="Times New Roman"/>
        </w:rPr>
        <w:t xml:space="preserve">may </w:t>
      </w:r>
      <w:r w:rsidRPr="00DB149D">
        <w:rPr>
          <w:rFonts w:ascii="Times New Roman" w:hAnsi="Times New Roman"/>
          <w:spacing w:val="-2"/>
        </w:rPr>
        <w:t>be,</w:t>
      </w:r>
      <w:r w:rsidRPr="00DB149D">
        <w:rPr>
          <w:rFonts w:ascii="Times New Roman" w:hAnsi="Times New Roman"/>
          <w:spacing w:val="-3"/>
        </w:rPr>
        <w:t xml:space="preserve"> </w:t>
      </w:r>
      <w:r w:rsidRPr="00DB149D">
        <w:rPr>
          <w:rFonts w:ascii="Times New Roman" w:hAnsi="Times New Roman"/>
        </w:rPr>
        <w:t xml:space="preserve">is </w:t>
      </w:r>
      <w:r w:rsidRPr="00DB149D">
        <w:rPr>
          <w:rFonts w:ascii="Times New Roman" w:hAnsi="Times New Roman"/>
          <w:spacing w:val="-1"/>
        </w:rPr>
        <w:t>only</w:t>
      </w:r>
      <w:r w:rsidRPr="00DB149D">
        <w:rPr>
          <w:rFonts w:ascii="Times New Roman" w:hAnsi="Times New Roman"/>
        </w:rPr>
        <w:t xml:space="preserve"> </w:t>
      </w:r>
      <w:r w:rsidRPr="00DB149D">
        <w:rPr>
          <w:rFonts w:ascii="Times New Roman" w:hAnsi="Times New Roman"/>
          <w:spacing w:val="1"/>
        </w:rPr>
        <w:t>for</w:t>
      </w:r>
      <w:r w:rsidRPr="00DB149D">
        <w:rPr>
          <w:rFonts w:ascii="Times New Roman" w:hAnsi="Times New Roman"/>
          <w:spacing w:val="25"/>
        </w:rPr>
        <w:t xml:space="preserve"> </w:t>
      </w:r>
      <w:r w:rsidRPr="00DB149D">
        <w:rPr>
          <w:rFonts w:ascii="Times New Roman" w:hAnsi="Times New Roman"/>
          <w:spacing w:val="-1"/>
        </w:rPr>
        <w:t>information</w:t>
      </w:r>
      <w:r w:rsidRPr="00DB149D">
        <w:rPr>
          <w:rFonts w:ascii="Times New Roman" w:hAnsi="Times New Roman"/>
        </w:rPr>
        <w:t xml:space="preserve"> </w:t>
      </w:r>
      <w:r w:rsidRPr="00DB149D">
        <w:rPr>
          <w:rFonts w:ascii="Times New Roman" w:hAnsi="Times New Roman"/>
          <w:spacing w:val="-1"/>
        </w:rPr>
        <w:t>purposes,</w:t>
      </w:r>
      <w:r w:rsidRPr="00DB149D">
        <w:rPr>
          <w:rFonts w:ascii="Times New Roman" w:hAnsi="Times New Roman"/>
        </w:rPr>
        <w:t xml:space="preserve"> </w:t>
      </w:r>
      <w:r w:rsidRPr="00DB149D">
        <w:rPr>
          <w:rFonts w:ascii="Times New Roman" w:hAnsi="Times New Roman"/>
          <w:spacing w:val="1"/>
        </w:rPr>
        <w:t>for</w:t>
      </w:r>
      <w:r w:rsidRPr="00DB149D">
        <w:rPr>
          <w:rFonts w:ascii="Times New Roman" w:hAnsi="Times New Roman"/>
          <w:spacing w:val="-6"/>
        </w:rPr>
        <w:t xml:space="preserve"> </w:t>
      </w:r>
      <w:r>
        <w:rPr>
          <w:rFonts w:ascii="Times New Roman" w:hAnsi="Times New Roman"/>
          <w:spacing w:val="-6"/>
        </w:rPr>
        <w:t>Supplier</w:t>
      </w:r>
      <w:r>
        <w:rPr>
          <w:rFonts w:ascii="Times New Roman" w:hAnsi="Times New Roman"/>
          <w:spacing w:val="-1"/>
        </w:rPr>
        <w:t>’</w:t>
      </w:r>
      <w:r w:rsidRPr="00DB149D">
        <w:rPr>
          <w:rFonts w:ascii="Times New Roman" w:hAnsi="Times New Roman"/>
          <w:spacing w:val="-1"/>
        </w:rPr>
        <w:t>s</w:t>
      </w:r>
      <w:r w:rsidRPr="00DB149D">
        <w:rPr>
          <w:rFonts w:ascii="Times New Roman" w:hAnsi="Times New Roman"/>
        </w:rPr>
        <w:t xml:space="preserve"> action</w:t>
      </w:r>
      <w:r w:rsidRPr="00DB149D">
        <w:rPr>
          <w:rFonts w:ascii="Times New Roman" w:hAnsi="Times New Roman"/>
          <w:spacing w:val="-3"/>
        </w:rPr>
        <w:t xml:space="preserve"> </w:t>
      </w:r>
      <w:r w:rsidRPr="00DB149D">
        <w:rPr>
          <w:rFonts w:ascii="Times New Roman" w:hAnsi="Times New Roman"/>
          <w:spacing w:val="-1"/>
        </w:rPr>
        <w:t>where</w:t>
      </w:r>
      <w:r w:rsidRPr="00DB149D">
        <w:rPr>
          <w:rFonts w:ascii="Times New Roman" w:hAnsi="Times New Roman"/>
        </w:rPr>
        <w:t xml:space="preserve"> </w:t>
      </w:r>
      <w:r w:rsidRPr="00DB149D">
        <w:rPr>
          <w:rFonts w:ascii="Times New Roman" w:hAnsi="Times New Roman"/>
          <w:spacing w:val="-2"/>
        </w:rPr>
        <w:t>appropriate</w:t>
      </w:r>
      <w:r w:rsidRPr="00DB149D">
        <w:rPr>
          <w:rFonts w:ascii="Times New Roman" w:hAnsi="Times New Roman"/>
        </w:rPr>
        <w:t xml:space="preserve"> </w:t>
      </w:r>
      <w:r w:rsidRPr="00DB149D">
        <w:rPr>
          <w:rFonts w:ascii="Times New Roman" w:hAnsi="Times New Roman"/>
          <w:spacing w:val="-2"/>
        </w:rPr>
        <w:t>and</w:t>
      </w:r>
      <w:r w:rsidRPr="00DB149D">
        <w:rPr>
          <w:rFonts w:ascii="Times New Roman" w:hAnsi="Times New Roman"/>
        </w:rPr>
        <w:t xml:space="preserve"> </w:t>
      </w:r>
      <w:r w:rsidRPr="00DB149D">
        <w:rPr>
          <w:rFonts w:ascii="Times New Roman" w:hAnsi="Times New Roman"/>
          <w:spacing w:val="-2"/>
        </w:rPr>
        <w:t>has</w:t>
      </w:r>
      <w:r w:rsidRPr="00DB149D">
        <w:rPr>
          <w:rFonts w:ascii="Times New Roman" w:hAnsi="Times New Roman"/>
        </w:rPr>
        <w:t xml:space="preserve"> no </w:t>
      </w:r>
      <w:r w:rsidRPr="00DB149D">
        <w:rPr>
          <w:rFonts w:ascii="Times New Roman" w:hAnsi="Times New Roman"/>
          <w:spacing w:val="-1"/>
        </w:rPr>
        <w:t>limiting</w:t>
      </w:r>
      <w:r w:rsidRPr="00DB149D">
        <w:rPr>
          <w:rFonts w:ascii="Times New Roman" w:hAnsi="Times New Roman"/>
        </w:rPr>
        <w:t xml:space="preserve"> </w:t>
      </w:r>
      <w:r w:rsidRPr="00DB149D">
        <w:rPr>
          <w:rFonts w:ascii="Times New Roman" w:hAnsi="Times New Roman"/>
          <w:spacing w:val="-1"/>
        </w:rPr>
        <w:t>effect.</w:t>
      </w:r>
      <w:ins w:id="1010" w:author="Santiago Angueira, Joanne" w:date="2021-07-27T14:13:00Z">
        <w:r w:rsidR="00777360">
          <w:rPr>
            <w:rFonts w:ascii="Times New Roman" w:hAnsi="Times New Roman"/>
            <w:spacing w:val="-1"/>
          </w:rPr>
          <w:t xml:space="preserve"> Notwithstanding the forgoing, if Company does not provide </w:t>
        </w:r>
      </w:ins>
      <w:ins w:id="1011" w:author="Santiago Angueira, Joanne" w:date="2021-07-27T14:14:00Z">
        <w:r w:rsidR="00777360">
          <w:rPr>
            <w:rFonts w:ascii="Times New Roman" w:hAnsi="Times New Roman"/>
            <w:spacing w:val="-1"/>
          </w:rPr>
          <w:t xml:space="preserve">Supplier written notice of rejection within thirty (30) day after delivery of Equipment or completion of the services, such Work shall be deemed accepted and any right of rejection by </w:t>
        </w:r>
      </w:ins>
      <w:ins w:id="1012" w:author="Santiago Angueira, Joanne" w:date="2021-07-27T14:15:00Z">
        <w:r w:rsidR="00777360">
          <w:rPr>
            <w:rFonts w:ascii="Times New Roman" w:hAnsi="Times New Roman"/>
            <w:spacing w:val="-1"/>
          </w:rPr>
          <w:t>Company shall be considered waived.</w:t>
        </w:r>
      </w:ins>
      <w:ins w:id="1013" w:author="Santiago Angueira, Joanne" w:date="2021-07-27T14:13:00Z">
        <w:r w:rsidR="00777360">
          <w:rPr>
            <w:rFonts w:ascii="Times New Roman" w:hAnsi="Times New Roman"/>
            <w:spacing w:val="-1"/>
          </w:rPr>
          <w:t xml:space="preserve"> </w:t>
        </w:r>
      </w:ins>
    </w:p>
    <w:p w14:paraId="29A4FFB8" w14:textId="77777777" w:rsidR="003471A6" w:rsidRPr="00DB149D" w:rsidRDefault="003471A6" w:rsidP="003471A6">
      <w:pPr>
        <w:pStyle w:val="ScheduleL3"/>
        <w:tabs>
          <w:tab w:val="left" w:pos="1220"/>
        </w:tabs>
        <w:spacing w:before="75" w:after="0"/>
        <w:ind w:right="312"/>
        <w:rPr>
          <w:rFonts w:ascii="Times New Roman" w:hAnsi="Times New Roman"/>
        </w:rPr>
      </w:pPr>
      <w:r>
        <w:rPr>
          <w:rFonts w:ascii="Times New Roman" w:hAnsi="Times New Roman"/>
          <w:spacing w:val="-2"/>
        </w:rPr>
        <w:t xml:space="preserve">The Supplier </w:t>
      </w:r>
      <w:r w:rsidRPr="00DB149D">
        <w:rPr>
          <w:rFonts w:ascii="Times New Roman" w:hAnsi="Times New Roman"/>
          <w:spacing w:val="-1"/>
        </w:rPr>
        <w:t>shall</w:t>
      </w:r>
      <w:r w:rsidRPr="00DB149D">
        <w:rPr>
          <w:rFonts w:ascii="Times New Roman" w:hAnsi="Times New Roman"/>
        </w:rPr>
        <w:t xml:space="preserve"> </w:t>
      </w:r>
      <w:r w:rsidRPr="00DB149D">
        <w:rPr>
          <w:rFonts w:ascii="Times New Roman" w:hAnsi="Times New Roman"/>
          <w:spacing w:val="-1"/>
        </w:rPr>
        <w:t>promptly,</w:t>
      </w:r>
      <w:r w:rsidRPr="00DB149D">
        <w:rPr>
          <w:rFonts w:ascii="Times New Roman" w:hAnsi="Times New Roman"/>
        </w:rPr>
        <w:t xml:space="preserve"> at</w:t>
      </w:r>
      <w:r w:rsidRPr="00DB149D">
        <w:rPr>
          <w:rFonts w:ascii="Times New Roman" w:hAnsi="Times New Roman"/>
          <w:spacing w:val="-3"/>
        </w:rPr>
        <w:t xml:space="preserve"> </w:t>
      </w:r>
      <w:r w:rsidRPr="00DB149D">
        <w:rPr>
          <w:rFonts w:ascii="Times New Roman" w:hAnsi="Times New Roman"/>
        </w:rPr>
        <w:t>its</w:t>
      </w:r>
      <w:r w:rsidRPr="00DB149D">
        <w:rPr>
          <w:rFonts w:ascii="Times New Roman" w:hAnsi="Times New Roman"/>
          <w:spacing w:val="3"/>
        </w:rPr>
        <w:t xml:space="preserve"> </w:t>
      </w:r>
      <w:r w:rsidRPr="00DB149D">
        <w:rPr>
          <w:rFonts w:ascii="Times New Roman" w:hAnsi="Times New Roman"/>
          <w:spacing w:val="-2"/>
        </w:rPr>
        <w:t>own</w:t>
      </w:r>
      <w:r w:rsidRPr="00DB149D">
        <w:rPr>
          <w:rFonts w:ascii="Times New Roman" w:hAnsi="Times New Roman"/>
        </w:rPr>
        <w:t xml:space="preserve"> </w:t>
      </w:r>
      <w:r w:rsidRPr="00DB149D">
        <w:rPr>
          <w:rFonts w:ascii="Times New Roman" w:hAnsi="Times New Roman"/>
          <w:spacing w:val="-1"/>
        </w:rPr>
        <w:t>expense,</w:t>
      </w:r>
      <w:r w:rsidRPr="00DB149D">
        <w:rPr>
          <w:rFonts w:ascii="Times New Roman" w:hAnsi="Times New Roman"/>
          <w:spacing w:val="-5"/>
        </w:rPr>
        <w:t xml:space="preserve"> </w:t>
      </w:r>
      <w:r w:rsidRPr="00DB149D">
        <w:rPr>
          <w:rFonts w:ascii="Times New Roman" w:hAnsi="Times New Roman"/>
          <w:spacing w:val="-1"/>
        </w:rPr>
        <w:t>carryout</w:t>
      </w:r>
      <w:r w:rsidRPr="00DB149D">
        <w:rPr>
          <w:rFonts w:ascii="Times New Roman" w:hAnsi="Times New Roman"/>
          <w:spacing w:val="-3"/>
        </w:rPr>
        <w:t xml:space="preserve"> </w:t>
      </w:r>
      <w:r w:rsidRPr="00DB149D">
        <w:rPr>
          <w:rFonts w:ascii="Times New Roman" w:hAnsi="Times New Roman"/>
        </w:rPr>
        <w:t>all</w:t>
      </w:r>
      <w:r w:rsidRPr="00DB149D">
        <w:rPr>
          <w:rFonts w:ascii="Times New Roman" w:hAnsi="Times New Roman"/>
          <w:spacing w:val="-3"/>
        </w:rPr>
        <w:t xml:space="preserve"> </w:t>
      </w:r>
      <w:r w:rsidRPr="00DB149D">
        <w:rPr>
          <w:rFonts w:ascii="Times New Roman" w:hAnsi="Times New Roman"/>
          <w:spacing w:val="-1"/>
        </w:rPr>
        <w:t>necessary</w:t>
      </w:r>
      <w:r w:rsidRPr="00DB149D">
        <w:rPr>
          <w:rFonts w:ascii="Times New Roman" w:hAnsi="Times New Roman"/>
        </w:rPr>
        <w:t xml:space="preserve"> </w:t>
      </w:r>
      <w:r w:rsidRPr="00DB149D">
        <w:rPr>
          <w:rFonts w:ascii="Times New Roman" w:hAnsi="Times New Roman"/>
          <w:spacing w:val="-1"/>
        </w:rPr>
        <w:t>corrections,</w:t>
      </w:r>
      <w:r w:rsidRPr="00DB149D">
        <w:rPr>
          <w:rFonts w:ascii="Times New Roman" w:hAnsi="Times New Roman"/>
          <w:spacing w:val="-3"/>
        </w:rPr>
        <w:t xml:space="preserve"> </w:t>
      </w:r>
      <w:r w:rsidRPr="00DB149D">
        <w:rPr>
          <w:rFonts w:ascii="Times New Roman" w:hAnsi="Times New Roman"/>
          <w:spacing w:val="-1"/>
        </w:rPr>
        <w:t>replace</w:t>
      </w:r>
      <w:r w:rsidRPr="00DB149D">
        <w:rPr>
          <w:rFonts w:ascii="Times New Roman" w:hAnsi="Times New Roman"/>
          <w:spacing w:val="-3"/>
        </w:rPr>
        <w:t xml:space="preserve"> </w:t>
      </w:r>
      <w:r w:rsidRPr="00DB149D">
        <w:rPr>
          <w:rFonts w:ascii="Times New Roman" w:hAnsi="Times New Roman"/>
        </w:rPr>
        <w:t>or</w:t>
      </w:r>
      <w:r w:rsidRPr="00DB149D">
        <w:rPr>
          <w:rFonts w:ascii="Times New Roman" w:hAnsi="Times New Roman"/>
          <w:spacing w:val="57"/>
        </w:rPr>
        <w:t xml:space="preserve"> </w:t>
      </w:r>
      <w:r w:rsidRPr="00DB149D">
        <w:rPr>
          <w:rFonts w:ascii="Times New Roman" w:hAnsi="Times New Roman"/>
          <w:spacing w:val="-2"/>
        </w:rPr>
        <w:t>repair</w:t>
      </w:r>
      <w:r w:rsidRPr="00DB149D">
        <w:rPr>
          <w:rFonts w:ascii="Times New Roman" w:hAnsi="Times New Roman"/>
        </w:rPr>
        <w:t xml:space="preserve"> any </w:t>
      </w:r>
      <w:r w:rsidRPr="00DB149D">
        <w:rPr>
          <w:rFonts w:ascii="Times New Roman" w:hAnsi="Times New Roman"/>
          <w:spacing w:val="-2"/>
        </w:rPr>
        <w:t>Supply</w:t>
      </w:r>
      <w:r w:rsidRPr="00DB149D">
        <w:rPr>
          <w:rFonts w:ascii="Times New Roman" w:hAnsi="Times New Roman"/>
        </w:rPr>
        <w:t xml:space="preserve"> </w:t>
      </w:r>
      <w:r w:rsidRPr="00DB149D">
        <w:rPr>
          <w:rFonts w:ascii="Times New Roman" w:hAnsi="Times New Roman"/>
          <w:spacing w:val="-1"/>
        </w:rPr>
        <w:t>deemed</w:t>
      </w:r>
      <w:r w:rsidRPr="00DB149D">
        <w:rPr>
          <w:rFonts w:ascii="Times New Roman" w:hAnsi="Times New Roman"/>
          <w:spacing w:val="-3"/>
        </w:rPr>
        <w:t xml:space="preserve"> </w:t>
      </w:r>
      <w:r w:rsidRPr="00DB149D">
        <w:rPr>
          <w:rFonts w:ascii="Times New Roman" w:hAnsi="Times New Roman"/>
        </w:rPr>
        <w:t xml:space="preserve">by </w:t>
      </w:r>
      <w:r>
        <w:rPr>
          <w:rFonts w:ascii="Times New Roman" w:hAnsi="Times New Roman"/>
        </w:rPr>
        <w:t>the Company</w:t>
      </w:r>
      <w:r w:rsidRPr="00DB149D">
        <w:rPr>
          <w:rFonts w:ascii="Times New Roman" w:hAnsi="Times New Roman"/>
        </w:rPr>
        <w:t xml:space="preserve"> in</w:t>
      </w:r>
      <w:r w:rsidRPr="00DB149D">
        <w:rPr>
          <w:rFonts w:ascii="Times New Roman" w:hAnsi="Times New Roman"/>
          <w:spacing w:val="-4"/>
        </w:rPr>
        <w:t xml:space="preserve"> </w:t>
      </w:r>
      <w:r w:rsidRPr="00DB149D">
        <w:rPr>
          <w:rFonts w:ascii="Times New Roman" w:hAnsi="Times New Roman"/>
          <w:spacing w:val="-2"/>
        </w:rPr>
        <w:t>non-compliance</w:t>
      </w:r>
      <w:r w:rsidRPr="00DB149D">
        <w:rPr>
          <w:rFonts w:ascii="Times New Roman" w:hAnsi="Times New Roman"/>
        </w:rPr>
        <w:t xml:space="preserve"> to </w:t>
      </w:r>
      <w:r w:rsidRPr="00DB149D">
        <w:rPr>
          <w:rFonts w:ascii="Times New Roman" w:hAnsi="Times New Roman"/>
          <w:spacing w:val="-1"/>
        </w:rPr>
        <w:t>drawings,</w:t>
      </w:r>
      <w:r w:rsidRPr="00DB149D">
        <w:rPr>
          <w:rFonts w:ascii="Times New Roman" w:hAnsi="Times New Roman"/>
          <w:spacing w:val="-3"/>
        </w:rPr>
        <w:t xml:space="preserve"> </w:t>
      </w:r>
      <w:r w:rsidRPr="00DB149D">
        <w:rPr>
          <w:rFonts w:ascii="Times New Roman" w:hAnsi="Times New Roman"/>
          <w:spacing w:val="-1"/>
        </w:rPr>
        <w:t>technical</w:t>
      </w:r>
      <w:r w:rsidRPr="00DB149D">
        <w:rPr>
          <w:rFonts w:ascii="Times New Roman" w:hAnsi="Times New Roman"/>
        </w:rPr>
        <w:t xml:space="preserve"> </w:t>
      </w:r>
      <w:r w:rsidRPr="00DB149D">
        <w:rPr>
          <w:rFonts w:ascii="Times New Roman" w:hAnsi="Times New Roman"/>
          <w:spacing w:val="-1"/>
        </w:rPr>
        <w:t>specifications</w:t>
      </w:r>
      <w:r w:rsidRPr="00DB149D">
        <w:rPr>
          <w:rFonts w:ascii="Times New Roman" w:hAnsi="Times New Roman"/>
          <w:spacing w:val="53"/>
        </w:rPr>
        <w:t xml:space="preserve"> </w:t>
      </w:r>
      <w:r w:rsidRPr="00DB149D">
        <w:rPr>
          <w:rFonts w:ascii="Times New Roman" w:hAnsi="Times New Roman"/>
        </w:rPr>
        <w:t xml:space="preserve">or </w:t>
      </w:r>
      <w:r w:rsidRPr="00DB149D">
        <w:rPr>
          <w:rFonts w:ascii="Times New Roman" w:hAnsi="Times New Roman"/>
          <w:spacing w:val="-1"/>
        </w:rPr>
        <w:t>Contract</w:t>
      </w:r>
      <w:r w:rsidRPr="00DB149D">
        <w:rPr>
          <w:rFonts w:ascii="Times New Roman" w:hAnsi="Times New Roman"/>
        </w:rPr>
        <w:t xml:space="preserve"> </w:t>
      </w:r>
      <w:r w:rsidRPr="00DB149D">
        <w:rPr>
          <w:rFonts w:ascii="Times New Roman" w:hAnsi="Times New Roman"/>
          <w:spacing w:val="-2"/>
        </w:rPr>
        <w:t>Documents.</w:t>
      </w:r>
    </w:p>
    <w:p w14:paraId="39F3026C" w14:textId="77777777" w:rsidR="003471A6" w:rsidRPr="00DB149D" w:rsidRDefault="003471A6" w:rsidP="003471A6">
      <w:pPr>
        <w:pStyle w:val="ScheduleL3"/>
        <w:tabs>
          <w:tab w:val="left" w:pos="1220"/>
        </w:tabs>
        <w:spacing w:before="121" w:after="0" w:line="239" w:lineRule="auto"/>
        <w:ind w:right="241"/>
        <w:rPr>
          <w:rFonts w:ascii="Times New Roman" w:hAnsi="Times New Roman"/>
        </w:rPr>
      </w:pPr>
      <w:r w:rsidRPr="00DB149D">
        <w:rPr>
          <w:rFonts w:ascii="Times New Roman" w:hAnsi="Times New Roman"/>
        </w:rPr>
        <w:t>When</w:t>
      </w:r>
      <w:r w:rsidRPr="00DB149D">
        <w:rPr>
          <w:rFonts w:ascii="Times New Roman" w:hAnsi="Times New Roman"/>
          <w:spacing w:val="-3"/>
        </w:rPr>
        <w:t xml:space="preserve"> </w:t>
      </w:r>
      <w:r>
        <w:rPr>
          <w:rFonts w:ascii="Times New Roman" w:hAnsi="Times New Roman"/>
          <w:spacing w:val="-3"/>
        </w:rPr>
        <w:t>the Supplier</w:t>
      </w:r>
      <w:r w:rsidRPr="00DB149D">
        <w:rPr>
          <w:rFonts w:ascii="Times New Roman" w:hAnsi="Times New Roman"/>
        </w:rPr>
        <w:t xml:space="preserve"> </w:t>
      </w:r>
      <w:r w:rsidRPr="00DB149D">
        <w:rPr>
          <w:rFonts w:ascii="Times New Roman" w:hAnsi="Times New Roman"/>
          <w:spacing w:val="-2"/>
        </w:rPr>
        <w:t>has</w:t>
      </w:r>
      <w:r w:rsidRPr="00DB149D">
        <w:rPr>
          <w:rFonts w:ascii="Times New Roman" w:hAnsi="Times New Roman"/>
        </w:rPr>
        <w:t xml:space="preserve"> </w:t>
      </w:r>
      <w:r w:rsidRPr="00DB149D">
        <w:rPr>
          <w:rFonts w:ascii="Times New Roman" w:hAnsi="Times New Roman"/>
          <w:spacing w:val="-1"/>
        </w:rPr>
        <w:t>fully</w:t>
      </w:r>
      <w:r w:rsidRPr="00DB149D">
        <w:rPr>
          <w:rFonts w:ascii="Times New Roman" w:hAnsi="Times New Roman"/>
          <w:spacing w:val="-5"/>
        </w:rPr>
        <w:t xml:space="preserve"> </w:t>
      </w:r>
      <w:r w:rsidRPr="00DB149D">
        <w:rPr>
          <w:rFonts w:ascii="Times New Roman" w:hAnsi="Times New Roman"/>
        </w:rPr>
        <w:t xml:space="preserve">met </w:t>
      </w:r>
      <w:r w:rsidRPr="00DB149D">
        <w:rPr>
          <w:rFonts w:ascii="Times New Roman" w:hAnsi="Times New Roman"/>
          <w:spacing w:val="-2"/>
        </w:rPr>
        <w:t>its</w:t>
      </w:r>
      <w:r w:rsidRPr="00DB149D">
        <w:rPr>
          <w:rFonts w:ascii="Times New Roman" w:hAnsi="Times New Roman"/>
        </w:rPr>
        <w:t xml:space="preserve"> </w:t>
      </w:r>
      <w:r w:rsidRPr="00DB149D">
        <w:rPr>
          <w:rFonts w:ascii="Times New Roman" w:hAnsi="Times New Roman"/>
          <w:spacing w:val="-2"/>
        </w:rPr>
        <w:t>obligations</w:t>
      </w:r>
      <w:r w:rsidRPr="00DB149D">
        <w:rPr>
          <w:rFonts w:ascii="Times New Roman" w:hAnsi="Times New Roman"/>
        </w:rPr>
        <w:t xml:space="preserve"> </w:t>
      </w:r>
      <w:r w:rsidRPr="00DB149D">
        <w:rPr>
          <w:rFonts w:ascii="Times New Roman" w:hAnsi="Times New Roman"/>
          <w:spacing w:val="-2"/>
        </w:rPr>
        <w:t>under</w:t>
      </w:r>
      <w:r w:rsidRPr="00DB149D">
        <w:rPr>
          <w:rFonts w:ascii="Times New Roman" w:hAnsi="Times New Roman"/>
        </w:rPr>
        <w:t xml:space="preserve"> </w:t>
      </w:r>
      <w:r w:rsidRPr="00DB149D">
        <w:rPr>
          <w:rFonts w:ascii="Times New Roman" w:hAnsi="Times New Roman"/>
          <w:spacing w:val="1"/>
        </w:rPr>
        <w:t>the</w:t>
      </w:r>
      <w:r w:rsidRPr="00DB149D">
        <w:rPr>
          <w:rFonts w:ascii="Times New Roman" w:hAnsi="Times New Roman"/>
          <w:spacing w:val="-3"/>
        </w:rPr>
        <w:t xml:space="preserve"> </w:t>
      </w:r>
      <w:r>
        <w:rPr>
          <w:rFonts w:ascii="Times New Roman" w:hAnsi="Times New Roman"/>
          <w:spacing w:val="-3"/>
        </w:rPr>
        <w:t>Contract Documents</w:t>
      </w:r>
      <w:r w:rsidRPr="00DB149D">
        <w:rPr>
          <w:rFonts w:ascii="Times New Roman" w:hAnsi="Times New Roman"/>
        </w:rPr>
        <w:t xml:space="preserve"> </w:t>
      </w:r>
      <w:r w:rsidRPr="00DB149D">
        <w:rPr>
          <w:rFonts w:ascii="Times New Roman" w:hAnsi="Times New Roman"/>
          <w:spacing w:val="-2"/>
        </w:rPr>
        <w:t>and</w:t>
      </w:r>
      <w:r w:rsidRPr="00DB149D">
        <w:rPr>
          <w:rFonts w:ascii="Times New Roman" w:hAnsi="Times New Roman"/>
        </w:rPr>
        <w:t xml:space="preserve"> </w:t>
      </w:r>
      <w:r w:rsidRPr="00DB149D">
        <w:rPr>
          <w:rFonts w:ascii="Times New Roman" w:hAnsi="Times New Roman"/>
          <w:spacing w:val="-2"/>
        </w:rPr>
        <w:t>has</w:t>
      </w:r>
      <w:r w:rsidRPr="00DB149D">
        <w:rPr>
          <w:rFonts w:ascii="Times New Roman" w:hAnsi="Times New Roman"/>
          <w:spacing w:val="-3"/>
        </w:rPr>
        <w:t xml:space="preserve"> </w:t>
      </w:r>
      <w:r w:rsidRPr="00DB149D">
        <w:rPr>
          <w:rFonts w:ascii="Times New Roman" w:hAnsi="Times New Roman"/>
          <w:spacing w:val="-2"/>
        </w:rPr>
        <w:t>carried-out</w:t>
      </w:r>
      <w:r w:rsidRPr="00DB149D">
        <w:rPr>
          <w:rFonts w:ascii="Times New Roman" w:hAnsi="Times New Roman"/>
          <w:spacing w:val="3"/>
        </w:rPr>
        <w:t xml:space="preserve"> </w:t>
      </w:r>
      <w:r w:rsidRPr="00DB149D">
        <w:rPr>
          <w:rFonts w:ascii="Times New Roman" w:hAnsi="Times New Roman"/>
          <w:spacing w:val="-2"/>
        </w:rPr>
        <w:t>all</w:t>
      </w:r>
      <w:r w:rsidRPr="00DB149D">
        <w:rPr>
          <w:rFonts w:ascii="Times New Roman" w:hAnsi="Times New Roman"/>
          <w:spacing w:val="89"/>
        </w:rPr>
        <w:t xml:space="preserve"> </w:t>
      </w:r>
      <w:r w:rsidRPr="00DB149D">
        <w:rPr>
          <w:rFonts w:ascii="Times New Roman" w:hAnsi="Times New Roman"/>
        </w:rPr>
        <w:t xml:space="preserve">the </w:t>
      </w:r>
      <w:r w:rsidRPr="00DB149D">
        <w:rPr>
          <w:rFonts w:ascii="Times New Roman" w:hAnsi="Times New Roman"/>
          <w:spacing w:val="-1"/>
        </w:rPr>
        <w:t>testing,</w:t>
      </w:r>
      <w:r w:rsidRPr="00DB149D">
        <w:rPr>
          <w:rFonts w:ascii="Times New Roman" w:hAnsi="Times New Roman"/>
          <w:spacing w:val="-3"/>
        </w:rPr>
        <w:t xml:space="preserve"> </w:t>
      </w:r>
      <w:r w:rsidRPr="00DB149D">
        <w:rPr>
          <w:rFonts w:ascii="Times New Roman" w:hAnsi="Times New Roman"/>
          <w:spacing w:val="-1"/>
        </w:rPr>
        <w:t>calibration</w:t>
      </w:r>
      <w:r w:rsidRPr="00DB149D">
        <w:rPr>
          <w:rFonts w:ascii="Times New Roman" w:hAnsi="Times New Roman"/>
          <w:spacing w:val="-3"/>
        </w:rPr>
        <w:t xml:space="preserve"> </w:t>
      </w:r>
      <w:r w:rsidRPr="00DB149D">
        <w:rPr>
          <w:rFonts w:ascii="Times New Roman" w:hAnsi="Times New Roman"/>
        </w:rPr>
        <w:t>and</w:t>
      </w:r>
      <w:r w:rsidRPr="00DB149D">
        <w:rPr>
          <w:rFonts w:ascii="Times New Roman" w:hAnsi="Times New Roman"/>
          <w:spacing w:val="-3"/>
        </w:rPr>
        <w:t xml:space="preserve"> </w:t>
      </w:r>
      <w:r w:rsidRPr="00DB149D">
        <w:rPr>
          <w:rFonts w:ascii="Times New Roman" w:hAnsi="Times New Roman"/>
          <w:spacing w:val="-1"/>
        </w:rPr>
        <w:t>checking</w:t>
      </w:r>
      <w:r w:rsidRPr="00DB149D">
        <w:rPr>
          <w:rFonts w:ascii="Times New Roman" w:hAnsi="Times New Roman"/>
          <w:spacing w:val="-3"/>
        </w:rPr>
        <w:t xml:space="preserve"> </w:t>
      </w:r>
      <w:r w:rsidRPr="00DB149D">
        <w:rPr>
          <w:rFonts w:ascii="Times New Roman" w:hAnsi="Times New Roman"/>
        </w:rPr>
        <w:t>set</w:t>
      </w:r>
      <w:r w:rsidRPr="00DB149D">
        <w:rPr>
          <w:rFonts w:ascii="Times New Roman" w:hAnsi="Times New Roman"/>
          <w:spacing w:val="3"/>
        </w:rPr>
        <w:t xml:space="preserve"> </w:t>
      </w:r>
      <w:r w:rsidRPr="00DB149D">
        <w:rPr>
          <w:rFonts w:ascii="Times New Roman" w:hAnsi="Times New Roman"/>
          <w:spacing w:val="-2"/>
        </w:rPr>
        <w:t>out</w:t>
      </w:r>
      <w:r w:rsidRPr="00DB149D">
        <w:rPr>
          <w:rFonts w:ascii="Times New Roman" w:hAnsi="Times New Roman"/>
          <w:spacing w:val="3"/>
        </w:rPr>
        <w:t xml:space="preserve"> </w:t>
      </w:r>
      <w:r w:rsidRPr="00DB149D">
        <w:rPr>
          <w:rFonts w:ascii="Times New Roman" w:hAnsi="Times New Roman"/>
        </w:rPr>
        <w:t>in</w:t>
      </w:r>
      <w:r w:rsidRPr="00DB149D">
        <w:rPr>
          <w:rFonts w:ascii="Times New Roman" w:hAnsi="Times New Roman"/>
          <w:spacing w:val="-6"/>
        </w:rPr>
        <w:t xml:space="preserve"> </w:t>
      </w:r>
      <w:r w:rsidRPr="00DB149D">
        <w:rPr>
          <w:rFonts w:ascii="Times New Roman" w:hAnsi="Times New Roman"/>
        </w:rPr>
        <w:t xml:space="preserve">the </w:t>
      </w:r>
      <w:r>
        <w:rPr>
          <w:rFonts w:ascii="Times New Roman" w:hAnsi="Times New Roman"/>
        </w:rPr>
        <w:t>Agreement</w:t>
      </w:r>
      <w:r w:rsidRPr="00DB149D">
        <w:rPr>
          <w:rFonts w:ascii="Times New Roman" w:hAnsi="Times New Roman"/>
        </w:rPr>
        <w:t xml:space="preserve"> or </w:t>
      </w:r>
      <w:r w:rsidRPr="00DB149D">
        <w:rPr>
          <w:rFonts w:ascii="Times New Roman" w:hAnsi="Times New Roman"/>
          <w:spacing w:val="-2"/>
        </w:rPr>
        <w:t>prescribed</w:t>
      </w:r>
      <w:r w:rsidRPr="00DB149D">
        <w:rPr>
          <w:rFonts w:ascii="Times New Roman" w:hAnsi="Times New Roman"/>
          <w:spacing w:val="-3"/>
        </w:rPr>
        <w:t xml:space="preserve"> </w:t>
      </w:r>
      <w:r w:rsidRPr="00DB149D">
        <w:rPr>
          <w:rFonts w:ascii="Times New Roman" w:hAnsi="Times New Roman"/>
        </w:rPr>
        <w:t xml:space="preserve">by any </w:t>
      </w:r>
      <w:r w:rsidRPr="00DB149D">
        <w:rPr>
          <w:rFonts w:ascii="Times New Roman" w:hAnsi="Times New Roman"/>
          <w:spacing w:val="-2"/>
        </w:rPr>
        <w:t>law</w:t>
      </w:r>
      <w:r w:rsidRPr="00DB149D">
        <w:rPr>
          <w:rFonts w:ascii="Times New Roman" w:hAnsi="Times New Roman"/>
          <w:spacing w:val="55"/>
        </w:rPr>
        <w:t xml:space="preserve"> </w:t>
      </w:r>
      <w:r w:rsidRPr="00DB149D">
        <w:rPr>
          <w:rFonts w:ascii="Times New Roman" w:hAnsi="Times New Roman"/>
        </w:rPr>
        <w:t xml:space="preserve">or </w:t>
      </w:r>
      <w:r w:rsidRPr="00DB149D">
        <w:rPr>
          <w:rFonts w:ascii="Times New Roman" w:hAnsi="Times New Roman"/>
          <w:spacing w:val="-2"/>
        </w:rPr>
        <w:t>regulation</w:t>
      </w:r>
      <w:r w:rsidRPr="00DB149D">
        <w:rPr>
          <w:rFonts w:ascii="Times New Roman" w:hAnsi="Times New Roman"/>
        </w:rPr>
        <w:t xml:space="preserve"> then</w:t>
      </w:r>
      <w:r w:rsidRPr="00DB149D">
        <w:rPr>
          <w:rFonts w:ascii="Times New Roman" w:hAnsi="Times New Roman"/>
          <w:spacing w:val="-4"/>
        </w:rPr>
        <w:t xml:space="preserve"> </w:t>
      </w:r>
      <w:r w:rsidRPr="00DB149D">
        <w:rPr>
          <w:rFonts w:ascii="Times New Roman" w:hAnsi="Times New Roman"/>
        </w:rPr>
        <w:t xml:space="preserve">in force, </w:t>
      </w:r>
      <w:r w:rsidRPr="00DB149D">
        <w:rPr>
          <w:rFonts w:ascii="Times New Roman" w:hAnsi="Times New Roman"/>
          <w:spacing w:val="-3"/>
        </w:rPr>
        <w:t>it</w:t>
      </w:r>
      <w:r w:rsidRPr="00DB149D">
        <w:rPr>
          <w:rFonts w:ascii="Times New Roman" w:hAnsi="Times New Roman"/>
          <w:spacing w:val="3"/>
        </w:rPr>
        <w:t xml:space="preserve"> </w:t>
      </w:r>
      <w:r w:rsidRPr="00DB149D">
        <w:rPr>
          <w:rFonts w:ascii="Times New Roman" w:hAnsi="Times New Roman"/>
          <w:spacing w:val="-1"/>
        </w:rPr>
        <w:t>shall</w:t>
      </w:r>
      <w:r w:rsidRPr="00DB149D">
        <w:rPr>
          <w:rFonts w:ascii="Times New Roman" w:hAnsi="Times New Roman"/>
          <w:spacing w:val="-3"/>
        </w:rPr>
        <w:t xml:space="preserve"> </w:t>
      </w:r>
      <w:r w:rsidRPr="00DB149D">
        <w:rPr>
          <w:rFonts w:ascii="Times New Roman" w:hAnsi="Times New Roman"/>
          <w:spacing w:val="-1"/>
        </w:rPr>
        <w:t>provide</w:t>
      </w:r>
      <w:r w:rsidRPr="00DB149D">
        <w:rPr>
          <w:rFonts w:ascii="Times New Roman" w:hAnsi="Times New Roman"/>
          <w:spacing w:val="-3"/>
        </w:rPr>
        <w:t xml:space="preserve"> </w:t>
      </w:r>
      <w:r>
        <w:rPr>
          <w:rFonts w:ascii="Times New Roman" w:hAnsi="Times New Roman"/>
          <w:spacing w:val="-3"/>
        </w:rPr>
        <w:t>the Company</w:t>
      </w:r>
      <w:r w:rsidRPr="00DB149D">
        <w:rPr>
          <w:rFonts w:ascii="Times New Roman" w:hAnsi="Times New Roman"/>
        </w:rPr>
        <w:t xml:space="preserve"> </w:t>
      </w:r>
      <w:r w:rsidRPr="00DB149D">
        <w:rPr>
          <w:rFonts w:ascii="Times New Roman" w:hAnsi="Times New Roman"/>
          <w:spacing w:val="-1"/>
        </w:rPr>
        <w:t>with</w:t>
      </w:r>
      <w:r w:rsidRPr="00DB149D">
        <w:rPr>
          <w:rFonts w:ascii="Times New Roman" w:hAnsi="Times New Roman"/>
        </w:rPr>
        <w:t xml:space="preserve"> </w:t>
      </w:r>
      <w:r w:rsidRPr="00DB149D">
        <w:rPr>
          <w:rFonts w:ascii="Times New Roman" w:hAnsi="Times New Roman"/>
          <w:spacing w:val="-3"/>
        </w:rPr>
        <w:t>an</w:t>
      </w:r>
      <w:r w:rsidRPr="00DB149D">
        <w:rPr>
          <w:rFonts w:ascii="Times New Roman" w:hAnsi="Times New Roman"/>
        </w:rPr>
        <w:t xml:space="preserve"> </w:t>
      </w:r>
      <w:r w:rsidRPr="00DB149D">
        <w:rPr>
          <w:rFonts w:ascii="Times New Roman" w:hAnsi="Times New Roman"/>
          <w:spacing w:val="-1"/>
        </w:rPr>
        <w:t>inspection</w:t>
      </w:r>
      <w:r w:rsidRPr="00DB149D">
        <w:rPr>
          <w:rFonts w:ascii="Times New Roman" w:hAnsi="Times New Roman"/>
          <w:spacing w:val="-3"/>
        </w:rPr>
        <w:t xml:space="preserve"> </w:t>
      </w:r>
      <w:r w:rsidRPr="00DB149D">
        <w:rPr>
          <w:rFonts w:ascii="Times New Roman" w:hAnsi="Times New Roman"/>
          <w:spacing w:val="-1"/>
        </w:rPr>
        <w:t>certification</w:t>
      </w:r>
      <w:r w:rsidRPr="00DB149D">
        <w:rPr>
          <w:rFonts w:ascii="Times New Roman" w:hAnsi="Times New Roman"/>
        </w:rPr>
        <w:t xml:space="preserve"> </w:t>
      </w:r>
      <w:r w:rsidRPr="00DB149D">
        <w:rPr>
          <w:rFonts w:ascii="Times New Roman" w:hAnsi="Times New Roman"/>
          <w:spacing w:val="-1"/>
        </w:rPr>
        <w:t>testifying</w:t>
      </w:r>
      <w:r w:rsidRPr="00DB149D">
        <w:rPr>
          <w:rFonts w:ascii="Times New Roman" w:hAnsi="Times New Roman"/>
          <w:spacing w:val="-3"/>
        </w:rPr>
        <w:t xml:space="preserve"> </w:t>
      </w:r>
      <w:r w:rsidRPr="00DB149D">
        <w:rPr>
          <w:rFonts w:ascii="Times New Roman" w:hAnsi="Times New Roman"/>
          <w:spacing w:val="-1"/>
        </w:rPr>
        <w:t>that</w:t>
      </w:r>
      <w:r w:rsidRPr="00DB149D">
        <w:rPr>
          <w:rFonts w:ascii="Times New Roman" w:hAnsi="Times New Roman"/>
          <w:spacing w:val="61"/>
        </w:rPr>
        <w:t xml:space="preserve"> </w:t>
      </w:r>
      <w:r w:rsidRPr="00DB149D">
        <w:rPr>
          <w:rFonts w:ascii="Times New Roman" w:hAnsi="Times New Roman"/>
          <w:spacing w:val="-2"/>
        </w:rPr>
        <w:t>all</w:t>
      </w:r>
      <w:r w:rsidRPr="00DB149D">
        <w:rPr>
          <w:rFonts w:ascii="Times New Roman" w:hAnsi="Times New Roman"/>
        </w:rPr>
        <w:t xml:space="preserve"> the </w:t>
      </w:r>
      <w:r w:rsidRPr="00DB149D">
        <w:rPr>
          <w:rFonts w:ascii="Times New Roman" w:hAnsi="Times New Roman"/>
          <w:spacing w:val="-2"/>
        </w:rPr>
        <w:t>Supplies</w:t>
      </w:r>
      <w:r w:rsidRPr="00DB149D">
        <w:rPr>
          <w:rFonts w:ascii="Times New Roman" w:hAnsi="Times New Roman"/>
        </w:rPr>
        <w:t xml:space="preserve"> have</w:t>
      </w:r>
      <w:r w:rsidRPr="00DB149D">
        <w:rPr>
          <w:rFonts w:ascii="Times New Roman" w:hAnsi="Times New Roman"/>
          <w:spacing w:val="-4"/>
        </w:rPr>
        <w:t xml:space="preserve"> </w:t>
      </w:r>
      <w:r w:rsidRPr="00DB149D">
        <w:rPr>
          <w:rFonts w:ascii="Times New Roman" w:hAnsi="Times New Roman"/>
          <w:spacing w:val="-1"/>
        </w:rPr>
        <w:t>been</w:t>
      </w:r>
      <w:r w:rsidRPr="00DB149D">
        <w:rPr>
          <w:rFonts w:ascii="Times New Roman" w:hAnsi="Times New Roman"/>
        </w:rPr>
        <w:t xml:space="preserve"> </w:t>
      </w:r>
      <w:r w:rsidRPr="00DB149D">
        <w:rPr>
          <w:rFonts w:ascii="Times New Roman" w:hAnsi="Times New Roman"/>
          <w:spacing w:val="-1"/>
        </w:rPr>
        <w:t>provided</w:t>
      </w:r>
      <w:r w:rsidRPr="00DB149D">
        <w:rPr>
          <w:rFonts w:ascii="Times New Roman" w:hAnsi="Times New Roman"/>
          <w:spacing w:val="-3"/>
        </w:rPr>
        <w:t xml:space="preserve"> </w:t>
      </w:r>
      <w:r w:rsidRPr="00DB149D">
        <w:rPr>
          <w:rFonts w:ascii="Times New Roman" w:hAnsi="Times New Roman"/>
        </w:rPr>
        <w:t xml:space="preserve">in </w:t>
      </w:r>
      <w:r w:rsidRPr="00DB149D">
        <w:rPr>
          <w:rFonts w:ascii="Times New Roman" w:hAnsi="Times New Roman"/>
          <w:spacing w:val="-1"/>
        </w:rPr>
        <w:t>accordance</w:t>
      </w:r>
      <w:r w:rsidRPr="00DB149D">
        <w:rPr>
          <w:rFonts w:ascii="Times New Roman" w:hAnsi="Times New Roman"/>
          <w:spacing w:val="-3"/>
        </w:rPr>
        <w:t xml:space="preserve"> </w:t>
      </w:r>
      <w:r w:rsidRPr="00DB149D">
        <w:rPr>
          <w:rFonts w:ascii="Times New Roman" w:hAnsi="Times New Roman"/>
        </w:rPr>
        <w:t>with</w:t>
      </w:r>
      <w:r w:rsidRPr="00DB149D">
        <w:rPr>
          <w:rFonts w:ascii="Times New Roman" w:hAnsi="Times New Roman"/>
          <w:spacing w:val="3"/>
        </w:rPr>
        <w:t xml:space="preserve"> </w:t>
      </w:r>
      <w:r w:rsidRPr="00DB149D">
        <w:rPr>
          <w:rFonts w:ascii="Times New Roman" w:hAnsi="Times New Roman"/>
          <w:spacing w:val="-1"/>
        </w:rPr>
        <w:t>Contract</w:t>
      </w:r>
      <w:r w:rsidRPr="00DB149D">
        <w:rPr>
          <w:rFonts w:ascii="Times New Roman" w:hAnsi="Times New Roman"/>
          <w:spacing w:val="3"/>
        </w:rPr>
        <w:t xml:space="preserve"> </w:t>
      </w:r>
      <w:r w:rsidRPr="00DB149D">
        <w:rPr>
          <w:rFonts w:ascii="Times New Roman" w:hAnsi="Times New Roman"/>
          <w:spacing w:val="-2"/>
        </w:rPr>
        <w:t>Documents</w:t>
      </w:r>
      <w:r w:rsidRPr="00DB149D">
        <w:rPr>
          <w:rFonts w:ascii="Times New Roman" w:hAnsi="Times New Roman"/>
          <w:spacing w:val="3"/>
        </w:rPr>
        <w:t xml:space="preserve"> </w:t>
      </w:r>
      <w:r w:rsidRPr="00DB149D">
        <w:rPr>
          <w:rFonts w:ascii="Times New Roman" w:hAnsi="Times New Roman"/>
          <w:spacing w:val="-2"/>
        </w:rPr>
        <w:t>and</w:t>
      </w:r>
      <w:r w:rsidRPr="00DB149D">
        <w:rPr>
          <w:rFonts w:ascii="Times New Roman" w:hAnsi="Times New Roman"/>
        </w:rPr>
        <w:t xml:space="preserve"> </w:t>
      </w:r>
      <w:r w:rsidRPr="00DB149D">
        <w:rPr>
          <w:rFonts w:ascii="Times New Roman" w:hAnsi="Times New Roman"/>
          <w:spacing w:val="-1"/>
        </w:rPr>
        <w:t>have</w:t>
      </w:r>
      <w:r w:rsidRPr="00DB149D">
        <w:rPr>
          <w:rFonts w:ascii="Times New Roman" w:hAnsi="Times New Roman"/>
          <w:spacing w:val="35"/>
        </w:rPr>
        <w:t xml:space="preserve"> </w:t>
      </w:r>
      <w:r w:rsidRPr="00DB149D">
        <w:rPr>
          <w:rFonts w:ascii="Times New Roman" w:hAnsi="Times New Roman"/>
          <w:spacing w:val="-1"/>
        </w:rPr>
        <w:t>passed</w:t>
      </w:r>
      <w:r w:rsidRPr="00DB149D">
        <w:rPr>
          <w:rFonts w:ascii="Times New Roman" w:hAnsi="Times New Roman"/>
          <w:spacing w:val="-3"/>
        </w:rPr>
        <w:t xml:space="preserve"> </w:t>
      </w:r>
      <w:r w:rsidRPr="00DB149D">
        <w:rPr>
          <w:rFonts w:ascii="Times New Roman" w:hAnsi="Times New Roman"/>
        </w:rPr>
        <w:t>all</w:t>
      </w:r>
      <w:r w:rsidRPr="00DB149D">
        <w:rPr>
          <w:rFonts w:ascii="Times New Roman" w:hAnsi="Times New Roman"/>
          <w:spacing w:val="-3"/>
        </w:rPr>
        <w:t xml:space="preserve"> </w:t>
      </w:r>
      <w:r w:rsidRPr="00DB149D">
        <w:rPr>
          <w:rFonts w:ascii="Times New Roman" w:hAnsi="Times New Roman"/>
          <w:spacing w:val="-1"/>
        </w:rPr>
        <w:t>necessary</w:t>
      </w:r>
      <w:r w:rsidRPr="00DB149D">
        <w:rPr>
          <w:rFonts w:ascii="Times New Roman" w:hAnsi="Times New Roman"/>
        </w:rPr>
        <w:t xml:space="preserve"> </w:t>
      </w:r>
      <w:r w:rsidRPr="00DB149D">
        <w:rPr>
          <w:rFonts w:ascii="Times New Roman" w:hAnsi="Times New Roman"/>
          <w:spacing w:val="-2"/>
        </w:rPr>
        <w:t>quality</w:t>
      </w:r>
      <w:r w:rsidRPr="00DB149D">
        <w:rPr>
          <w:rFonts w:ascii="Times New Roman" w:hAnsi="Times New Roman"/>
        </w:rPr>
        <w:t xml:space="preserve"> </w:t>
      </w:r>
      <w:r w:rsidRPr="00DB149D">
        <w:rPr>
          <w:rFonts w:ascii="Times New Roman" w:hAnsi="Times New Roman"/>
          <w:spacing w:val="-1"/>
        </w:rPr>
        <w:t>controls</w:t>
      </w:r>
      <w:r w:rsidRPr="00DB149D">
        <w:rPr>
          <w:rFonts w:ascii="Times New Roman" w:hAnsi="Times New Roman"/>
        </w:rPr>
        <w:t xml:space="preserve"> and</w:t>
      </w:r>
      <w:r w:rsidRPr="00DB149D">
        <w:rPr>
          <w:rFonts w:ascii="Times New Roman" w:hAnsi="Times New Roman"/>
          <w:spacing w:val="-3"/>
        </w:rPr>
        <w:t xml:space="preserve"> </w:t>
      </w:r>
      <w:r w:rsidRPr="00DB149D">
        <w:rPr>
          <w:rFonts w:ascii="Times New Roman" w:hAnsi="Times New Roman"/>
          <w:spacing w:val="-1"/>
        </w:rPr>
        <w:t>testing.</w:t>
      </w:r>
    </w:p>
    <w:p w14:paraId="3AB0B523" w14:textId="77777777" w:rsidR="003471A6" w:rsidRPr="00DB149D" w:rsidRDefault="003471A6" w:rsidP="003471A6">
      <w:pPr>
        <w:pStyle w:val="ScheduleL3"/>
        <w:tabs>
          <w:tab w:val="left" w:pos="1220"/>
        </w:tabs>
        <w:spacing w:before="120" w:after="0"/>
        <w:ind w:right="241"/>
        <w:rPr>
          <w:rFonts w:ascii="Times New Roman" w:hAnsi="Times New Roman"/>
        </w:rPr>
      </w:pPr>
      <w:r w:rsidRPr="00DB149D">
        <w:rPr>
          <w:rFonts w:ascii="Times New Roman" w:hAnsi="Times New Roman"/>
        </w:rPr>
        <w:t>No</w:t>
      </w:r>
      <w:r w:rsidRPr="00DB149D">
        <w:rPr>
          <w:rFonts w:ascii="Times New Roman" w:hAnsi="Times New Roman"/>
          <w:spacing w:val="-3"/>
        </w:rPr>
        <w:t xml:space="preserve"> </w:t>
      </w:r>
      <w:r w:rsidRPr="00DB149D">
        <w:rPr>
          <w:rFonts w:ascii="Times New Roman" w:hAnsi="Times New Roman"/>
          <w:spacing w:val="-1"/>
        </w:rPr>
        <w:t>Supply</w:t>
      </w:r>
      <w:r w:rsidRPr="00DB149D">
        <w:rPr>
          <w:rFonts w:ascii="Times New Roman" w:hAnsi="Times New Roman"/>
        </w:rPr>
        <w:t xml:space="preserve"> for </w:t>
      </w:r>
      <w:r w:rsidRPr="00DB149D">
        <w:rPr>
          <w:rFonts w:ascii="Times New Roman" w:hAnsi="Times New Roman"/>
          <w:spacing w:val="-1"/>
        </w:rPr>
        <w:t>which</w:t>
      </w:r>
      <w:r w:rsidRPr="00DB149D">
        <w:rPr>
          <w:rFonts w:ascii="Times New Roman" w:hAnsi="Times New Roman"/>
        </w:rPr>
        <w:t xml:space="preserve"> </w:t>
      </w:r>
      <w:r>
        <w:rPr>
          <w:rFonts w:ascii="Times New Roman" w:hAnsi="Times New Roman"/>
          <w:spacing w:val="-1"/>
        </w:rPr>
        <w:t>Company</w:t>
      </w:r>
      <w:r w:rsidRPr="00DB149D">
        <w:rPr>
          <w:rFonts w:ascii="Times New Roman" w:hAnsi="Times New Roman"/>
          <w:spacing w:val="-5"/>
        </w:rPr>
        <w:t xml:space="preserve"> </w:t>
      </w:r>
      <w:r w:rsidRPr="00DB149D">
        <w:rPr>
          <w:rFonts w:ascii="Times New Roman" w:hAnsi="Times New Roman"/>
        </w:rPr>
        <w:t xml:space="preserve">has or </w:t>
      </w:r>
      <w:r w:rsidRPr="00DB149D">
        <w:rPr>
          <w:rFonts w:ascii="Times New Roman" w:hAnsi="Times New Roman"/>
          <w:spacing w:val="-2"/>
        </w:rPr>
        <w:t>should</w:t>
      </w:r>
      <w:r w:rsidRPr="00DB149D">
        <w:rPr>
          <w:rFonts w:ascii="Times New Roman" w:hAnsi="Times New Roman"/>
        </w:rPr>
        <w:t xml:space="preserve"> </w:t>
      </w:r>
      <w:r w:rsidRPr="00DB149D">
        <w:rPr>
          <w:rFonts w:ascii="Times New Roman" w:hAnsi="Times New Roman"/>
          <w:spacing w:val="-1"/>
        </w:rPr>
        <w:t>have,</w:t>
      </w:r>
      <w:r w:rsidRPr="00DB149D">
        <w:rPr>
          <w:rFonts w:ascii="Times New Roman" w:hAnsi="Times New Roman"/>
        </w:rPr>
        <w:t xml:space="preserve"> </w:t>
      </w:r>
      <w:r w:rsidRPr="00DB149D">
        <w:rPr>
          <w:rFonts w:ascii="Times New Roman" w:hAnsi="Times New Roman"/>
          <w:spacing w:val="-2"/>
        </w:rPr>
        <w:t>pursuant</w:t>
      </w:r>
      <w:r w:rsidRPr="00DB149D">
        <w:rPr>
          <w:rFonts w:ascii="Times New Roman" w:hAnsi="Times New Roman"/>
        </w:rPr>
        <w:t xml:space="preserve"> </w:t>
      </w:r>
      <w:r w:rsidRPr="00DB149D">
        <w:rPr>
          <w:rFonts w:ascii="Times New Roman" w:hAnsi="Times New Roman"/>
          <w:spacing w:val="1"/>
        </w:rPr>
        <w:t>to</w:t>
      </w:r>
      <w:r w:rsidRPr="00DB149D">
        <w:rPr>
          <w:rFonts w:ascii="Times New Roman" w:hAnsi="Times New Roman"/>
        </w:rPr>
        <w:t xml:space="preserve"> </w:t>
      </w:r>
      <w:r w:rsidRPr="00DB149D">
        <w:rPr>
          <w:rFonts w:ascii="Times New Roman" w:hAnsi="Times New Roman"/>
          <w:spacing w:val="-2"/>
        </w:rPr>
        <w:t>Contract</w:t>
      </w:r>
      <w:r w:rsidRPr="00DB149D">
        <w:rPr>
          <w:rFonts w:ascii="Times New Roman" w:hAnsi="Times New Roman"/>
          <w:spacing w:val="3"/>
        </w:rPr>
        <w:t xml:space="preserve"> </w:t>
      </w:r>
      <w:r w:rsidRPr="00DB149D">
        <w:rPr>
          <w:rFonts w:ascii="Times New Roman" w:hAnsi="Times New Roman"/>
          <w:spacing w:val="-2"/>
        </w:rPr>
        <w:t>Documents,</w:t>
      </w:r>
      <w:r w:rsidRPr="00DB149D">
        <w:rPr>
          <w:rFonts w:ascii="Times New Roman" w:hAnsi="Times New Roman"/>
        </w:rPr>
        <w:t xml:space="preserve"> </w:t>
      </w:r>
      <w:r w:rsidRPr="00DB149D">
        <w:rPr>
          <w:rFonts w:ascii="Times New Roman" w:hAnsi="Times New Roman"/>
          <w:spacing w:val="-2"/>
        </w:rPr>
        <w:t>carried-out</w:t>
      </w:r>
      <w:r w:rsidRPr="00DB149D">
        <w:rPr>
          <w:rFonts w:ascii="Times New Roman" w:hAnsi="Times New Roman"/>
          <w:spacing w:val="75"/>
        </w:rPr>
        <w:t xml:space="preserve"> </w:t>
      </w:r>
      <w:r w:rsidRPr="00DB149D">
        <w:rPr>
          <w:rFonts w:ascii="Times New Roman" w:hAnsi="Times New Roman"/>
        </w:rPr>
        <w:t>an</w:t>
      </w:r>
      <w:r w:rsidRPr="00DB149D">
        <w:rPr>
          <w:rFonts w:ascii="Times New Roman" w:hAnsi="Times New Roman"/>
          <w:spacing w:val="-3"/>
        </w:rPr>
        <w:t xml:space="preserve"> </w:t>
      </w:r>
      <w:r w:rsidRPr="00DB149D">
        <w:rPr>
          <w:rFonts w:ascii="Times New Roman" w:hAnsi="Times New Roman"/>
          <w:spacing w:val="-1"/>
        </w:rPr>
        <w:t>inspection,</w:t>
      </w:r>
      <w:r w:rsidRPr="00DB149D">
        <w:rPr>
          <w:rFonts w:ascii="Times New Roman" w:hAnsi="Times New Roman"/>
        </w:rPr>
        <w:t xml:space="preserve"> may be </w:t>
      </w:r>
      <w:r w:rsidRPr="00DB149D">
        <w:rPr>
          <w:rFonts w:ascii="Times New Roman" w:hAnsi="Times New Roman"/>
          <w:spacing w:val="-1"/>
        </w:rPr>
        <w:t>packed</w:t>
      </w:r>
      <w:r w:rsidRPr="00DB149D">
        <w:rPr>
          <w:rFonts w:ascii="Times New Roman" w:hAnsi="Times New Roman"/>
          <w:spacing w:val="-3"/>
        </w:rPr>
        <w:t xml:space="preserve"> </w:t>
      </w:r>
      <w:r w:rsidRPr="00DB149D">
        <w:rPr>
          <w:rFonts w:ascii="Times New Roman" w:hAnsi="Times New Roman"/>
        </w:rPr>
        <w:t>before</w:t>
      </w:r>
      <w:r w:rsidRPr="00DB149D">
        <w:rPr>
          <w:rFonts w:ascii="Times New Roman" w:hAnsi="Times New Roman"/>
          <w:spacing w:val="-8"/>
        </w:rPr>
        <w:t xml:space="preserve"> </w:t>
      </w:r>
      <w:r>
        <w:rPr>
          <w:rFonts w:ascii="Times New Roman" w:hAnsi="Times New Roman"/>
          <w:spacing w:val="-8"/>
        </w:rPr>
        <w:t>Supplier</w:t>
      </w:r>
      <w:r w:rsidRPr="00DB149D">
        <w:rPr>
          <w:rFonts w:ascii="Times New Roman" w:hAnsi="Times New Roman"/>
        </w:rPr>
        <w:t xml:space="preserve"> </w:t>
      </w:r>
      <w:r w:rsidRPr="00DB149D">
        <w:rPr>
          <w:rFonts w:ascii="Times New Roman" w:hAnsi="Times New Roman"/>
          <w:spacing w:val="-2"/>
        </w:rPr>
        <w:t>obtains</w:t>
      </w:r>
      <w:r w:rsidRPr="00DB149D">
        <w:rPr>
          <w:rFonts w:ascii="Times New Roman" w:hAnsi="Times New Roman"/>
        </w:rPr>
        <w:t xml:space="preserve"> </w:t>
      </w:r>
      <w:r w:rsidRPr="00DB149D">
        <w:rPr>
          <w:rFonts w:ascii="Times New Roman" w:hAnsi="Times New Roman"/>
          <w:spacing w:val="-1"/>
        </w:rPr>
        <w:t>from</w:t>
      </w:r>
      <w:r w:rsidRPr="00DB149D">
        <w:rPr>
          <w:rFonts w:ascii="Times New Roman" w:hAnsi="Times New Roman"/>
        </w:rPr>
        <w:t xml:space="preserve"> </w:t>
      </w:r>
      <w:r>
        <w:rPr>
          <w:rFonts w:ascii="Times New Roman" w:hAnsi="Times New Roman"/>
        </w:rPr>
        <w:t>the Company</w:t>
      </w:r>
      <w:r w:rsidRPr="00DB149D">
        <w:rPr>
          <w:rFonts w:ascii="Times New Roman" w:hAnsi="Times New Roman"/>
        </w:rPr>
        <w:t xml:space="preserve"> </w:t>
      </w:r>
      <w:r w:rsidRPr="00DB149D">
        <w:rPr>
          <w:rFonts w:ascii="Times New Roman" w:hAnsi="Times New Roman"/>
          <w:spacing w:val="-1"/>
        </w:rPr>
        <w:t>written</w:t>
      </w:r>
      <w:r w:rsidRPr="00DB149D">
        <w:rPr>
          <w:rFonts w:ascii="Times New Roman" w:hAnsi="Times New Roman"/>
        </w:rPr>
        <w:t xml:space="preserve"> </w:t>
      </w:r>
      <w:r w:rsidRPr="00DB149D">
        <w:rPr>
          <w:rFonts w:ascii="Times New Roman" w:hAnsi="Times New Roman"/>
          <w:spacing w:val="-1"/>
        </w:rPr>
        <w:t>permission</w:t>
      </w:r>
      <w:r w:rsidRPr="00DB149D">
        <w:rPr>
          <w:rFonts w:ascii="Times New Roman" w:hAnsi="Times New Roman"/>
        </w:rPr>
        <w:t xml:space="preserve"> to</w:t>
      </w:r>
      <w:r w:rsidRPr="00DB149D">
        <w:rPr>
          <w:rFonts w:ascii="Times New Roman" w:hAnsi="Times New Roman"/>
          <w:spacing w:val="-5"/>
        </w:rPr>
        <w:t xml:space="preserve"> </w:t>
      </w:r>
      <w:r w:rsidRPr="00DB149D">
        <w:rPr>
          <w:rFonts w:ascii="Times New Roman" w:hAnsi="Times New Roman"/>
        </w:rPr>
        <w:t>do so.</w:t>
      </w:r>
    </w:p>
    <w:p w14:paraId="2821D9A1" w14:textId="77777777" w:rsidR="003471A6" w:rsidRPr="00DB149D" w:rsidRDefault="003471A6" w:rsidP="003471A6">
      <w:pPr>
        <w:pStyle w:val="ScheduleL3"/>
        <w:tabs>
          <w:tab w:val="left" w:pos="1220"/>
        </w:tabs>
        <w:spacing w:before="120" w:after="0"/>
        <w:ind w:right="404"/>
        <w:rPr>
          <w:rFonts w:ascii="Times New Roman" w:hAnsi="Times New Roman"/>
        </w:rPr>
      </w:pPr>
      <w:r w:rsidRPr="00DB149D">
        <w:rPr>
          <w:rFonts w:ascii="Times New Roman" w:hAnsi="Times New Roman"/>
        </w:rPr>
        <w:t xml:space="preserve">In the </w:t>
      </w:r>
      <w:r w:rsidRPr="00DB149D">
        <w:rPr>
          <w:rFonts w:ascii="Times New Roman" w:hAnsi="Times New Roman"/>
          <w:spacing w:val="-1"/>
        </w:rPr>
        <w:t>event</w:t>
      </w:r>
      <w:r w:rsidRPr="00DB149D">
        <w:rPr>
          <w:rFonts w:ascii="Times New Roman" w:hAnsi="Times New Roman"/>
          <w:spacing w:val="-3"/>
        </w:rPr>
        <w:t xml:space="preserve"> </w:t>
      </w:r>
      <w:r w:rsidRPr="00DB149D">
        <w:rPr>
          <w:rFonts w:ascii="Times New Roman" w:hAnsi="Times New Roman"/>
          <w:spacing w:val="-1"/>
        </w:rPr>
        <w:t>where,</w:t>
      </w:r>
      <w:r w:rsidRPr="00DB149D">
        <w:rPr>
          <w:rFonts w:ascii="Times New Roman" w:hAnsi="Times New Roman"/>
          <w:spacing w:val="-3"/>
        </w:rPr>
        <w:t xml:space="preserve"> </w:t>
      </w:r>
      <w:r w:rsidRPr="00DB149D">
        <w:rPr>
          <w:rFonts w:ascii="Times New Roman" w:hAnsi="Times New Roman"/>
        </w:rPr>
        <w:t xml:space="preserve">for any </w:t>
      </w:r>
      <w:r w:rsidRPr="00DB149D">
        <w:rPr>
          <w:rFonts w:ascii="Times New Roman" w:hAnsi="Times New Roman"/>
          <w:spacing w:val="-1"/>
        </w:rPr>
        <w:t>reason</w:t>
      </w:r>
      <w:r w:rsidRPr="00DB149D">
        <w:rPr>
          <w:rFonts w:ascii="Times New Roman" w:hAnsi="Times New Roman"/>
          <w:spacing w:val="-3"/>
        </w:rPr>
        <w:t xml:space="preserve"> </w:t>
      </w:r>
      <w:r w:rsidRPr="00DB149D">
        <w:rPr>
          <w:rFonts w:ascii="Times New Roman" w:hAnsi="Times New Roman"/>
          <w:spacing w:val="-2"/>
        </w:rPr>
        <w:t>whatsoever,</w:t>
      </w:r>
      <w:r w:rsidRPr="00DB149D">
        <w:rPr>
          <w:rFonts w:ascii="Times New Roman" w:hAnsi="Times New Roman"/>
          <w:spacing w:val="3"/>
        </w:rPr>
        <w:t xml:space="preserve"> </w:t>
      </w:r>
      <w:r w:rsidRPr="00DB149D">
        <w:rPr>
          <w:rFonts w:ascii="Times New Roman" w:hAnsi="Times New Roman"/>
          <w:spacing w:val="-2"/>
        </w:rPr>
        <w:t>Supplies</w:t>
      </w:r>
      <w:r w:rsidRPr="00DB149D">
        <w:rPr>
          <w:rFonts w:ascii="Times New Roman" w:hAnsi="Times New Roman"/>
        </w:rPr>
        <w:t xml:space="preserve"> have</w:t>
      </w:r>
      <w:r w:rsidRPr="00DB149D">
        <w:rPr>
          <w:rFonts w:ascii="Times New Roman" w:hAnsi="Times New Roman"/>
          <w:spacing w:val="-3"/>
        </w:rPr>
        <w:t xml:space="preserve"> </w:t>
      </w:r>
      <w:r w:rsidRPr="00DB149D">
        <w:rPr>
          <w:rFonts w:ascii="Times New Roman" w:hAnsi="Times New Roman"/>
        </w:rPr>
        <w:t xml:space="preserve">not </w:t>
      </w:r>
      <w:r w:rsidRPr="00DB149D">
        <w:rPr>
          <w:rFonts w:ascii="Times New Roman" w:hAnsi="Times New Roman"/>
          <w:spacing w:val="-1"/>
        </w:rPr>
        <w:t>been</w:t>
      </w:r>
      <w:r w:rsidRPr="00DB149D">
        <w:rPr>
          <w:rFonts w:ascii="Times New Roman" w:hAnsi="Times New Roman"/>
        </w:rPr>
        <w:t xml:space="preserve"> </w:t>
      </w:r>
      <w:r w:rsidRPr="00DB149D">
        <w:rPr>
          <w:rFonts w:ascii="Times New Roman" w:hAnsi="Times New Roman"/>
          <w:spacing w:val="-1"/>
        </w:rPr>
        <w:t>inspected</w:t>
      </w:r>
      <w:r w:rsidRPr="00DB149D">
        <w:rPr>
          <w:rFonts w:ascii="Times New Roman" w:hAnsi="Times New Roman"/>
        </w:rPr>
        <w:t xml:space="preserve"> in</w:t>
      </w:r>
      <w:r w:rsidRPr="00DB149D">
        <w:rPr>
          <w:rFonts w:ascii="Times New Roman" w:hAnsi="Times New Roman"/>
          <w:spacing w:val="-4"/>
        </w:rPr>
        <w:t xml:space="preserve"> </w:t>
      </w:r>
      <w:r w:rsidRPr="00DB149D">
        <w:rPr>
          <w:rFonts w:ascii="Times New Roman" w:hAnsi="Times New Roman"/>
          <w:spacing w:val="1"/>
        </w:rPr>
        <w:t>the</w:t>
      </w:r>
      <w:r w:rsidRPr="00DB149D">
        <w:rPr>
          <w:rFonts w:ascii="Times New Roman" w:hAnsi="Times New Roman"/>
          <w:spacing w:val="37"/>
        </w:rPr>
        <w:t xml:space="preserve"> </w:t>
      </w:r>
      <w:r w:rsidRPr="00DB149D">
        <w:rPr>
          <w:rFonts w:ascii="Times New Roman" w:hAnsi="Times New Roman"/>
          <w:spacing w:val="-1"/>
        </w:rPr>
        <w:t>course</w:t>
      </w:r>
      <w:r w:rsidRPr="00DB149D">
        <w:rPr>
          <w:rFonts w:ascii="Times New Roman" w:hAnsi="Times New Roman"/>
        </w:rPr>
        <w:t xml:space="preserve"> of their</w:t>
      </w:r>
      <w:r w:rsidRPr="00DB149D">
        <w:rPr>
          <w:rFonts w:ascii="Times New Roman" w:hAnsi="Times New Roman"/>
          <w:spacing w:val="-5"/>
        </w:rPr>
        <w:t xml:space="preserve"> </w:t>
      </w:r>
      <w:r w:rsidRPr="00DB149D">
        <w:rPr>
          <w:rFonts w:ascii="Times New Roman" w:hAnsi="Times New Roman"/>
          <w:spacing w:val="-1"/>
        </w:rPr>
        <w:t>fabrication</w:t>
      </w:r>
      <w:r w:rsidRPr="00DB149D">
        <w:rPr>
          <w:rFonts w:ascii="Times New Roman" w:hAnsi="Times New Roman"/>
        </w:rPr>
        <w:t xml:space="preserve"> or </w:t>
      </w:r>
      <w:r w:rsidRPr="00DB149D">
        <w:rPr>
          <w:rFonts w:ascii="Times New Roman" w:hAnsi="Times New Roman"/>
          <w:spacing w:val="-1"/>
        </w:rPr>
        <w:t>prior</w:t>
      </w:r>
      <w:r w:rsidRPr="00DB149D">
        <w:rPr>
          <w:rFonts w:ascii="Times New Roman" w:hAnsi="Times New Roman"/>
          <w:spacing w:val="-5"/>
        </w:rPr>
        <w:t xml:space="preserve"> </w:t>
      </w:r>
      <w:r w:rsidRPr="00DB149D">
        <w:rPr>
          <w:rFonts w:ascii="Times New Roman" w:hAnsi="Times New Roman"/>
        </w:rPr>
        <w:t xml:space="preserve">to </w:t>
      </w:r>
      <w:r w:rsidRPr="00DB149D">
        <w:rPr>
          <w:rFonts w:ascii="Times New Roman" w:hAnsi="Times New Roman"/>
          <w:spacing w:val="-1"/>
        </w:rPr>
        <w:t>their</w:t>
      </w:r>
      <w:r w:rsidRPr="00DB149D">
        <w:rPr>
          <w:rFonts w:ascii="Times New Roman" w:hAnsi="Times New Roman"/>
        </w:rPr>
        <w:t xml:space="preserve"> </w:t>
      </w:r>
      <w:r w:rsidRPr="00DB149D">
        <w:rPr>
          <w:rFonts w:ascii="Times New Roman" w:hAnsi="Times New Roman"/>
          <w:spacing w:val="-1"/>
        </w:rPr>
        <w:t>packing,</w:t>
      </w:r>
      <w:r w:rsidRPr="00DB149D">
        <w:rPr>
          <w:rFonts w:ascii="Times New Roman" w:hAnsi="Times New Roman"/>
          <w:spacing w:val="-3"/>
        </w:rPr>
        <w:t xml:space="preserve"> </w:t>
      </w:r>
      <w:r>
        <w:rPr>
          <w:rFonts w:ascii="Times New Roman" w:hAnsi="Times New Roman"/>
          <w:spacing w:val="-3"/>
        </w:rPr>
        <w:t>the Company</w:t>
      </w:r>
      <w:r w:rsidRPr="00DB149D">
        <w:rPr>
          <w:rFonts w:ascii="Times New Roman" w:hAnsi="Times New Roman"/>
        </w:rPr>
        <w:t xml:space="preserve"> </w:t>
      </w:r>
      <w:r w:rsidRPr="00DB149D">
        <w:rPr>
          <w:rFonts w:ascii="Times New Roman" w:hAnsi="Times New Roman"/>
          <w:spacing w:val="-1"/>
        </w:rPr>
        <w:t>reserves</w:t>
      </w:r>
      <w:r w:rsidRPr="00DB149D">
        <w:rPr>
          <w:rFonts w:ascii="Times New Roman" w:hAnsi="Times New Roman"/>
        </w:rPr>
        <w:t xml:space="preserve"> the</w:t>
      </w:r>
      <w:r w:rsidRPr="00DB149D">
        <w:rPr>
          <w:rFonts w:ascii="Times New Roman" w:hAnsi="Times New Roman"/>
          <w:spacing w:val="-7"/>
        </w:rPr>
        <w:t xml:space="preserve"> </w:t>
      </w:r>
      <w:r w:rsidRPr="00DB149D">
        <w:rPr>
          <w:rFonts w:ascii="Times New Roman" w:hAnsi="Times New Roman"/>
          <w:spacing w:val="-1"/>
        </w:rPr>
        <w:t>right</w:t>
      </w:r>
      <w:r w:rsidRPr="00DB149D">
        <w:rPr>
          <w:rFonts w:ascii="Times New Roman" w:hAnsi="Times New Roman"/>
          <w:spacing w:val="3"/>
        </w:rPr>
        <w:t xml:space="preserve"> </w:t>
      </w:r>
      <w:r w:rsidRPr="00DB149D">
        <w:rPr>
          <w:rFonts w:ascii="Times New Roman" w:hAnsi="Times New Roman"/>
        </w:rPr>
        <w:t>to</w:t>
      </w:r>
      <w:r w:rsidRPr="00DB149D">
        <w:rPr>
          <w:rFonts w:ascii="Times New Roman" w:hAnsi="Times New Roman"/>
          <w:spacing w:val="-5"/>
        </w:rPr>
        <w:t xml:space="preserve"> </w:t>
      </w:r>
      <w:r w:rsidRPr="00DB149D">
        <w:rPr>
          <w:rFonts w:ascii="Times New Roman" w:hAnsi="Times New Roman"/>
          <w:spacing w:val="-1"/>
        </w:rPr>
        <w:t>proceed</w:t>
      </w:r>
      <w:r w:rsidRPr="00DB149D">
        <w:rPr>
          <w:rFonts w:ascii="Times New Roman" w:hAnsi="Times New Roman"/>
          <w:spacing w:val="-3"/>
        </w:rPr>
        <w:t xml:space="preserve"> </w:t>
      </w:r>
      <w:r w:rsidRPr="00DB149D">
        <w:rPr>
          <w:rFonts w:ascii="Times New Roman" w:hAnsi="Times New Roman"/>
        </w:rPr>
        <w:t>with</w:t>
      </w:r>
      <w:r w:rsidRPr="00DB149D">
        <w:rPr>
          <w:rFonts w:ascii="Times New Roman" w:hAnsi="Times New Roman"/>
          <w:spacing w:val="43"/>
        </w:rPr>
        <w:t xml:space="preserve"> </w:t>
      </w:r>
      <w:r w:rsidRPr="00DB149D">
        <w:rPr>
          <w:rFonts w:ascii="Times New Roman" w:hAnsi="Times New Roman"/>
        </w:rPr>
        <w:t>such</w:t>
      </w:r>
      <w:r w:rsidRPr="00DB149D">
        <w:rPr>
          <w:rFonts w:ascii="Times New Roman" w:hAnsi="Times New Roman"/>
          <w:spacing w:val="-3"/>
        </w:rPr>
        <w:t xml:space="preserve"> </w:t>
      </w:r>
      <w:r w:rsidRPr="00DB149D">
        <w:rPr>
          <w:rFonts w:ascii="Times New Roman" w:hAnsi="Times New Roman"/>
          <w:spacing w:val="-1"/>
        </w:rPr>
        <w:t>inspection</w:t>
      </w:r>
      <w:r w:rsidRPr="00DB149D">
        <w:rPr>
          <w:rFonts w:ascii="Times New Roman" w:hAnsi="Times New Roman"/>
        </w:rPr>
        <w:t xml:space="preserve"> or </w:t>
      </w:r>
      <w:r w:rsidRPr="00DB149D">
        <w:rPr>
          <w:rFonts w:ascii="Times New Roman" w:hAnsi="Times New Roman"/>
          <w:spacing w:val="-1"/>
        </w:rPr>
        <w:t>said</w:t>
      </w:r>
      <w:r w:rsidRPr="00DB149D">
        <w:rPr>
          <w:rFonts w:ascii="Times New Roman" w:hAnsi="Times New Roman"/>
        </w:rPr>
        <w:t xml:space="preserve"> </w:t>
      </w:r>
      <w:r w:rsidRPr="00DB149D">
        <w:rPr>
          <w:rFonts w:ascii="Times New Roman" w:hAnsi="Times New Roman"/>
          <w:spacing w:val="-2"/>
        </w:rPr>
        <w:t>Supplies</w:t>
      </w:r>
      <w:r w:rsidRPr="00DB149D">
        <w:rPr>
          <w:rFonts w:ascii="Times New Roman" w:hAnsi="Times New Roman"/>
        </w:rPr>
        <w:t xml:space="preserve"> at</w:t>
      </w:r>
      <w:r w:rsidRPr="00DB149D">
        <w:rPr>
          <w:rFonts w:ascii="Times New Roman" w:hAnsi="Times New Roman"/>
          <w:spacing w:val="3"/>
        </w:rPr>
        <w:t xml:space="preserve"> </w:t>
      </w:r>
      <w:r w:rsidRPr="00DB149D">
        <w:rPr>
          <w:rFonts w:ascii="Times New Roman" w:hAnsi="Times New Roman"/>
        </w:rPr>
        <w:t xml:space="preserve">the </w:t>
      </w:r>
      <w:r w:rsidRPr="00DB149D">
        <w:rPr>
          <w:rFonts w:ascii="Times New Roman" w:hAnsi="Times New Roman"/>
          <w:spacing w:val="-1"/>
        </w:rPr>
        <w:t>delivery</w:t>
      </w:r>
      <w:r w:rsidRPr="00DB149D">
        <w:rPr>
          <w:rFonts w:ascii="Times New Roman" w:hAnsi="Times New Roman"/>
        </w:rPr>
        <w:t xml:space="preserve"> </w:t>
      </w:r>
      <w:r w:rsidRPr="00DB149D">
        <w:rPr>
          <w:rFonts w:ascii="Times New Roman" w:hAnsi="Times New Roman"/>
          <w:spacing w:val="-1"/>
        </w:rPr>
        <w:t>location</w:t>
      </w:r>
      <w:r w:rsidRPr="00DB149D">
        <w:rPr>
          <w:rFonts w:ascii="Times New Roman" w:hAnsi="Times New Roman"/>
          <w:spacing w:val="-6"/>
        </w:rPr>
        <w:t xml:space="preserve"> </w:t>
      </w:r>
      <w:r w:rsidRPr="00DB149D">
        <w:rPr>
          <w:rFonts w:ascii="Times New Roman" w:hAnsi="Times New Roman"/>
        </w:rPr>
        <w:t>set</w:t>
      </w:r>
      <w:r w:rsidRPr="00DB149D">
        <w:rPr>
          <w:rFonts w:ascii="Times New Roman" w:hAnsi="Times New Roman"/>
          <w:spacing w:val="3"/>
        </w:rPr>
        <w:t xml:space="preserve"> </w:t>
      </w:r>
      <w:r w:rsidRPr="00DB149D">
        <w:rPr>
          <w:rFonts w:ascii="Times New Roman" w:hAnsi="Times New Roman"/>
          <w:spacing w:val="-2"/>
        </w:rPr>
        <w:t>out</w:t>
      </w:r>
      <w:r w:rsidRPr="00DB149D">
        <w:rPr>
          <w:rFonts w:ascii="Times New Roman" w:hAnsi="Times New Roman"/>
          <w:spacing w:val="-3"/>
        </w:rPr>
        <w:t xml:space="preserve"> </w:t>
      </w:r>
      <w:r w:rsidRPr="00DB149D">
        <w:rPr>
          <w:rFonts w:ascii="Times New Roman" w:hAnsi="Times New Roman"/>
        </w:rPr>
        <w:t>in the</w:t>
      </w:r>
      <w:r w:rsidRPr="00DB149D">
        <w:rPr>
          <w:rFonts w:ascii="Times New Roman" w:hAnsi="Times New Roman"/>
          <w:spacing w:val="-5"/>
        </w:rPr>
        <w:t xml:space="preserve"> </w:t>
      </w:r>
      <w:r w:rsidRPr="00DB149D">
        <w:rPr>
          <w:rFonts w:ascii="Times New Roman" w:hAnsi="Times New Roman"/>
          <w:spacing w:val="-1"/>
        </w:rPr>
        <w:t>Purchase</w:t>
      </w:r>
      <w:r w:rsidRPr="00DB149D">
        <w:rPr>
          <w:rFonts w:ascii="Times New Roman" w:hAnsi="Times New Roman"/>
          <w:spacing w:val="-3"/>
        </w:rPr>
        <w:t xml:space="preserve"> </w:t>
      </w:r>
      <w:r w:rsidRPr="00DB149D">
        <w:rPr>
          <w:rFonts w:ascii="Times New Roman" w:hAnsi="Times New Roman"/>
          <w:spacing w:val="-1"/>
        </w:rPr>
        <w:t>Order.</w:t>
      </w:r>
    </w:p>
    <w:p w14:paraId="35A6CE21" w14:textId="77777777" w:rsidR="003471A6" w:rsidRPr="00DB149D" w:rsidRDefault="003471A6" w:rsidP="003471A6">
      <w:pPr>
        <w:pStyle w:val="ScheduleL3"/>
        <w:numPr>
          <w:ilvl w:val="0"/>
          <w:numId w:val="0"/>
        </w:numPr>
        <w:tabs>
          <w:tab w:val="left" w:pos="1220"/>
        </w:tabs>
        <w:spacing w:before="120" w:after="0"/>
        <w:ind w:left="720" w:right="404"/>
        <w:rPr>
          <w:rFonts w:ascii="Times New Roman" w:hAnsi="Times New Roman"/>
        </w:rPr>
      </w:pPr>
    </w:p>
    <w:p w14:paraId="5B3E9D41" w14:textId="77777777" w:rsidR="003471A6" w:rsidRPr="00DB149D" w:rsidRDefault="003471A6" w:rsidP="003471A6">
      <w:pPr>
        <w:pStyle w:val="ScheduleL2"/>
        <w:rPr>
          <w:rFonts w:ascii="Times New Roman" w:hAnsi="Times New Roman"/>
          <w:sz w:val="24"/>
          <w:szCs w:val="24"/>
        </w:rPr>
      </w:pPr>
      <w:r w:rsidRPr="00DB149D">
        <w:rPr>
          <w:rFonts w:ascii="Times New Roman" w:hAnsi="Times New Roman"/>
          <w:sz w:val="24"/>
          <w:szCs w:val="24"/>
        </w:rPr>
        <w:t xml:space="preserve">Packaging, Shipping and Delivery </w:t>
      </w:r>
    </w:p>
    <w:p w14:paraId="0C23BB94" w14:textId="77777777" w:rsidR="003471A6" w:rsidRPr="00DB149D" w:rsidRDefault="003471A6" w:rsidP="003471A6">
      <w:pPr>
        <w:pStyle w:val="ScheduleL3"/>
        <w:tabs>
          <w:tab w:val="left" w:pos="1220"/>
        </w:tabs>
        <w:spacing w:before="120" w:after="0"/>
        <w:ind w:right="241"/>
        <w:rPr>
          <w:rFonts w:ascii="Times New Roman" w:hAnsi="Times New Roman"/>
        </w:rPr>
      </w:pPr>
      <w:r>
        <w:rPr>
          <w:rFonts w:ascii="Times New Roman" w:hAnsi="Times New Roman"/>
          <w:spacing w:val="-2"/>
        </w:rPr>
        <w:t>The Supplier</w:t>
      </w:r>
      <w:r w:rsidRPr="00DB149D">
        <w:rPr>
          <w:rFonts w:ascii="Times New Roman" w:hAnsi="Times New Roman"/>
        </w:rPr>
        <w:t xml:space="preserve"> </w:t>
      </w:r>
      <w:r w:rsidRPr="00DB149D">
        <w:rPr>
          <w:rFonts w:ascii="Times New Roman" w:hAnsi="Times New Roman"/>
          <w:spacing w:val="-1"/>
        </w:rPr>
        <w:t>shall</w:t>
      </w:r>
      <w:r w:rsidRPr="00DB149D">
        <w:rPr>
          <w:rFonts w:ascii="Times New Roman" w:hAnsi="Times New Roman"/>
        </w:rPr>
        <w:t xml:space="preserve"> </w:t>
      </w:r>
      <w:r w:rsidRPr="00DB149D">
        <w:rPr>
          <w:rFonts w:ascii="Times New Roman" w:hAnsi="Times New Roman"/>
          <w:spacing w:val="-1"/>
        </w:rPr>
        <w:t>give</w:t>
      </w:r>
      <w:r w:rsidRPr="00DB149D">
        <w:rPr>
          <w:rFonts w:ascii="Times New Roman" w:hAnsi="Times New Roman"/>
        </w:rPr>
        <w:t xml:space="preserve"> </w:t>
      </w:r>
      <w:r>
        <w:rPr>
          <w:rFonts w:ascii="Times New Roman" w:hAnsi="Times New Roman"/>
        </w:rPr>
        <w:t>the Company</w:t>
      </w:r>
      <w:r w:rsidRPr="00DB149D">
        <w:rPr>
          <w:rFonts w:ascii="Times New Roman" w:hAnsi="Times New Roman"/>
        </w:rPr>
        <w:t xml:space="preserve"> written </w:t>
      </w:r>
      <w:r w:rsidRPr="00DB149D">
        <w:rPr>
          <w:rFonts w:ascii="Times New Roman" w:hAnsi="Times New Roman"/>
          <w:spacing w:val="-1"/>
        </w:rPr>
        <w:t>notice</w:t>
      </w:r>
      <w:r w:rsidRPr="00DB149D">
        <w:rPr>
          <w:rFonts w:ascii="Times New Roman" w:hAnsi="Times New Roman"/>
        </w:rPr>
        <w:t xml:space="preserve"> </w:t>
      </w:r>
      <w:r w:rsidRPr="00DB149D">
        <w:rPr>
          <w:rFonts w:ascii="Times New Roman" w:hAnsi="Times New Roman"/>
          <w:spacing w:val="-4"/>
        </w:rPr>
        <w:t>of</w:t>
      </w:r>
      <w:r w:rsidRPr="00DB149D">
        <w:rPr>
          <w:rFonts w:ascii="Times New Roman" w:hAnsi="Times New Roman"/>
          <w:spacing w:val="3"/>
        </w:rPr>
        <w:t xml:space="preserve"> </w:t>
      </w:r>
      <w:r w:rsidRPr="00DB149D">
        <w:rPr>
          <w:rFonts w:ascii="Times New Roman" w:hAnsi="Times New Roman"/>
          <w:spacing w:val="-2"/>
        </w:rPr>
        <w:t>not</w:t>
      </w:r>
      <w:r w:rsidRPr="00DB149D">
        <w:rPr>
          <w:rFonts w:ascii="Times New Roman" w:hAnsi="Times New Roman"/>
          <w:spacing w:val="-3"/>
        </w:rPr>
        <w:t xml:space="preserve"> </w:t>
      </w:r>
      <w:r w:rsidRPr="00DB149D">
        <w:rPr>
          <w:rFonts w:ascii="Times New Roman" w:hAnsi="Times New Roman"/>
        </w:rPr>
        <w:t>less than</w:t>
      </w:r>
      <w:r w:rsidRPr="00DB149D">
        <w:rPr>
          <w:rFonts w:ascii="Times New Roman" w:hAnsi="Times New Roman"/>
          <w:spacing w:val="-7"/>
        </w:rPr>
        <w:t xml:space="preserve"> </w:t>
      </w:r>
      <w:r w:rsidRPr="00DB149D">
        <w:rPr>
          <w:rFonts w:ascii="Times New Roman" w:hAnsi="Times New Roman"/>
          <w:spacing w:val="-2"/>
        </w:rPr>
        <w:t>ten</w:t>
      </w:r>
      <w:r w:rsidRPr="00DB149D">
        <w:rPr>
          <w:rFonts w:ascii="Times New Roman" w:hAnsi="Times New Roman"/>
          <w:spacing w:val="-3"/>
        </w:rPr>
        <w:t xml:space="preserve"> </w:t>
      </w:r>
      <w:r w:rsidRPr="00DB149D">
        <w:rPr>
          <w:rFonts w:ascii="Times New Roman" w:hAnsi="Times New Roman"/>
        </w:rPr>
        <w:t xml:space="preserve">(10) </w:t>
      </w:r>
      <w:r w:rsidRPr="00DB149D">
        <w:rPr>
          <w:rFonts w:ascii="Times New Roman" w:hAnsi="Times New Roman"/>
          <w:spacing w:val="-1"/>
        </w:rPr>
        <w:t>days</w:t>
      </w:r>
      <w:r w:rsidRPr="00DB149D">
        <w:rPr>
          <w:rFonts w:ascii="Times New Roman" w:hAnsi="Times New Roman"/>
        </w:rPr>
        <w:t xml:space="preserve"> of</w:t>
      </w:r>
      <w:r w:rsidRPr="00DB149D">
        <w:rPr>
          <w:rFonts w:ascii="Times New Roman" w:hAnsi="Times New Roman"/>
          <w:spacing w:val="-3"/>
        </w:rPr>
        <w:t xml:space="preserve"> </w:t>
      </w:r>
      <w:r w:rsidRPr="00DB149D">
        <w:rPr>
          <w:rFonts w:ascii="Times New Roman" w:hAnsi="Times New Roman"/>
          <w:spacing w:val="1"/>
        </w:rPr>
        <w:t>the</w:t>
      </w:r>
      <w:r w:rsidRPr="00DB149D">
        <w:rPr>
          <w:rFonts w:ascii="Times New Roman" w:hAnsi="Times New Roman"/>
          <w:spacing w:val="-3"/>
        </w:rPr>
        <w:t xml:space="preserve"> </w:t>
      </w:r>
      <w:r w:rsidRPr="00DB149D">
        <w:rPr>
          <w:rFonts w:ascii="Times New Roman" w:hAnsi="Times New Roman"/>
          <w:spacing w:val="-1"/>
        </w:rPr>
        <w:t>place</w:t>
      </w:r>
      <w:r w:rsidRPr="00DB149D">
        <w:rPr>
          <w:rFonts w:ascii="Times New Roman" w:hAnsi="Times New Roman"/>
        </w:rPr>
        <w:t xml:space="preserve"> at</w:t>
      </w:r>
      <w:r w:rsidRPr="00DB149D">
        <w:rPr>
          <w:rFonts w:ascii="Times New Roman" w:hAnsi="Times New Roman"/>
          <w:spacing w:val="-5"/>
        </w:rPr>
        <w:t xml:space="preserve"> </w:t>
      </w:r>
      <w:r w:rsidRPr="00DB149D">
        <w:rPr>
          <w:rFonts w:ascii="Times New Roman" w:hAnsi="Times New Roman"/>
          <w:spacing w:val="-1"/>
        </w:rPr>
        <w:t>which</w:t>
      </w:r>
      <w:r w:rsidRPr="00DB149D">
        <w:rPr>
          <w:rFonts w:ascii="Times New Roman" w:hAnsi="Times New Roman"/>
        </w:rPr>
        <w:t xml:space="preserve"> the</w:t>
      </w:r>
      <w:r w:rsidRPr="00DB149D">
        <w:rPr>
          <w:rFonts w:ascii="Times New Roman" w:hAnsi="Times New Roman"/>
          <w:spacing w:val="31"/>
        </w:rPr>
        <w:t xml:space="preserve"> </w:t>
      </w:r>
      <w:r w:rsidRPr="00DB149D">
        <w:rPr>
          <w:rFonts w:ascii="Times New Roman" w:hAnsi="Times New Roman"/>
        </w:rPr>
        <w:t>Work is</w:t>
      </w:r>
      <w:r w:rsidRPr="00DB149D">
        <w:rPr>
          <w:rFonts w:ascii="Times New Roman" w:hAnsi="Times New Roman"/>
          <w:spacing w:val="-5"/>
        </w:rPr>
        <w:t xml:space="preserve"> </w:t>
      </w:r>
      <w:r w:rsidRPr="00DB149D">
        <w:rPr>
          <w:rFonts w:ascii="Times New Roman" w:hAnsi="Times New Roman"/>
          <w:spacing w:val="1"/>
        </w:rPr>
        <w:t>to</w:t>
      </w:r>
      <w:r w:rsidRPr="00DB149D">
        <w:rPr>
          <w:rFonts w:ascii="Times New Roman" w:hAnsi="Times New Roman"/>
        </w:rPr>
        <w:t xml:space="preserve"> be</w:t>
      </w:r>
      <w:r w:rsidRPr="00DB149D">
        <w:rPr>
          <w:rFonts w:ascii="Times New Roman" w:hAnsi="Times New Roman"/>
          <w:spacing w:val="-3"/>
        </w:rPr>
        <w:t xml:space="preserve"> </w:t>
      </w:r>
      <w:r w:rsidRPr="00DB149D">
        <w:rPr>
          <w:rFonts w:ascii="Times New Roman" w:hAnsi="Times New Roman"/>
          <w:spacing w:val="-1"/>
        </w:rPr>
        <w:t>packaged</w:t>
      </w:r>
      <w:r w:rsidRPr="00DB149D">
        <w:rPr>
          <w:rFonts w:ascii="Times New Roman" w:hAnsi="Times New Roman"/>
          <w:spacing w:val="-5"/>
        </w:rPr>
        <w:t xml:space="preserve"> </w:t>
      </w:r>
      <w:r w:rsidRPr="00DB149D">
        <w:rPr>
          <w:rFonts w:ascii="Times New Roman" w:hAnsi="Times New Roman"/>
        </w:rPr>
        <w:t xml:space="preserve">for </w:t>
      </w:r>
      <w:r w:rsidRPr="00DB149D">
        <w:rPr>
          <w:rFonts w:ascii="Times New Roman" w:hAnsi="Times New Roman"/>
          <w:spacing w:val="-1"/>
        </w:rPr>
        <w:t>shipment.</w:t>
      </w:r>
    </w:p>
    <w:p w14:paraId="51DFE4FF" w14:textId="77777777" w:rsidR="003471A6" w:rsidRPr="00DB149D" w:rsidRDefault="003471A6" w:rsidP="003471A6">
      <w:pPr>
        <w:pStyle w:val="ScheduleL3"/>
        <w:tabs>
          <w:tab w:val="left" w:pos="1220"/>
        </w:tabs>
        <w:spacing w:before="115" w:after="0"/>
        <w:ind w:right="312"/>
        <w:rPr>
          <w:rFonts w:ascii="Times New Roman" w:hAnsi="Times New Roman"/>
        </w:rPr>
      </w:pPr>
      <w:r w:rsidRPr="00DB149D">
        <w:rPr>
          <w:rFonts w:ascii="Times New Roman" w:hAnsi="Times New Roman"/>
        </w:rPr>
        <w:t>No</w:t>
      </w:r>
      <w:r w:rsidRPr="00DB149D">
        <w:rPr>
          <w:rFonts w:ascii="Times New Roman" w:hAnsi="Times New Roman"/>
          <w:spacing w:val="-3"/>
        </w:rPr>
        <w:t xml:space="preserve"> </w:t>
      </w:r>
      <w:r w:rsidRPr="00DB149D">
        <w:rPr>
          <w:rFonts w:ascii="Times New Roman" w:hAnsi="Times New Roman"/>
        </w:rPr>
        <w:t>Work</w:t>
      </w:r>
      <w:r w:rsidRPr="00DB149D">
        <w:rPr>
          <w:rFonts w:ascii="Times New Roman" w:hAnsi="Times New Roman"/>
          <w:spacing w:val="-5"/>
        </w:rPr>
        <w:t xml:space="preserve"> </w:t>
      </w:r>
      <w:r w:rsidRPr="00DB149D">
        <w:rPr>
          <w:rFonts w:ascii="Times New Roman" w:hAnsi="Times New Roman"/>
          <w:spacing w:val="-1"/>
        </w:rPr>
        <w:t>shall</w:t>
      </w:r>
      <w:r w:rsidRPr="00DB149D">
        <w:rPr>
          <w:rFonts w:ascii="Times New Roman" w:hAnsi="Times New Roman"/>
          <w:spacing w:val="-3"/>
        </w:rPr>
        <w:t xml:space="preserve"> </w:t>
      </w:r>
      <w:r w:rsidRPr="00DB149D">
        <w:rPr>
          <w:rFonts w:ascii="Times New Roman" w:hAnsi="Times New Roman"/>
        </w:rPr>
        <w:t xml:space="preserve">be </w:t>
      </w:r>
      <w:r w:rsidRPr="00DB149D">
        <w:rPr>
          <w:rFonts w:ascii="Times New Roman" w:hAnsi="Times New Roman"/>
          <w:spacing w:val="-1"/>
        </w:rPr>
        <w:t>packed</w:t>
      </w:r>
      <w:r w:rsidRPr="00DB149D">
        <w:rPr>
          <w:rFonts w:ascii="Times New Roman" w:hAnsi="Times New Roman"/>
          <w:spacing w:val="-3"/>
        </w:rPr>
        <w:t xml:space="preserve"> </w:t>
      </w:r>
      <w:r w:rsidRPr="00DB149D">
        <w:rPr>
          <w:rFonts w:ascii="Times New Roman" w:hAnsi="Times New Roman"/>
          <w:spacing w:val="1"/>
        </w:rPr>
        <w:t>for</w:t>
      </w:r>
      <w:r w:rsidRPr="00DB149D">
        <w:rPr>
          <w:rFonts w:ascii="Times New Roman" w:hAnsi="Times New Roman"/>
        </w:rPr>
        <w:t xml:space="preserve"> </w:t>
      </w:r>
      <w:r w:rsidRPr="00DB149D">
        <w:rPr>
          <w:rFonts w:ascii="Times New Roman" w:hAnsi="Times New Roman"/>
          <w:spacing w:val="-1"/>
        </w:rPr>
        <w:t>shipment</w:t>
      </w:r>
      <w:r w:rsidRPr="00DB149D">
        <w:rPr>
          <w:rFonts w:ascii="Times New Roman" w:hAnsi="Times New Roman"/>
          <w:spacing w:val="-5"/>
        </w:rPr>
        <w:t xml:space="preserve"> </w:t>
      </w:r>
      <w:r w:rsidRPr="00DB149D">
        <w:rPr>
          <w:rFonts w:ascii="Times New Roman" w:hAnsi="Times New Roman"/>
        </w:rPr>
        <w:t>until</w:t>
      </w:r>
      <w:r w:rsidRPr="00DB149D">
        <w:rPr>
          <w:rFonts w:ascii="Times New Roman" w:hAnsi="Times New Roman"/>
          <w:spacing w:val="-3"/>
        </w:rPr>
        <w:t xml:space="preserve"> </w:t>
      </w:r>
      <w:r w:rsidRPr="00DB149D">
        <w:rPr>
          <w:rFonts w:ascii="Times New Roman" w:hAnsi="Times New Roman"/>
        </w:rPr>
        <w:t xml:space="preserve">a written </w:t>
      </w:r>
      <w:r w:rsidRPr="00DB149D">
        <w:rPr>
          <w:rFonts w:ascii="Times New Roman" w:hAnsi="Times New Roman"/>
          <w:spacing w:val="-3"/>
        </w:rPr>
        <w:t>order</w:t>
      </w:r>
      <w:r w:rsidRPr="00DB149D">
        <w:rPr>
          <w:rFonts w:ascii="Times New Roman" w:hAnsi="Times New Roman"/>
        </w:rPr>
        <w:t xml:space="preserve"> is </w:t>
      </w:r>
      <w:r w:rsidRPr="00DB149D">
        <w:rPr>
          <w:rFonts w:ascii="Times New Roman" w:hAnsi="Times New Roman"/>
          <w:spacing w:val="-1"/>
        </w:rPr>
        <w:t>received</w:t>
      </w:r>
      <w:r w:rsidRPr="00DB149D">
        <w:rPr>
          <w:rFonts w:ascii="Times New Roman" w:hAnsi="Times New Roman"/>
          <w:spacing w:val="-3"/>
        </w:rPr>
        <w:t xml:space="preserve"> </w:t>
      </w:r>
      <w:r w:rsidRPr="00DB149D">
        <w:rPr>
          <w:rFonts w:ascii="Times New Roman" w:hAnsi="Times New Roman"/>
        </w:rPr>
        <w:t xml:space="preserve">by </w:t>
      </w:r>
      <w:r>
        <w:rPr>
          <w:rFonts w:ascii="Times New Roman" w:hAnsi="Times New Roman"/>
        </w:rPr>
        <w:t>the Supplier</w:t>
      </w:r>
      <w:r w:rsidRPr="00DB149D">
        <w:rPr>
          <w:rFonts w:ascii="Times New Roman" w:hAnsi="Times New Roman"/>
        </w:rPr>
        <w:t xml:space="preserve"> </w:t>
      </w:r>
      <w:r w:rsidRPr="00DB149D">
        <w:rPr>
          <w:rFonts w:ascii="Times New Roman" w:hAnsi="Times New Roman"/>
          <w:spacing w:val="-1"/>
        </w:rPr>
        <w:t>stating</w:t>
      </w:r>
      <w:r w:rsidRPr="00DB149D">
        <w:rPr>
          <w:rFonts w:ascii="Times New Roman" w:hAnsi="Times New Roman"/>
          <w:spacing w:val="-3"/>
        </w:rPr>
        <w:t xml:space="preserve"> </w:t>
      </w:r>
      <w:r w:rsidRPr="00DB149D">
        <w:rPr>
          <w:rFonts w:ascii="Times New Roman" w:hAnsi="Times New Roman"/>
          <w:spacing w:val="-1"/>
        </w:rPr>
        <w:t>that</w:t>
      </w:r>
      <w:r w:rsidRPr="00DB149D">
        <w:rPr>
          <w:rFonts w:ascii="Times New Roman" w:hAnsi="Times New Roman"/>
          <w:spacing w:val="43"/>
        </w:rPr>
        <w:t xml:space="preserve"> </w:t>
      </w:r>
      <w:r w:rsidRPr="00DB149D">
        <w:rPr>
          <w:rFonts w:ascii="Times New Roman" w:hAnsi="Times New Roman"/>
        </w:rPr>
        <w:t>the Work</w:t>
      </w:r>
      <w:r w:rsidRPr="00DB149D">
        <w:rPr>
          <w:rFonts w:ascii="Times New Roman" w:hAnsi="Times New Roman"/>
          <w:spacing w:val="-5"/>
        </w:rPr>
        <w:t xml:space="preserve"> </w:t>
      </w:r>
      <w:r w:rsidRPr="00DB149D">
        <w:rPr>
          <w:rFonts w:ascii="Times New Roman" w:hAnsi="Times New Roman"/>
        </w:rPr>
        <w:t>can be</w:t>
      </w:r>
      <w:r w:rsidRPr="00DB149D">
        <w:rPr>
          <w:rFonts w:ascii="Times New Roman" w:hAnsi="Times New Roman"/>
          <w:spacing w:val="-4"/>
        </w:rPr>
        <w:t xml:space="preserve"> </w:t>
      </w:r>
      <w:r w:rsidRPr="00DB149D">
        <w:rPr>
          <w:rFonts w:ascii="Times New Roman" w:hAnsi="Times New Roman"/>
          <w:spacing w:val="-1"/>
        </w:rPr>
        <w:t>packed.</w:t>
      </w:r>
    </w:p>
    <w:p w14:paraId="1560E860" w14:textId="77777777" w:rsidR="003471A6" w:rsidRPr="00DB149D" w:rsidRDefault="003471A6" w:rsidP="003471A6">
      <w:pPr>
        <w:pStyle w:val="ScheduleL3"/>
        <w:tabs>
          <w:tab w:val="left" w:pos="1220"/>
        </w:tabs>
        <w:spacing w:before="120" w:after="0"/>
        <w:ind w:right="404"/>
        <w:rPr>
          <w:rFonts w:ascii="Times New Roman" w:hAnsi="Times New Roman"/>
        </w:rPr>
      </w:pPr>
      <w:r w:rsidRPr="00DB149D">
        <w:rPr>
          <w:rFonts w:ascii="Times New Roman" w:hAnsi="Times New Roman"/>
        </w:rPr>
        <w:lastRenderedPageBreak/>
        <w:t>If</w:t>
      </w:r>
      <w:r w:rsidRPr="00DB149D">
        <w:rPr>
          <w:rFonts w:ascii="Times New Roman" w:hAnsi="Times New Roman"/>
          <w:spacing w:val="3"/>
        </w:rPr>
        <w:t xml:space="preserve"> </w:t>
      </w:r>
      <w:r w:rsidRPr="00DB149D">
        <w:rPr>
          <w:rFonts w:ascii="Times New Roman" w:hAnsi="Times New Roman"/>
        </w:rPr>
        <w:t>any</w:t>
      </w:r>
      <w:r w:rsidRPr="00DB149D">
        <w:rPr>
          <w:rFonts w:ascii="Times New Roman" w:hAnsi="Times New Roman"/>
          <w:spacing w:val="-7"/>
        </w:rPr>
        <w:t xml:space="preserve"> </w:t>
      </w:r>
      <w:r w:rsidRPr="00DB149D">
        <w:rPr>
          <w:rFonts w:ascii="Times New Roman" w:hAnsi="Times New Roman"/>
        </w:rPr>
        <w:t>Work</w:t>
      </w:r>
      <w:r w:rsidRPr="00DB149D">
        <w:rPr>
          <w:rFonts w:ascii="Times New Roman" w:hAnsi="Times New Roman"/>
          <w:spacing w:val="-6"/>
        </w:rPr>
        <w:t xml:space="preserve"> </w:t>
      </w:r>
      <w:r w:rsidRPr="00DB149D">
        <w:rPr>
          <w:rFonts w:ascii="Times New Roman" w:hAnsi="Times New Roman"/>
          <w:spacing w:val="1"/>
        </w:rPr>
        <w:t>for</w:t>
      </w:r>
      <w:r w:rsidRPr="00DB149D">
        <w:rPr>
          <w:rFonts w:ascii="Times New Roman" w:hAnsi="Times New Roman"/>
          <w:spacing w:val="-6"/>
        </w:rPr>
        <w:t xml:space="preserve"> </w:t>
      </w:r>
      <w:r w:rsidRPr="00DB149D">
        <w:rPr>
          <w:rFonts w:ascii="Times New Roman" w:hAnsi="Times New Roman"/>
        </w:rPr>
        <w:t xml:space="preserve">any </w:t>
      </w:r>
      <w:r w:rsidRPr="00DB149D">
        <w:rPr>
          <w:rFonts w:ascii="Times New Roman" w:hAnsi="Times New Roman"/>
          <w:spacing w:val="-1"/>
        </w:rPr>
        <w:t>reason</w:t>
      </w:r>
      <w:r w:rsidRPr="00DB149D">
        <w:rPr>
          <w:rFonts w:ascii="Times New Roman" w:hAnsi="Times New Roman"/>
          <w:spacing w:val="-3"/>
        </w:rPr>
        <w:t xml:space="preserve"> </w:t>
      </w:r>
      <w:r w:rsidRPr="00DB149D">
        <w:rPr>
          <w:rFonts w:ascii="Times New Roman" w:hAnsi="Times New Roman"/>
          <w:spacing w:val="-1"/>
        </w:rPr>
        <w:t>whatsoever</w:t>
      </w:r>
      <w:r w:rsidRPr="00DB149D">
        <w:rPr>
          <w:rFonts w:ascii="Times New Roman" w:hAnsi="Times New Roman"/>
        </w:rPr>
        <w:t xml:space="preserve"> has</w:t>
      </w:r>
      <w:r w:rsidRPr="00DB149D">
        <w:rPr>
          <w:rFonts w:ascii="Times New Roman" w:hAnsi="Times New Roman"/>
          <w:spacing w:val="-6"/>
        </w:rPr>
        <w:t xml:space="preserve"> </w:t>
      </w:r>
      <w:r w:rsidRPr="00DB149D">
        <w:rPr>
          <w:rFonts w:ascii="Times New Roman" w:hAnsi="Times New Roman"/>
        </w:rPr>
        <w:t xml:space="preserve">not </w:t>
      </w:r>
      <w:r w:rsidRPr="00DB149D">
        <w:rPr>
          <w:rFonts w:ascii="Times New Roman" w:hAnsi="Times New Roman"/>
          <w:spacing w:val="-1"/>
        </w:rPr>
        <w:t>been</w:t>
      </w:r>
      <w:r w:rsidRPr="00DB149D">
        <w:rPr>
          <w:rFonts w:ascii="Times New Roman" w:hAnsi="Times New Roman"/>
        </w:rPr>
        <w:t xml:space="preserve"> </w:t>
      </w:r>
      <w:r w:rsidRPr="00DB149D">
        <w:rPr>
          <w:rFonts w:ascii="Times New Roman" w:hAnsi="Times New Roman"/>
          <w:spacing w:val="-1"/>
        </w:rPr>
        <w:t>inspected</w:t>
      </w:r>
      <w:r w:rsidRPr="00DB149D">
        <w:rPr>
          <w:rFonts w:ascii="Times New Roman" w:hAnsi="Times New Roman"/>
        </w:rPr>
        <w:t xml:space="preserve"> </w:t>
      </w:r>
      <w:r w:rsidRPr="00DB149D">
        <w:rPr>
          <w:rFonts w:ascii="Times New Roman" w:hAnsi="Times New Roman"/>
          <w:spacing w:val="-2"/>
        </w:rPr>
        <w:t>during</w:t>
      </w:r>
      <w:r w:rsidRPr="00DB149D">
        <w:rPr>
          <w:rFonts w:ascii="Times New Roman" w:hAnsi="Times New Roman"/>
        </w:rPr>
        <w:t xml:space="preserve"> the </w:t>
      </w:r>
      <w:r w:rsidRPr="00DB149D">
        <w:rPr>
          <w:rFonts w:ascii="Times New Roman" w:hAnsi="Times New Roman"/>
          <w:spacing w:val="-1"/>
        </w:rPr>
        <w:t>fabrication</w:t>
      </w:r>
      <w:r w:rsidRPr="00DB149D">
        <w:rPr>
          <w:rFonts w:ascii="Times New Roman" w:hAnsi="Times New Roman"/>
        </w:rPr>
        <w:t xml:space="preserve"> or</w:t>
      </w:r>
      <w:r w:rsidRPr="00DB149D">
        <w:rPr>
          <w:rFonts w:ascii="Times New Roman" w:hAnsi="Times New Roman"/>
          <w:spacing w:val="31"/>
        </w:rPr>
        <w:t xml:space="preserve"> </w:t>
      </w:r>
      <w:r w:rsidRPr="00DB149D">
        <w:rPr>
          <w:rFonts w:ascii="Times New Roman" w:hAnsi="Times New Roman"/>
          <w:spacing w:val="-2"/>
        </w:rPr>
        <w:t>before</w:t>
      </w:r>
      <w:r w:rsidRPr="00DB149D">
        <w:rPr>
          <w:rFonts w:ascii="Times New Roman" w:hAnsi="Times New Roman"/>
          <w:spacing w:val="2"/>
        </w:rPr>
        <w:t xml:space="preserve"> </w:t>
      </w:r>
      <w:r w:rsidRPr="00DB149D">
        <w:rPr>
          <w:rFonts w:ascii="Times New Roman" w:hAnsi="Times New Roman"/>
          <w:spacing w:val="-2"/>
        </w:rPr>
        <w:t>packaging,</w:t>
      </w:r>
      <w:r w:rsidRPr="00DB149D">
        <w:rPr>
          <w:rFonts w:ascii="Times New Roman" w:hAnsi="Times New Roman"/>
          <w:spacing w:val="3"/>
        </w:rPr>
        <w:t xml:space="preserve"> </w:t>
      </w:r>
      <w:r>
        <w:rPr>
          <w:rFonts w:ascii="Times New Roman" w:hAnsi="Times New Roman"/>
          <w:spacing w:val="-1"/>
        </w:rPr>
        <w:t>the Company</w:t>
      </w:r>
      <w:r w:rsidRPr="00DB149D">
        <w:rPr>
          <w:rFonts w:ascii="Times New Roman" w:hAnsi="Times New Roman"/>
          <w:spacing w:val="2"/>
        </w:rPr>
        <w:t xml:space="preserve"> </w:t>
      </w:r>
      <w:r w:rsidRPr="00DB149D">
        <w:rPr>
          <w:rFonts w:ascii="Times New Roman" w:hAnsi="Times New Roman"/>
          <w:spacing w:val="-2"/>
        </w:rPr>
        <w:t>shall</w:t>
      </w:r>
      <w:r w:rsidRPr="00DB149D">
        <w:rPr>
          <w:rFonts w:ascii="Times New Roman" w:hAnsi="Times New Roman"/>
          <w:spacing w:val="2"/>
        </w:rPr>
        <w:t xml:space="preserve"> </w:t>
      </w:r>
      <w:r w:rsidRPr="00DB149D">
        <w:rPr>
          <w:rFonts w:ascii="Times New Roman" w:hAnsi="Times New Roman"/>
          <w:spacing w:val="-2"/>
        </w:rPr>
        <w:t>have</w:t>
      </w:r>
      <w:r w:rsidRPr="00DB149D">
        <w:rPr>
          <w:rFonts w:ascii="Times New Roman" w:hAnsi="Times New Roman"/>
          <w:spacing w:val="1"/>
        </w:rPr>
        <w:t xml:space="preserve"> </w:t>
      </w:r>
      <w:r w:rsidRPr="00DB149D">
        <w:rPr>
          <w:rFonts w:ascii="Times New Roman" w:hAnsi="Times New Roman"/>
          <w:spacing w:val="-1"/>
        </w:rPr>
        <w:t>the</w:t>
      </w:r>
      <w:r w:rsidRPr="00DB149D">
        <w:rPr>
          <w:rFonts w:ascii="Times New Roman" w:hAnsi="Times New Roman"/>
        </w:rPr>
        <w:t xml:space="preserve"> </w:t>
      </w:r>
      <w:r w:rsidRPr="00DB149D">
        <w:rPr>
          <w:rFonts w:ascii="Times New Roman" w:hAnsi="Times New Roman"/>
          <w:spacing w:val="-2"/>
        </w:rPr>
        <w:t>right</w:t>
      </w:r>
      <w:r w:rsidRPr="00DB149D">
        <w:rPr>
          <w:rFonts w:ascii="Times New Roman" w:hAnsi="Times New Roman"/>
        </w:rPr>
        <w:t xml:space="preserve"> to </w:t>
      </w:r>
      <w:r w:rsidRPr="00DB149D">
        <w:rPr>
          <w:rFonts w:ascii="Times New Roman" w:hAnsi="Times New Roman"/>
          <w:spacing w:val="-2"/>
        </w:rPr>
        <w:t>inspect</w:t>
      </w:r>
      <w:r w:rsidRPr="00DB149D">
        <w:rPr>
          <w:rFonts w:ascii="Times New Roman" w:hAnsi="Times New Roman"/>
          <w:spacing w:val="-7"/>
        </w:rPr>
        <w:t xml:space="preserve"> </w:t>
      </w:r>
      <w:r w:rsidRPr="00DB149D">
        <w:rPr>
          <w:rFonts w:ascii="Times New Roman" w:hAnsi="Times New Roman"/>
          <w:spacing w:val="-1"/>
        </w:rPr>
        <w:t>such</w:t>
      </w:r>
      <w:r w:rsidRPr="00DB149D">
        <w:rPr>
          <w:rFonts w:ascii="Times New Roman" w:hAnsi="Times New Roman"/>
        </w:rPr>
        <w:t xml:space="preserve"> </w:t>
      </w:r>
      <w:r w:rsidRPr="00DB149D">
        <w:rPr>
          <w:rFonts w:ascii="Times New Roman" w:hAnsi="Times New Roman"/>
          <w:spacing w:val="-1"/>
        </w:rPr>
        <w:t>Work</w:t>
      </w:r>
      <w:r w:rsidRPr="00DB149D">
        <w:rPr>
          <w:rFonts w:ascii="Times New Roman" w:hAnsi="Times New Roman"/>
          <w:spacing w:val="-3"/>
        </w:rPr>
        <w:t xml:space="preserve"> </w:t>
      </w:r>
      <w:r w:rsidRPr="00DB149D">
        <w:rPr>
          <w:rFonts w:ascii="Times New Roman" w:hAnsi="Times New Roman"/>
          <w:spacing w:val="-1"/>
        </w:rPr>
        <w:t>at</w:t>
      </w:r>
      <w:r w:rsidRPr="00DB149D">
        <w:rPr>
          <w:rFonts w:ascii="Times New Roman" w:hAnsi="Times New Roman"/>
          <w:spacing w:val="2"/>
        </w:rPr>
        <w:t xml:space="preserve"> </w:t>
      </w:r>
      <w:r w:rsidRPr="00DB149D">
        <w:rPr>
          <w:rFonts w:ascii="Times New Roman" w:hAnsi="Times New Roman"/>
          <w:spacing w:val="-2"/>
        </w:rPr>
        <w:t>the</w:t>
      </w:r>
      <w:r w:rsidRPr="00DB149D">
        <w:rPr>
          <w:rFonts w:ascii="Times New Roman" w:hAnsi="Times New Roman"/>
          <w:spacing w:val="1"/>
        </w:rPr>
        <w:t xml:space="preserve"> </w:t>
      </w:r>
      <w:r>
        <w:rPr>
          <w:rFonts w:ascii="Times New Roman" w:hAnsi="Times New Roman"/>
          <w:spacing w:val="1"/>
        </w:rPr>
        <w:t>d</w:t>
      </w:r>
      <w:r w:rsidRPr="00DB149D">
        <w:rPr>
          <w:rFonts w:ascii="Times New Roman" w:hAnsi="Times New Roman"/>
          <w:spacing w:val="-2"/>
        </w:rPr>
        <w:t>elivery</w:t>
      </w:r>
      <w:r w:rsidRPr="00DB149D">
        <w:rPr>
          <w:rFonts w:ascii="Times New Roman" w:hAnsi="Times New Roman"/>
          <w:spacing w:val="1"/>
        </w:rPr>
        <w:t xml:space="preserve"> </w:t>
      </w:r>
      <w:r w:rsidRPr="00DB149D">
        <w:rPr>
          <w:rFonts w:ascii="Times New Roman" w:hAnsi="Times New Roman"/>
          <w:spacing w:val="-2"/>
        </w:rPr>
        <w:t>point</w:t>
      </w:r>
      <w:r w:rsidRPr="00DB149D">
        <w:rPr>
          <w:rFonts w:ascii="Times New Roman" w:hAnsi="Times New Roman"/>
          <w:spacing w:val="67"/>
        </w:rPr>
        <w:t xml:space="preserve"> </w:t>
      </w:r>
      <w:r w:rsidRPr="00DB149D">
        <w:rPr>
          <w:rFonts w:ascii="Times New Roman" w:hAnsi="Times New Roman"/>
          <w:spacing w:val="-2"/>
        </w:rPr>
        <w:t>designated</w:t>
      </w:r>
      <w:r w:rsidRPr="00DB149D">
        <w:rPr>
          <w:rFonts w:ascii="Times New Roman" w:hAnsi="Times New Roman"/>
        </w:rPr>
        <w:t xml:space="preserve"> in</w:t>
      </w:r>
      <w:r w:rsidRPr="00DB149D">
        <w:rPr>
          <w:rFonts w:ascii="Times New Roman" w:hAnsi="Times New Roman"/>
          <w:spacing w:val="-4"/>
        </w:rPr>
        <w:t xml:space="preserve"> </w:t>
      </w:r>
      <w:r w:rsidRPr="00DB149D">
        <w:rPr>
          <w:rFonts w:ascii="Times New Roman" w:hAnsi="Times New Roman"/>
          <w:spacing w:val="1"/>
        </w:rPr>
        <w:t>the</w:t>
      </w:r>
      <w:r w:rsidRPr="00DB149D">
        <w:rPr>
          <w:rFonts w:ascii="Times New Roman" w:hAnsi="Times New Roman"/>
          <w:spacing w:val="-3"/>
        </w:rPr>
        <w:t xml:space="preserve"> </w:t>
      </w:r>
      <w:r w:rsidRPr="00DB149D">
        <w:rPr>
          <w:rFonts w:ascii="Times New Roman" w:hAnsi="Times New Roman"/>
          <w:spacing w:val="-1"/>
        </w:rPr>
        <w:t>Purchase</w:t>
      </w:r>
      <w:r w:rsidRPr="00DB149D">
        <w:rPr>
          <w:rFonts w:ascii="Times New Roman" w:hAnsi="Times New Roman"/>
        </w:rPr>
        <w:t xml:space="preserve"> Order,</w:t>
      </w:r>
      <w:r w:rsidRPr="00DB149D">
        <w:rPr>
          <w:rFonts w:ascii="Times New Roman" w:hAnsi="Times New Roman"/>
          <w:spacing w:val="-5"/>
        </w:rPr>
        <w:t xml:space="preserve"> </w:t>
      </w:r>
      <w:r w:rsidRPr="00DB149D">
        <w:rPr>
          <w:rFonts w:ascii="Times New Roman" w:hAnsi="Times New Roman"/>
          <w:spacing w:val="-1"/>
        </w:rPr>
        <w:t>provided</w:t>
      </w:r>
      <w:r w:rsidRPr="00DB149D">
        <w:rPr>
          <w:rFonts w:ascii="Times New Roman" w:hAnsi="Times New Roman"/>
        </w:rPr>
        <w:t xml:space="preserve"> that</w:t>
      </w:r>
      <w:r w:rsidRPr="00DB149D">
        <w:rPr>
          <w:rFonts w:ascii="Times New Roman" w:hAnsi="Times New Roman"/>
          <w:spacing w:val="-4"/>
        </w:rPr>
        <w:t xml:space="preserve"> </w:t>
      </w:r>
      <w:r>
        <w:rPr>
          <w:rFonts w:ascii="Times New Roman" w:hAnsi="Times New Roman"/>
          <w:spacing w:val="-4"/>
        </w:rPr>
        <w:t xml:space="preserve">the Company </w:t>
      </w:r>
      <w:r w:rsidRPr="00DB149D">
        <w:rPr>
          <w:rFonts w:ascii="Times New Roman" w:hAnsi="Times New Roman"/>
          <w:spacing w:val="-1"/>
        </w:rPr>
        <w:t>notifies</w:t>
      </w:r>
      <w:r w:rsidRPr="00DB149D">
        <w:rPr>
          <w:rFonts w:ascii="Times New Roman" w:hAnsi="Times New Roman"/>
        </w:rPr>
        <w:t xml:space="preserve"> </w:t>
      </w:r>
      <w:r>
        <w:rPr>
          <w:rFonts w:ascii="Times New Roman" w:hAnsi="Times New Roman"/>
        </w:rPr>
        <w:t>the Supplier</w:t>
      </w:r>
      <w:r w:rsidRPr="00DB149D">
        <w:rPr>
          <w:rFonts w:ascii="Times New Roman" w:hAnsi="Times New Roman"/>
        </w:rPr>
        <w:t xml:space="preserve"> of</w:t>
      </w:r>
      <w:r w:rsidRPr="00DB149D">
        <w:rPr>
          <w:rFonts w:ascii="Times New Roman" w:hAnsi="Times New Roman"/>
          <w:spacing w:val="3"/>
        </w:rPr>
        <w:t xml:space="preserve"> </w:t>
      </w:r>
      <w:r w:rsidRPr="00DB149D">
        <w:rPr>
          <w:rFonts w:ascii="Times New Roman" w:hAnsi="Times New Roman"/>
          <w:spacing w:val="-2"/>
        </w:rPr>
        <w:t>its</w:t>
      </w:r>
      <w:r w:rsidRPr="00DB149D">
        <w:rPr>
          <w:rFonts w:ascii="Times New Roman" w:hAnsi="Times New Roman"/>
        </w:rPr>
        <w:t xml:space="preserve"> </w:t>
      </w:r>
      <w:r w:rsidRPr="00DB149D">
        <w:rPr>
          <w:rFonts w:ascii="Times New Roman" w:hAnsi="Times New Roman"/>
          <w:spacing w:val="-1"/>
        </w:rPr>
        <w:t>intent</w:t>
      </w:r>
      <w:r w:rsidRPr="00DB149D">
        <w:rPr>
          <w:rFonts w:ascii="Times New Roman" w:hAnsi="Times New Roman"/>
        </w:rPr>
        <w:t xml:space="preserve"> to do</w:t>
      </w:r>
      <w:r w:rsidRPr="00DB149D">
        <w:rPr>
          <w:rFonts w:ascii="Times New Roman" w:hAnsi="Times New Roman"/>
          <w:spacing w:val="-4"/>
        </w:rPr>
        <w:t xml:space="preserve"> </w:t>
      </w:r>
      <w:r w:rsidRPr="00DB149D">
        <w:rPr>
          <w:rFonts w:ascii="Times New Roman" w:hAnsi="Times New Roman"/>
        </w:rPr>
        <w:t>so</w:t>
      </w:r>
      <w:r w:rsidRPr="00DB149D">
        <w:rPr>
          <w:rFonts w:ascii="Times New Roman" w:hAnsi="Times New Roman"/>
          <w:spacing w:val="49"/>
        </w:rPr>
        <w:t xml:space="preserve"> </w:t>
      </w:r>
      <w:r w:rsidRPr="00DB149D">
        <w:rPr>
          <w:rFonts w:ascii="Times New Roman" w:hAnsi="Times New Roman"/>
        </w:rPr>
        <w:t xml:space="preserve">by its </w:t>
      </w:r>
      <w:r w:rsidRPr="00DB149D">
        <w:rPr>
          <w:rFonts w:ascii="Times New Roman" w:hAnsi="Times New Roman"/>
          <w:spacing w:val="-1"/>
        </w:rPr>
        <w:t>written</w:t>
      </w:r>
      <w:r w:rsidRPr="00DB149D">
        <w:rPr>
          <w:rFonts w:ascii="Times New Roman" w:hAnsi="Times New Roman"/>
        </w:rPr>
        <w:t xml:space="preserve"> </w:t>
      </w:r>
      <w:r w:rsidRPr="00DB149D">
        <w:rPr>
          <w:rFonts w:ascii="Times New Roman" w:hAnsi="Times New Roman"/>
          <w:spacing w:val="-1"/>
        </w:rPr>
        <w:t>order</w:t>
      </w:r>
      <w:r w:rsidRPr="00DB149D">
        <w:rPr>
          <w:rFonts w:ascii="Times New Roman" w:hAnsi="Times New Roman"/>
          <w:spacing w:val="-5"/>
        </w:rPr>
        <w:t xml:space="preserve"> </w:t>
      </w:r>
      <w:r w:rsidRPr="00DB149D">
        <w:rPr>
          <w:rFonts w:ascii="Times New Roman" w:hAnsi="Times New Roman"/>
        </w:rPr>
        <w:t xml:space="preserve">to </w:t>
      </w:r>
      <w:r w:rsidRPr="00DB149D">
        <w:rPr>
          <w:rFonts w:ascii="Times New Roman" w:hAnsi="Times New Roman"/>
          <w:spacing w:val="-1"/>
        </w:rPr>
        <w:t>proceed</w:t>
      </w:r>
      <w:r w:rsidRPr="00DB149D">
        <w:rPr>
          <w:rFonts w:ascii="Times New Roman" w:hAnsi="Times New Roman"/>
          <w:spacing w:val="-3"/>
        </w:rPr>
        <w:t xml:space="preserve"> </w:t>
      </w:r>
      <w:r w:rsidRPr="00DB149D">
        <w:rPr>
          <w:rFonts w:ascii="Times New Roman" w:hAnsi="Times New Roman"/>
        </w:rPr>
        <w:t xml:space="preserve">with the </w:t>
      </w:r>
      <w:r w:rsidRPr="00DB149D">
        <w:rPr>
          <w:rFonts w:ascii="Times New Roman" w:hAnsi="Times New Roman"/>
          <w:spacing w:val="-2"/>
        </w:rPr>
        <w:t>packaging.</w:t>
      </w:r>
    </w:p>
    <w:p w14:paraId="41BF6744" w14:textId="77777777" w:rsidR="003471A6" w:rsidRPr="00DB149D" w:rsidRDefault="003471A6" w:rsidP="003471A6">
      <w:pPr>
        <w:pStyle w:val="ScheduleL3"/>
        <w:tabs>
          <w:tab w:val="left" w:pos="1220"/>
        </w:tabs>
        <w:spacing w:before="120" w:after="0"/>
        <w:ind w:right="793"/>
        <w:rPr>
          <w:rFonts w:ascii="Times New Roman" w:hAnsi="Times New Roman"/>
        </w:rPr>
      </w:pPr>
      <w:r w:rsidRPr="00DB149D">
        <w:rPr>
          <w:rFonts w:ascii="Times New Roman" w:hAnsi="Times New Roman"/>
        </w:rPr>
        <w:t>Each</w:t>
      </w:r>
      <w:r w:rsidRPr="00DB149D">
        <w:rPr>
          <w:rFonts w:ascii="Times New Roman" w:hAnsi="Times New Roman"/>
          <w:spacing w:val="-4"/>
        </w:rPr>
        <w:t xml:space="preserve"> </w:t>
      </w:r>
      <w:r w:rsidRPr="00DB149D">
        <w:rPr>
          <w:rFonts w:ascii="Times New Roman" w:hAnsi="Times New Roman"/>
          <w:spacing w:val="-1"/>
        </w:rPr>
        <w:t>package</w:t>
      </w:r>
      <w:r w:rsidRPr="00DB149D">
        <w:rPr>
          <w:rFonts w:ascii="Times New Roman" w:hAnsi="Times New Roman"/>
          <w:spacing w:val="-3"/>
        </w:rPr>
        <w:t xml:space="preserve"> </w:t>
      </w:r>
      <w:r w:rsidRPr="00DB149D">
        <w:rPr>
          <w:rFonts w:ascii="Times New Roman" w:hAnsi="Times New Roman"/>
          <w:spacing w:val="-1"/>
        </w:rPr>
        <w:t>shall</w:t>
      </w:r>
      <w:r w:rsidRPr="00DB149D">
        <w:rPr>
          <w:rFonts w:ascii="Times New Roman" w:hAnsi="Times New Roman"/>
        </w:rPr>
        <w:t xml:space="preserve"> be</w:t>
      </w:r>
      <w:r w:rsidRPr="00DB149D">
        <w:rPr>
          <w:rFonts w:ascii="Times New Roman" w:hAnsi="Times New Roman"/>
          <w:spacing w:val="-3"/>
        </w:rPr>
        <w:t xml:space="preserve"> </w:t>
      </w:r>
      <w:r w:rsidRPr="00DB149D">
        <w:rPr>
          <w:rFonts w:ascii="Times New Roman" w:hAnsi="Times New Roman"/>
          <w:spacing w:val="-1"/>
        </w:rPr>
        <w:t>clearly</w:t>
      </w:r>
      <w:r w:rsidRPr="00DB149D">
        <w:rPr>
          <w:rFonts w:ascii="Times New Roman" w:hAnsi="Times New Roman"/>
        </w:rPr>
        <w:t xml:space="preserve"> </w:t>
      </w:r>
      <w:r w:rsidRPr="00DB149D">
        <w:rPr>
          <w:rFonts w:ascii="Times New Roman" w:hAnsi="Times New Roman"/>
          <w:spacing w:val="-1"/>
        </w:rPr>
        <w:t>marked</w:t>
      </w:r>
      <w:r w:rsidRPr="00DB149D">
        <w:rPr>
          <w:rFonts w:ascii="Times New Roman" w:hAnsi="Times New Roman"/>
        </w:rPr>
        <w:t xml:space="preserve"> </w:t>
      </w:r>
      <w:r w:rsidRPr="00DB149D">
        <w:rPr>
          <w:rFonts w:ascii="Times New Roman" w:hAnsi="Times New Roman"/>
          <w:spacing w:val="-1"/>
        </w:rPr>
        <w:t>with</w:t>
      </w:r>
      <w:r w:rsidRPr="00DB149D">
        <w:rPr>
          <w:rFonts w:ascii="Times New Roman" w:hAnsi="Times New Roman"/>
          <w:spacing w:val="-3"/>
        </w:rPr>
        <w:t xml:space="preserve"> </w:t>
      </w:r>
      <w:r w:rsidRPr="00DB149D">
        <w:rPr>
          <w:rFonts w:ascii="Times New Roman" w:hAnsi="Times New Roman"/>
        </w:rPr>
        <w:t xml:space="preserve">the </w:t>
      </w:r>
      <w:r>
        <w:rPr>
          <w:rFonts w:ascii="Times New Roman" w:hAnsi="Times New Roman"/>
        </w:rPr>
        <w:t>d</w:t>
      </w:r>
      <w:r w:rsidRPr="00DB149D">
        <w:rPr>
          <w:rFonts w:ascii="Times New Roman" w:hAnsi="Times New Roman"/>
          <w:spacing w:val="-1"/>
        </w:rPr>
        <w:t>elivery</w:t>
      </w:r>
      <w:r w:rsidRPr="00DB149D">
        <w:rPr>
          <w:rFonts w:ascii="Times New Roman" w:hAnsi="Times New Roman"/>
        </w:rPr>
        <w:t xml:space="preserve"> </w:t>
      </w:r>
      <w:r w:rsidRPr="00DB149D">
        <w:rPr>
          <w:rFonts w:ascii="Times New Roman" w:hAnsi="Times New Roman"/>
          <w:spacing w:val="-2"/>
        </w:rPr>
        <w:t>point,</w:t>
      </w:r>
      <w:r w:rsidRPr="00DB149D">
        <w:rPr>
          <w:rFonts w:ascii="Times New Roman" w:hAnsi="Times New Roman"/>
          <w:spacing w:val="3"/>
        </w:rPr>
        <w:t xml:space="preserve"> </w:t>
      </w:r>
      <w:r w:rsidRPr="00DB149D">
        <w:rPr>
          <w:rFonts w:ascii="Times New Roman" w:hAnsi="Times New Roman"/>
          <w:spacing w:val="-1"/>
        </w:rPr>
        <w:t>Purchase</w:t>
      </w:r>
      <w:r w:rsidRPr="00DB149D">
        <w:rPr>
          <w:rFonts w:ascii="Times New Roman" w:hAnsi="Times New Roman"/>
          <w:spacing w:val="-3"/>
        </w:rPr>
        <w:t xml:space="preserve"> </w:t>
      </w:r>
      <w:r w:rsidRPr="00DB149D">
        <w:rPr>
          <w:rFonts w:ascii="Times New Roman" w:hAnsi="Times New Roman"/>
          <w:spacing w:val="-1"/>
        </w:rPr>
        <w:t>Order</w:t>
      </w:r>
      <w:r w:rsidRPr="00DB149D">
        <w:rPr>
          <w:rFonts w:ascii="Times New Roman" w:hAnsi="Times New Roman"/>
          <w:spacing w:val="43"/>
        </w:rPr>
        <w:t xml:space="preserve"> </w:t>
      </w:r>
      <w:r w:rsidRPr="00DB149D">
        <w:rPr>
          <w:rFonts w:ascii="Times New Roman" w:hAnsi="Times New Roman"/>
          <w:spacing w:val="-2"/>
        </w:rPr>
        <w:t>number,</w:t>
      </w:r>
      <w:r w:rsidRPr="00DB149D">
        <w:rPr>
          <w:rFonts w:ascii="Times New Roman" w:hAnsi="Times New Roman"/>
          <w:spacing w:val="3"/>
        </w:rPr>
        <w:t xml:space="preserve"> </w:t>
      </w:r>
      <w:r w:rsidRPr="00DB149D">
        <w:rPr>
          <w:rFonts w:ascii="Times New Roman" w:hAnsi="Times New Roman"/>
          <w:spacing w:val="-2"/>
        </w:rPr>
        <w:t>and</w:t>
      </w:r>
      <w:r w:rsidRPr="00DB149D">
        <w:rPr>
          <w:rFonts w:ascii="Times New Roman" w:hAnsi="Times New Roman"/>
        </w:rPr>
        <w:t xml:space="preserve"> </w:t>
      </w:r>
      <w:r w:rsidRPr="00DB149D">
        <w:rPr>
          <w:rFonts w:ascii="Times New Roman" w:hAnsi="Times New Roman"/>
          <w:spacing w:val="-1"/>
        </w:rPr>
        <w:t>other</w:t>
      </w:r>
      <w:r w:rsidRPr="00DB149D">
        <w:rPr>
          <w:rFonts w:ascii="Times New Roman" w:hAnsi="Times New Roman"/>
        </w:rPr>
        <w:t xml:space="preserve"> </w:t>
      </w:r>
      <w:r w:rsidRPr="00DB149D">
        <w:rPr>
          <w:rFonts w:ascii="Times New Roman" w:hAnsi="Times New Roman"/>
          <w:spacing w:val="-1"/>
        </w:rPr>
        <w:t>marks</w:t>
      </w:r>
      <w:r w:rsidRPr="00DB149D">
        <w:rPr>
          <w:rFonts w:ascii="Times New Roman" w:hAnsi="Times New Roman"/>
        </w:rPr>
        <w:t xml:space="preserve"> as</w:t>
      </w:r>
      <w:r w:rsidRPr="00DB149D">
        <w:rPr>
          <w:rFonts w:ascii="Times New Roman" w:hAnsi="Times New Roman"/>
          <w:spacing w:val="-3"/>
        </w:rPr>
        <w:t xml:space="preserve"> </w:t>
      </w:r>
      <w:r w:rsidRPr="00DB149D">
        <w:rPr>
          <w:rFonts w:ascii="Times New Roman" w:hAnsi="Times New Roman"/>
          <w:spacing w:val="-1"/>
        </w:rPr>
        <w:t>stipulated</w:t>
      </w:r>
      <w:r w:rsidRPr="00DB149D">
        <w:rPr>
          <w:rFonts w:ascii="Times New Roman" w:hAnsi="Times New Roman"/>
        </w:rPr>
        <w:t xml:space="preserve"> in</w:t>
      </w:r>
      <w:r w:rsidRPr="00DB149D">
        <w:rPr>
          <w:rFonts w:ascii="Times New Roman" w:hAnsi="Times New Roman"/>
          <w:spacing w:val="-3"/>
        </w:rPr>
        <w:t xml:space="preserve"> </w:t>
      </w:r>
      <w:r w:rsidRPr="00DB149D">
        <w:rPr>
          <w:rFonts w:ascii="Times New Roman" w:hAnsi="Times New Roman"/>
          <w:spacing w:val="-1"/>
        </w:rPr>
        <w:t>writing</w:t>
      </w:r>
      <w:r w:rsidRPr="00DB149D">
        <w:rPr>
          <w:rFonts w:ascii="Times New Roman" w:hAnsi="Times New Roman"/>
        </w:rPr>
        <w:t xml:space="preserve"> by </w:t>
      </w:r>
      <w:r>
        <w:rPr>
          <w:rFonts w:ascii="Times New Roman" w:hAnsi="Times New Roman"/>
          <w:spacing w:val="-2"/>
        </w:rPr>
        <w:t>the Company</w:t>
      </w:r>
      <w:r w:rsidRPr="00DB149D">
        <w:rPr>
          <w:rFonts w:ascii="Times New Roman" w:hAnsi="Times New Roman"/>
          <w:spacing w:val="-2"/>
        </w:rPr>
        <w:t>.</w:t>
      </w:r>
    </w:p>
    <w:p w14:paraId="66E984FA" w14:textId="77777777" w:rsidR="003471A6" w:rsidRPr="00DB149D" w:rsidRDefault="003471A6" w:rsidP="003471A6">
      <w:pPr>
        <w:pStyle w:val="ScheduleL3"/>
        <w:tabs>
          <w:tab w:val="left" w:pos="1220"/>
        </w:tabs>
        <w:spacing w:before="120" w:after="0"/>
        <w:ind w:right="577"/>
        <w:rPr>
          <w:rFonts w:ascii="Times New Roman" w:hAnsi="Times New Roman"/>
        </w:rPr>
      </w:pPr>
      <w:r w:rsidRPr="00DB149D">
        <w:rPr>
          <w:rFonts w:ascii="Times New Roman" w:hAnsi="Times New Roman"/>
        </w:rPr>
        <w:t>When</w:t>
      </w:r>
      <w:r w:rsidRPr="00DB149D">
        <w:rPr>
          <w:rFonts w:ascii="Times New Roman" w:hAnsi="Times New Roman"/>
          <w:spacing w:val="-3"/>
        </w:rPr>
        <w:t xml:space="preserve"> </w:t>
      </w:r>
      <w:r w:rsidRPr="00DB149D">
        <w:rPr>
          <w:rFonts w:ascii="Times New Roman" w:hAnsi="Times New Roman"/>
        </w:rPr>
        <w:t xml:space="preserve">an </w:t>
      </w:r>
      <w:r w:rsidRPr="00DB149D">
        <w:rPr>
          <w:rFonts w:ascii="Times New Roman" w:hAnsi="Times New Roman"/>
          <w:spacing w:val="-2"/>
        </w:rPr>
        <w:t>individual</w:t>
      </w:r>
      <w:r w:rsidRPr="00DB149D">
        <w:rPr>
          <w:rFonts w:ascii="Times New Roman" w:hAnsi="Times New Roman"/>
        </w:rPr>
        <w:t xml:space="preserve"> </w:t>
      </w:r>
      <w:r w:rsidRPr="00DB149D">
        <w:rPr>
          <w:rFonts w:ascii="Times New Roman" w:hAnsi="Times New Roman"/>
          <w:spacing w:val="-1"/>
        </w:rPr>
        <w:t>shipment</w:t>
      </w:r>
      <w:r w:rsidRPr="00DB149D">
        <w:rPr>
          <w:rFonts w:ascii="Times New Roman" w:hAnsi="Times New Roman"/>
        </w:rPr>
        <w:t xml:space="preserve"> </w:t>
      </w:r>
      <w:r w:rsidRPr="00DB149D">
        <w:rPr>
          <w:rFonts w:ascii="Times New Roman" w:hAnsi="Times New Roman"/>
          <w:spacing w:val="-1"/>
        </w:rPr>
        <w:t>consists</w:t>
      </w:r>
      <w:r w:rsidRPr="00DB149D">
        <w:rPr>
          <w:rFonts w:ascii="Times New Roman" w:hAnsi="Times New Roman"/>
          <w:spacing w:val="3"/>
        </w:rPr>
        <w:t xml:space="preserve"> </w:t>
      </w:r>
      <w:r w:rsidRPr="00DB149D">
        <w:rPr>
          <w:rFonts w:ascii="Times New Roman" w:hAnsi="Times New Roman"/>
        </w:rPr>
        <w:t>of</w:t>
      </w:r>
      <w:r w:rsidRPr="00DB149D">
        <w:rPr>
          <w:rFonts w:ascii="Times New Roman" w:hAnsi="Times New Roman"/>
          <w:spacing w:val="-3"/>
        </w:rPr>
        <w:t xml:space="preserve"> </w:t>
      </w:r>
      <w:r w:rsidRPr="00DB149D">
        <w:rPr>
          <w:rFonts w:ascii="Times New Roman" w:hAnsi="Times New Roman"/>
          <w:spacing w:val="-1"/>
        </w:rPr>
        <w:t>multiple</w:t>
      </w:r>
      <w:r w:rsidRPr="00DB149D">
        <w:rPr>
          <w:rFonts w:ascii="Times New Roman" w:hAnsi="Times New Roman"/>
        </w:rPr>
        <w:t xml:space="preserve"> </w:t>
      </w:r>
      <w:r w:rsidRPr="00DB149D">
        <w:rPr>
          <w:rFonts w:ascii="Times New Roman" w:hAnsi="Times New Roman"/>
          <w:spacing w:val="-1"/>
        </w:rPr>
        <w:t>cases,</w:t>
      </w:r>
      <w:r w:rsidRPr="00DB149D">
        <w:rPr>
          <w:rFonts w:ascii="Times New Roman" w:hAnsi="Times New Roman"/>
          <w:spacing w:val="3"/>
        </w:rPr>
        <w:t xml:space="preserve"> </w:t>
      </w:r>
      <w:r w:rsidRPr="00DB149D">
        <w:rPr>
          <w:rFonts w:ascii="Times New Roman" w:hAnsi="Times New Roman"/>
          <w:spacing w:val="-1"/>
        </w:rPr>
        <w:t>skids,</w:t>
      </w:r>
      <w:r w:rsidRPr="00DB149D">
        <w:rPr>
          <w:rFonts w:ascii="Times New Roman" w:hAnsi="Times New Roman"/>
          <w:spacing w:val="-3"/>
        </w:rPr>
        <w:t xml:space="preserve"> </w:t>
      </w:r>
      <w:r w:rsidRPr="00DB149D">
        <w:rPr>
          <w:rFonts w:ascii="Times New Roman" w:hAnsi="Times New Roman"/>
        </w:rPr>
        <w:t>crates</w:t>
      </w:r>
      <w:r w:rsidRPr="00DB149D">
        <w:rPr>
          <w:rFonts w:ascii="Times New Roman" w:hAnsi="Times New Roman"/>
          <w:spacing w:val="-5"/>
        </w:rPr>
        <w:t xml:space="preserve"> </w:t>
      </w:r>
      <w:r w:rsidRPr="00DB149D">
        <w:rPr>
          <w:rFonts w:ascii="Times New Roman" w:hAnsi="Times New Roman"/>
        </w:rPr>
        <w:t xml:space="preserve">or </w:t>
      </w:r>
      <w:r w:rsidRPr="00DB149D">
        <w:rPr>
          <w:rFonts w:ascii="Times New Roman" w:hAnsi="Times New Roman"/>
          <w:spacing w:val="-1"/>
        </w:rPr>
        <w:t>containers,</w:t>
      </w:r>
      <w:r w:rsidRPr="00DB149D">
        <w:rPr>
          <w:rFonts w:ascii="Times New Roman" w:hAnsi="Times New Roman"/>
          <w:spacing w:val="-3"/>
        </w:rPr>
        <w:t xml:space="preserve"> </w:t>
      </w:r>
      <w:r w:rsidRPr="00DB149D">
        <w:rPr>
          <w:rFonts w:ascii="Times New Roman" w:hAnsi="Times New Roman"/>
          <w:spacing w:val="-1"/>
        </w:rPr>
        <w:t>then</w:t>
      </w:r>
      <w:r w:rsidRPr="00DB149D">
        <w:rPr>
          <w:rFonts w:ascii="Times New Roman" w:hAnsi="Times New Roman"/>
          <w:spacing w:val="37"/>
        </w:rPr>
        <w:t xml:space="preserve"> </w:t>
      </w:r>
      <w:r w:rsidRPr="00DB149D">
        <w:rPr>
          <w:rFonts w:ascii="Times New Roman" w:hAnsi="Times New Roman"/>
          <w:spacing w:val="-2"/>
        </w:rPr>
        <w:t>each</w:t>
      </w:r>
      <w:r w:rsidRPr="00DB149D">
        <w:rPr>
          <w:rFonts w:ascii="Times New Roman" w:hAnsi="Times New Roman"/>
          <w:spacing w:val="1"/>
        </w:rPr>
        <w:t xml:space="preserve"> </w:t>
      </w:r>
      <w:r w:rsidRPr="00DB149D">
        <w:rPr>
          <w:rFonts w:ascii="Times New Roman" w:hAnsi="Times New Roman"/>
          <w:spacing w:val="-2"/>
        </w:rPr>
        <w:t>one</w:t>
      </w:r>
      <w:r w:rsidRPr="00DB149D">
        <w:rPr>
          <w:rFonts w:ascii="Times New Roman" w:hAnsi="Times New Roman"/>
        </w:rPr>
        <w:t xml:space="preserve"> </w:t>
      </w:r>
      <w:r w:rsidRPr="00DB149D">
        <w:rPr>
          <w:rFonts w:ascii="Times New Roman" w:hAnsi="Times New Roman"/>
          <w:spacing w:val="-2"/>
        </w:rPr>
        <w:t>shall</w:t>
      </w:r>
      <w:r w:rsidRPr="00DB149D">
        <w:rPr>
          <w:rFonts w:ascii="Times New Roman" w:hAnsi="Times New Roman"/>
          <w:spacing w:val="2"/>
        </w:rPr>
        <w:t xml:space="preserve"> </w:t>
      </w:r>
      <w:r w:rsidRPr="00DB149D">
        <w:rPr>
          <w:rFonts w:ascii="Times New Roman" w:hAnsi="Times New Roman"/>
          <w:spacing w:val="-1"/>
        </w:rPr>
        <w:t>be</w:t>
      </w:r>
      <w:r w:rsidRPr="00DB149D">
        <w:rPr>
          <w:rFonts w:ascii="Times New Roman" w:hAnsi="Times New Roman"/>
        </w:rPr>
        <w:t xml:space="preserve"> </w:t>
      </w:r>
      <w:r w:rsidRPr="00DB149D">
        <w:rPr>
          <w:rFonts w:ascii="Times New Roman" w:hAnsi="Times New Roman"/>
          <w:spacing w:val="-2"/>
        </w:rPr>
        <w:t>sequentially</w:t>
      </w:r>
      <w:r w:rsidRPr="00DB149D">
        <w:rPr>
          <w:rFonts w:ascii="Times New Roman" w:hAnsi="Times New Roman"/>
          <w:spacing w:val="2"/>
        </w:rPr>
        <w:t xml:space="preserve"> </w:t>
      </w:r>
      <w:r w:rsidRPr="00DB149D">
        <w:rPr>
          <w:rFonts w:ascii="Times New Roman" w:hAnsi="Times New Roman"/>
          <w:spacing w:val="-2"/>
        </w:rPr>
        <w:t>numbered.</w:t>
      </w:r>
    </w:p>
    <w:p w14:paraId="279F4C87" w14:textId="77777777" w:rsidR="003471A6" w:rsidRPr="00DB149D" w:rsidRDefault="003471A6" w:rsidP="003471A6">
      <w:pPr>
        <w:pStyle w:val="ScheduleL3"/>
        <w:tabs>
          <w:tab w:val="left" w:pos="1220"/>
        </w:tabs>
        <w:spacing w:before="120" w:after="0"/>
        <w:ind w:right="482"/>
        <w:rPr>
          <w:rFonts w:ascii="Times New Roman" w:hAnsi="Times New Roman"/>
        </w:rPr>
      </w:pPr>
      <w:r w:rsidRPr="00DB149D">
        <w:rPr>
          <w:rFonts w:ascii="Times New Roman" w:hAnsi="Times New Roman"/>
        </w:rPr>
        <w:t>Each</w:t>
      </w:r>
      <w:r w:rsidRPr="00DB149D">
        <w:rPr>
          <w:rFonts w:ascii="Times New Roman" w:hAnsi="Times New Roman"/>
          <w:spacing w:val="-4"/>
        </w:rPr>
        <w:t xml:space="preserve"> </w:t>
      </w:r>
      <w:r w:rsidRPr="00DB149D">
        <w:rPr>
          <w:rFonts w:ascii="Times New Roman" w:hAnsi="Times New Roman"/>
        </w:rPr>
        <w:t xml:space="preserve">case, </w:t>
      </w:r>
      <w:r w:rsidRPr="00DB149D">
        <w:rPr>
          <w:rFonts w:ascii="Times New Roman" w:hAnsi="Times New Roman"/>
          <w:spacing w:val="-2"/>
        </w:rPr>
        <w:t>skid,</w:t>
      </w:r>
      <w:r w:rsidRPr="00DB149D">
        <w:rPr>
          <w:rFonts w:ascii="Times New Roman" w:hAnsi="Times New Roman"/>
          <w:spacing w:val="3"/>
        </w:rPr>
        <w:t xml:space="preserve"> </w:t>
      </w:r>
      <w:r w:rsidRPr="00DB149D">
        <w:rPr>
          <w:rFonts w:ascii="Times New Roman" w:hAnsi="Times New Roman"/>
          <w:spacing w:val="-2"/>
        </w:rPr>
        <w:t>crate</w:t>
      </w:r>
      <w:r w:rsidRPr="00DB149D">
        <w:rPr>
          <w:rFonts w:ascii="Times New Roman" w:hAnsi="Times New Roman"/>
        </w:rPr>
        <w:t xml:space="preserve"> or </w:t>
      </w:r>
      <w:r w:rsidRPr="00DB149D">
        <w:rPr>
          <w:rFonts w:ascii="Times New Roman" w:hAnsi="Times New Roman"/>
          <w:spacing w:val="-2"/>
        </w:rPr>
        <w:t>container</w:t>
      </w:r>
      <w:r w:rsidRPr="00DB149D">
        <w:rPr>
          <w:rFonts w:ascii="Times New Roman" w:hAnsi="Times New Roman"/>
        </w:rPr>
        <w:t xml:space="preserve"> </w:t>
      </w:r>
      <w:r w:rsidRPr="00DB149D">
        <w:rPr>
          <w:rFonts w:ascii="Times New Roman" w:hAnsi="Times New Roman"/>
          <w:spacing w:val="-1"/>
        </w:rPr>
        <w:t>shall</w:t>
      </w:r>
      <w:r w:rsidRPr="00DB149D">
        <w:rPr>
          <w:rFonts w:ascii="Times New Roman" w:hAnsi="Times New Roman"/>
          <w:spacing w:val="-3"/>
        </w:rPr>
        <w:t xml:space="preserve"> </w:t>
      </w:r>
      <w:r w:rsidRPr="00DB149D">
        <w:rPr>
          <w:rFonts w:ascii="Times New Roman" w:hAnsi="Times New Roman"/>
        </w:rPr>
        <w:t>have</w:t>
      </w:r>
      <w:r w:rsidRPr="00DB149D">
        <w:rPr>
          <w:rFonts w:ascii="Times New Roman" w:hAnsi="Times New Roman"/>
          <w:spacing w:val="-3"/>
        </w:rPr>
        <w:t xml:space="preserve"> </w:t>
      </w:r>
      <w:r w:rsidRPr="00DB149D">
        <w:rPr>
          <w:rFonts w:ascii="Times New Roman" w:hAnsi="Times New Roman"/>
        </w:rPr>
        <w:t>one</w:t>
      </w:r>
      <w:r w:rsidRPr="00DB149D">
        <w:rPr>
          <w:rFonts w:ascii="Times New Roman" w:hAnsi="Times New Roman"/>
          <w:spacing w:val="-4"/>
        </w:rPr>
        <w:t xml:space="preserve"> </w:t>
      </w:r>
      <w:r w:rsidRPr="00DB149D">
        <w:rPr>
          <w:rFonts w:ascii="Times New Roman" w:hAnsi="Times New Roman"/>
        </w:rPr>
        <w:t>copy of</w:t>
      </w:r>
      <w:r w:rsidRPr="00DB149D">
        <w:rPr>
          <w:rFonts w:ascii="Times New Roman" w:hAnsi="Times New Roman"/>
          <w:spacing w:val="-4"/>
        </w:rPr>
        <w:t xml:space="preserve"> </w:t>
      </w:r>
      <w:r w:rsidRPr="00DB149D">
        <w:rPr>
          <w:rFonts w:ascii="Times New Roman" w:hAnsi="Times New Roman"/>
        </w:rPr>
        <w:t xml:space="preserve">the </w:t>
      </w:r>
      <w:r w:rsidRPr="00DB149D">
        <w:rPr>
          <w:rFonts w:ascii="Times New Roman" w:hAnsi="Times New Roman"/>
          <w:spacing w:val="-2"/>
        </w:rPr>
        <w:t>packing</w:t>
      </w:r>
      <w:r w:rsidRPr="00DB149D">
        <w:rPr>
          <w:rFonts w:ascii="Times New Roman" w:hAnsi="Times New Roman"/>
        </w:rPr>
        <w:t xml:space="preserve"> </w:t>
      </w:r>
      <w:r w:rsidRPr="00DB149D">
        <w:rPr>
          <w:rFonts w:ascii="Times New Roman" w:hAnsi="Times New Roman"/>
          <w:spacing w:val="-1"/>
        </w:rPr>
        <w:t>slip</w:t>
      </w:r>
      <w:r w:rsidRPr="00DB149D">
        <w:rPr>
          <w:rFonts w:ascii="Times New Roman" w:hAnsi="Times New Roman"/>
        </w:rPr>
        <w:t xml:space="preserve"> </w:t>
      </w:r>
      <w:r w:rsidRPr="00DB149D">
        <w:rPr>
          <w:rFonts w:ascii="Times New Roman" w:hAnsi="Times New Roman"/>
          <w:spacing w:val="-2"/>
        </w:rPr>
        <w:t>included</w:t>
      </w:r>
      <w:r w:rsidRPr="00DB149D">
        <w:rPr>
          <w:rFonts w:ascii="Times New Roman" w:hAnsi="Times New Roman"/>
        </w:rPr>
        <w:t xml:space="preserve"> on</w:t>
      </w:r>
      <w:r w:rsidRPr="00DB149D">
        <w:rPr>
          <w:rFonts w:ascii="Times New Roman" w:hAnsi="Times New Roman"/>
          <w:spacing w:val="-3"/>
        </w:rPr>
        <w:t xml:space="preserve"> </w:t>
      </w:r>
      <w:r w:rsidRPr="00DB149D">
        <w:rPr>
          <w:rFonts w:ascii="Times New Roman" w:hAnsi="Times New Roman"/>
          <w:spacing w:val="1"/>
        </w:rPr>
        <w:t>the</w:t>
      </w:r>
      <w:r w:rsidRPr="00DB149D">
        <w:rPr>
          <w:rFonts w:ascii="Times New Roman" w:hAnsi="Times New Roman"/>
          <w:spacing w:val="47"/>
        </w:rPr>
        <w:t xml:space="preserve"> </w:t>
      </w:r>
      <w:r w:rsidRPr="00DB149D">
        <w:rPr>
          <w:rFonts w:ascii="Times New Roman" w:hAnsi="Times New Roman"/>
          <w:spacing w:val="-2"/>
        </w:rPr>
        <w:t>inside</w:t>
      </w:r>
      <w:r w:rsidRPr="00DB149D">
        <w:rPr>
          <w:rFonts w:ascii="Times New Roman" w:hAnsi="Times New Roman"/>
        </w:rPr>
        <w:t xml:space="preserve"> </w:t>
      </w:r>
      <w:r w:rsidRPr="00DB149D">
        <w:rPr>
          <w:rFonts w:ascii="Times New Roman" w:hAnsi="Times New Roman"/>
          <w:spacing w:val="-2"/>
        </w:rPr>
        <w:t>and</w:t>
      </w:r>
      <w:r w:rsidRPr="00DB149D">
        <w:rPr>
          <w:rFonts w:ascii="Times New Roman" w:hAnsi="Times New Roman"/>
        </w:rPr>
        <w:t xml:space="preserve"> a </w:t>
      </w:r>
      <w:r w:rsidRPr="00DB149D">
        <w:rPr>
          <w:rFonts w:ascii="Times New Roman" w:hAnsi="Times New Roman"/>
          <w:spacing w:val="-1"/>
        </w:rPr>
        <w:t>second</w:t>
      </w:r>
      <w:r w:rsidRPr="00DB149D">
        <w:rPr>
          <w:rFonts w:ascii="Times New Roman" w:hAnsi="Times New Roman"/>
          <w:spacing w:val="-3"/>
        </w:rPr>
        <w:t xml:space="preserve"> </w:t>
      </w:r>
      <w:r w:rsidRPr="00DB149D">
        <w:rPr>
          <w:rFonts w:ascii="Times New Roman" w:hAnsi="Times New Roman"/>
        </w:rPr>
        <w:t xml:space="preserve">copy of the </w:t>
      </w:r>
      <w:r w:rsidRPr="00DB149D">
        <w:rPr>
          <w:rFonts w:ascii="Times New Roman" w:hAnsi="Times New Roman"/>
          <w:spacing w:val="-1"/>
        </w:rPr>
        <w:t>packing</w:t>
      </w:r>
      <w:r w:rsidRPr="00DB149D">
        <w:rPr>
          <w:rFonts w:ascii="Times New Roman" w:hAnsi="Times New Roman"/>
          <w:spacing w:val="-3"/>
        </w:rPr>
        <w:t xml:space="preserve"> </w:t>
      </w:r>
      <w:r w:rsidRPr="00DB149D">
        <w:rPr>
          <w:rFonts w:ascii="Times New Roman" w:hAnsi="Times New Roman"/>
        </w:rPr>
        <w:t>list</w:t>
      </w:r>
      <w:r w:rsidRPr="00DB149D">
        <w:rPr>
          <w:rFonts w:ascii="Times New Roman" w:hAnsi="Times New Roman"/>
          <w:spacing w:val="-5"/>
        </w:rPr>
        <w:t xml:space="preserve"> </w:t>
      </w:r>
      <w:r w:rsidRPr="00DB149D">
        <w:rPr>
          <w:rFonts w:ascii="Times New Roman" w:hAnsi="Times New Roman"/>
          <w:spacing w:val="-1"/>
        </w:rPr>
        <w:t>firmly</w:t>
      </w:r>
      <w:r w:rsidRPr="00DB149D">
        <w:rPr>
          <w:rFonts w:ascii="Times New Roman" w:hAnsi="Times New Roman"/>
          <w:spacing w:val="-5"/>
        </w:rPr>
        <w:t xml:space="preserve"> </w:t>
      </w:r>
      <w:r w:rsidRPr="00DB149D">
        <w:rPr>
          <w:rFonts w:ascii="Times New Roman" w:hAnsi="Times New Roman"/>
          <w:spacing w:val="-1"/>
        </w:rPr>
        <w:t>affixed</w:t>
      </w:r>
      <w:r w:rsidRPr="00DB149D">
        <w:rPr>
          <w:rFonts w:ascii="Times New Roman" w:hAnsi="Times New Roman"/>
          <w:spacing w:val="-3"/>
        </w:rPr>
        <w:t xml:space="preserve"> </w:t>
      </w:r>
      <w:r w:rsidRPr="00DB149D">
        <w:rPr>
          <w:rFonts w:ascii="Times New Roman" w:hAnsi="Times New Roman"/>
          <w:spacing w:val="1"/>
        </w:rPr>
        <w:t>to</w:t>
      </w:r>
      <w:r w:rsidRPr="00DB149D">
        <w:rPr>
          <w:rFonts w:ascii="Times New Roman" w:hAnsi="Times New Roman"/>
        </w:rPr>
        <w:t xml:space="preserve"> the </w:t>
      </w:r>
      <w:r w:rsidRPr="00DB149D">
        <w:rPr>
          <w:rFonts w:ascii="Times New Roman" w:hAnsi="Times New Roman"/>
          <w:spacing w:val="-2"/>
        </w:rPr>
        <w:t>exterior.</w:t>
      </w:r>
    </w:p>
    <w:p w14:paraId="2547AB7D" w14:textId="77777777" w:rsidR="003471A6" w:rsidRPr="00DB149D" w:rsidRDefault="003471A6" w:rsidP="003471A6">
      <w:pPr>
        <w:pStyle w:val="ScheduleL3"/>
        <w:tabs>
          <w:tab w:val="left" w:pos="1220"/>
        </w:tabs>
        <w:spacing w:before="115" w:after="0"/>
        <w:ind w:right="169"/>
        <w:rPr>
          <w:rFonts w:ascii="Times New Roman" w:hAnsi="Times New Roman"/>
        </w:rPr>
      </w:pPr>
      <w:r w:rsidRPr="00DB149D">
        <w:rPr>
          <w:rFonts w:ascii="Times New Roman" w:hAnsi="Times New Roman"/>
        </w:rPr>
        <w:t xml:space="preserve">The </w:t>
      </w:r>
      <w:r w:rsidRPr="00DB149D">
        <w:rPr>
          <w:rFonts w:ascii="Times New Roman" w:hAnsi="Times New Roman"/>
          <w:spacing w:val="-1"/>
        </w:rPr>
        <w:t>case,</w:t>
      </w:r>
      <w:r w:rsidRPr="00DB149D">
        <w:rPr>
          <w:rFonts w:ascii="Times New Roman" w:hAnsi="Times New Roman"/>
        </w:rPr>
        <w:t xml:space="preserve"> </w:t>
      </w:r>
      <w:r w:rsidRPr="00DB149D">
        <w:rPr>
          <w:rFonts w:ascii="Times New Roman" w:hAnsi="Times New Roman"/>
          <w:spacing w:val="-1"/>
        </w:rPr>
        <w:t>skid,</w:t>
      </w:r>
      <w:r w:rsidRPr="00DB149D">
        <w:rPr>
          <w:rFonts w:ascii="Times New Roman" w:hAnsi="Times New Roman"/>
        </w:rPr>
        <w:t xml:space="preserve"> </w:t>
      </w:r>
      <w:r w:rsidRPr="00DB149D">
        <w:rPr>
          <w:rFonts w:ascii="Times New Roman" w:hAnsi="Times New Roman"/>
          <w:spacing w:val="-1"/>
        </w:rPr>
        <w:t>crate</w:t>
      </w:r>
      <w:r w:rsidRPr="00DB149D">
        <w:rPr>
          <w:rFonts w:ascii="Times New Roman" w:hAnsi="Times New Roman"/>
        </w:rPr>
        <w:t xml:space="preserve"> or</w:t>
      </w:r>
      <w:r w:rsidRPr="00DB149D">
        <w:rPr>
          <w:rFonts w:ascii="Times New Roman" w:hAnsi="Times New Roman"/>
          <w:spacing w:val="-5"/>
        </w:rPr>
        <w:t xml:space="preserve"> </w:t>
      </w:r>
      <w:r w:rsidRPr="00DB149D">
        <w:rPr>
          <w:rFonts w:ascii="Times New Roman" w:hAnsi="Times New Roman"/>
          <w:spacing w:val="-1"/>
        </w:rPr>
        <w:t>container</w:t>
      </w:r>
      <w:r w:rsidRPr="00DB149D">
        <w:rPr>
          <w:rFonts w:ascii="Times New Roman" w:hAnsi="Times New Roman"/>
        </w:rPr>
        <w:t xml:space="preserve"> </w:t>
      </w:r>
      <w:r w:rsidRPr="00DB149D">
        <w:rPr>
          <w:rFonts w:ascii="Times New Roman" w:hAnsi="Times New Roman"/>
          <w:spacing w:val="-2"/>
        </w:rPr>
        <w:t>designated</w:t>
      </w:r>
      <w:r w:rsidRPr="00DB149D">
        <w:rPr>
          <w:rFonts w:ascii="Times New Roman" w:hAnsi="Times New Roman"/>
        </w:rPr>
        <w:t xml:space="preserve"> as </w:t>
      </w:r>
      <w:r w:rsidRPr="00DB149D">
        <w:rPr>
          <w:rFonts w:ascii="Times New Roman" w:hAnsi="Times New Roman"/>
          <w:spacing w:val="-2"/>
        </w:rPr>
        <w:t>being</w:t>
      </w:r>
      <w:r w:rsidRPr="00DB149D">
        <w:rPr>
          <w:rFonts w:ascii="Times New Roman" w:hAnsi="Times New Roman"/>
        </w:rPr>
        <w:t xml:space="preserve"> the first</w:t>
      </w:r>
      <w:r w:rsidRPr="00DB149D">
        <w:rPr>
          <w:rFonts w:ascii="Times New Roman" w:hAnsi="Times New Roman"/>
          <w:spacing w:val="-3"/>
        </w:rPr>
        <w:t xml:space="preserve"> </w:t>
      </w:r>
      <w:r w:rsidRPr="00DB149D">
        <w:rPr>
          <w:rFonts w:ascii="Times New Roman" w:hAnsi="Times New Roman"/>
        </w:rPr>
        <w:t>in the</w:t>
      </w:r>
      <w:r w:rsidRPr="00DB149D">
        <w:rPr>
          <w:rFonts w:ascii="Times New Roman" w:hAnsi="Times New Roman"/>
          <w:spacing w:val="-5"/>
        </w:rPr>
        <w:t xml:space="preserve"> </w:t>
      </w:r>
      <w:r w:rsidRPr="00DB149D">
        <w:rPr>
          <w:rFonts w:ascii="Times New Roman" w:hAnsi="Times New Roman"/>
          <w:spacing w:val="-1"/>
        </w:rPr>
        <w:t>shipment</w:t>
      </w:r>
      <w:r w:rsidRPr="00DB149D">
        <w:rPr>
          <w:rFonts w:ascii="Times New Roman" w:hAnsi="Times New Roman"/>
        </w:rPr>
        <w:t xml:space="preserve"> </w:t>
      </w:r>
      <w:r w:rsidRPr="00DB149D">
        <w:rPr>
          <w:rFonts w:ascii="Times New Roman" w:hAnsi="Times New Roman"/>
          <w:spacing w:val="-1"/>
        </w:rPr>
        <w:t>shall</w:t>
      </w:r>
      <w:r w:rsidRPr="00DB149D">
        <w:rPr>
          <w:rFonts w:ascii="Times New Roman" w:hAnsi="Times New Roman"/>
        </w:rPr>
        <w:t xml:space="preserve"> </w:t>
      </w:r>
      <w:r w:rsidRPr="00DB149D">
        <w:rPr>
          <w:rFonts w:ascii="Times New Roman" w:hAnsi="Times New Roman"/>
          <w:spacing w:val="-1"/>
        </w:rPr>
        <w:t>contain</w:t>
      </w:r>
      <w:r w:rsidRPr="00DB149D">
        <w:rPr>
          <w:rFonts w:ascii="Times New Roman" w:hAnsi="Times New Roman"/>
          <w:spacing w:val="-3"/>
        </w:rPr>
        <w:t xml:space="preserve"> </w:t>
      </w:r>
      <w:r w:rsidRPr="00DB149D">
        <w:rPr>
          <w:rFonts w:ascii="Times New Roman" w:hAnsi="Times New Roman"/>
        </w:rPr>
        <w:t>a</w:t>
      </w:r>
      <w:r w:rsidRPr="00DB149D">
        <w:rPr>
          <w:rFonts w:ascii="Times New Roman" w:hAnsi="Times New Roman"/>
          <w:spacing w:val="37"/>
        </w:rPr>
        <w:t xml:space="preserve"> </w:t>
      </w:r>
      <w:r w:rsidRPr="00DB149D">
        <w:rPr>
          <w:rFonts w:ascii="Times New Roman" w:hAnsi="Times New Roman"/>
          <w:spacing w:val="-1"/>
        </w:rPr>
        <w:t>complete</w:t>
      </w:r>
      <w:r w:rsidRPr="00DB149D">
        <w:rPr>
          <w:rFonts w:ascii="Times New Roman" w:hAnsi="Times New Roman"/>
        </w:rPr>
        <w:t xml:space="preserve"> set of </w:t>
      </w:r>
      <w:r w:rsidRPr="00DB149D">
        <w:rPr>
          <w:rFonts w:ascii="Times New Roman" w:hAnsi="Times New Roman"/>
          <w:spacing w:val="-2"/>
        </w:rPr>
        <w:t>packing</w:t>
      </w:r>
      <w:r w:rsidRPr="00DB149D">
        <w:rPr>
          <w:rFonts w:ascii="Times New Roman" w:hAnsi="Times New Roman"/>
        </w:rPr>
        <w:t xml:space="preserve"> </w:t>
      </w:r>
      <w:r w:rsidRPr="00DB149D">
        <w:rPr>
          <w:rFonts w:ascii="Times New Roman" w:hAnsi="Times New Roman"/>
          <w:spacing w:val="-1"/>
        </w:rPr>
        <w:t>lists</w:t>
      </w:r>
      <w:r w:rsidRPr="00DB149D">
        <w:rPr>
          <w:rFonts w:ascii="Times New Roman" w:hAnsi="Times New Roman"/>
        </w:rPr>
        <w:t xml:space="preserve"> for</w:t>
      </w:r>
      <w:r w:rsidRPr="00DB149D">
        <w:rPr>
          <w:rFonts w:ascii="Times New Roman" w:hAnsi="Times New Roman"/>
          <w:spacing w:val="-5"/>
        </w:rPr>
        <w:t xml:space="preserve"> </w:t>
      </w:r>
      <w:r w:rsidRPr="00DB149D">
        <w:rPr>
          <w:rFonts w:ascii="Times New Roman" w:hAnsi="Times New Roman"/>
        </w:rPr>
        <w:t xml:space="preserve">the </w:t>
      </w:r>
      <w:r w:rsidRPr="00DB149D">
        <w:rPr>
          <w:rFonts w:ascii="Times New Roman" w:hAnsi="Times New Roman"/>
          <w:spacing w:val="-1"/>
        </w:rPr>
        <w:t>entire</w:t>
      </w:r>
      <w:r w:rsidRPr="00DB149D">
        <w:rPr>
          <w:rFonts w:ascii="Times New Roman" w:hAnsi="Times New Roman"/>
        </w:rPr>
        <w:t xml:space="preserve"> </w:t>
      </w:r>
      <w:r w:rsidRPr="00DB149D">
        <w:rPr>
          <w:rFonts w:ascii="Times New Roman" w:hAnsi="Times New Roman"/>
          <w:spacing w:val="-1"/>
        </w:rPr>
        <w:t>shipment.</w:t>
      </w:r>
      <w:r w:rsidRPr="00DB149D">
        <w:rPr>
          <w:rFonts w:ascii="Times New Roman" w:hAnsi="Times New Roman"/>
          <w:spacing w:val="-3"/>
        </w:rPr>
        <w:t xml:space="preserve"> </w:t>
      </w:r>
      <w:r w:rsidRPr="00DB149D">
        <w:rPr>
          <w:rFonts w:ascii="Times New Roman" w:hAnsi="Times New Roman"/>
          <w:spacing w:val="-2"/>
        </w:rPr>
        <w:t>Appropriate</w:t>
      </w:r>
      <w:r w:rsidRPr="00DB149D">
        <w:rPr>
          <w:rFonts w:ascii="Times New Roman" w:hAnsi="Times New Roman"/>
        </w:rPr>
        <w:t xml:space="preserve"> </w:t>
      </w:r>
      <w:r w:rsidRPr="00DB149D">
        <w:rPr>
          <w:rFonts w:ascii="Times New Roman" w:hAnsi="Times New Roman"/>
          <w:spacing w:val="-1"/>
        </w:rPr>
        <w:t>markings</w:t>
      </w:r>
      <w:r w:rsidRPr="00DB149D">
        <w:rPr>
          <w:rFonts w:ascii="Times New Roman" w:hAnsi="Times New Roman"/>
        </w:rPr>
        <w:t xml:space="preserve"> </w:t>
      </w:r>
      <w:r w:rsidRPr="00DB149D">
        <w:rPr>
          <w:rFonts w:ascii="Times New Roman" w:hAnsi="Times New Roman"/>
          <w:spacing w:val="-1"/>
        </w:rPr>
        <w:t>shall</w:t>
      </w:r>
      <w:r w:rsidRPr="00DB149D">
        <w:rPr>
          <w:rFonts w:ascii="Times New Roman" w:hAnsi="Times New Roman"/>
        </w:rPr>
        <w:t xml:space="preserve"> </w:t>
      </w:r>
      <w:r w:rsidRPr="00DB149D">
        <w:rPr>
          <w:rFonts w:ascii="Times New Roman" w:hAnsi="Times New Roman"/>
          <w:spacing w:val="-2"/>
        </w:rPr>
        <w:t>appear</w:t>
      </w:r>
      <w:r w:rsidRPr="00DB149D">
        <w:rPr>
          <w:rFonts w:ascii="Times New Roman" w:hAnsi="Times New Roman"/>
        </w:rPr>
        <w:t xml:space="preserve"> on</w:t>
      </w:r>
      <w:r w:rsidRPr="00DB149D">
        <w:rPr>
          <w:rFonts w:ascii="Times New Roman" w:hAnsi="Times New Roman"/>
          <w:spacing w:val="47"/>
        </w:rPr>
        <w:t xml:space="preserve"> </w:t>
      </w:r>
      <w:r w:rsidRPr="00DB149D">
        <w:rPr>
          <w:rFonts w:ascii="Times New Roman" w:hAnsi="Times New Roman"/>
        </w:rPr>
        <w:t>such</w:t>
      </w:r>
      <w:r w:rsidRPr="00DB149D">
        <w:rPr>
          <w:rFonts w:ascii="Times New Roman" w:hAnsi="Times New Roman"/>
          <w:spacing w:val="-3"/>
        </w:rPr>
        <w:t xml:space="preserve"> </w:t>
      </w:r>
      <w:r w:rsidRPr="00DB149D">
        <w:rPr>
          <w:rFonts w:ascii="Times New Roman" w:hAnsi="Times New Roman"/>
        </w:rPr>
        <w:t xml:space="preserve">case </w:t>
      </w:r>
      <w:r w:rsidRPr="00DB149D">
        <w:rPr>
          <w:rFonts w:ascii="Times New Roman" w:hAnsi="Times New Roman"/>
          <w:spacing w:val="-2"/>
        </w:rPr>
        <w:t>indicating</w:t>
      </w:r>
      <w:r w:rsidRPr="00DB149D">
        <w:rPr>
          <w:rFonts w:ascii="Times New Roman" w:hAnsi="Times New Roman"/>
        </w:rPr>
        <w:t xml:space="preserve"> that</w:t>
      </w:r>
      <w:r w:rsidRPr="00DB149D">
        <w:rPr>
          <w:rFonts w:ascii="Times New Roman" w:hAnsi="Times New Roman"/>
          <w:spacing w:val="-4"/>
        </w:rPr>
        <w:t xml:space="preserve"> </w:t>
      </w:r>
      <w:r w:rsidRPr="00DB149D">
        <w:rPr>
          <w:rFonts w:ascii="Times New Roman" w:hAnsi="Times New Roman"/>
        </w:rPr>
        <w:t xml:space="preserve">the </w:t>
      </w:r>
      <w:r w:rsidRPr="00DB149D">
        <w:rPr>
          <w:rFonts w:ascii="Times New Roman" w:hAnsi="Times New Roman"/>
          <w:spacing w:val="-2"/>
        </w:rPr>
        <w:t>packing</w:t>
      </w:r>
      <w:r w:rsidRPr="00DB149D">
        <w:rPr>
          <w:rFonts w:ascii="Times New Roman" w:hAnsi="Times New Roman"/>
        </w:rPr>
        <w:t xml:space="preserve"> </w:t>
      </w:r>
      <w:r w:rsidRPr="00DB149D">
        <w:rPr>
          <w:rFonts w:ascii="Times New Roman" w:hAnsi="Times New Roman"/>
          <w:spacing w:val="-1"/>
        </w:rPr>
        <w:t>lists</w:t>
      </w:r>
      <w:r w:rsidRPr="00DB149D">
        <w:rPr>
          <w:rFonts w:ascii="Times New Roman" w:hAnsi="Times New Roman"/>
          <w:spacing w:val="3"/>
        </w:rPr>
        <w:t xml:space="preserve"> </w:t>
      </w:r>
      <w:r w:rsidRPr="00DB149D">
        <w:rPr>
          <w:rFonts w:ascii="Times New Roman" w:hAnsi="Times New Roman"/>
        </w:rPr>
        <w:t>are</w:t>
      </w:r>
      <w:r w:rsidRPr="00DB149D">
        <w:rPr>
          <w:rFonts w:ascii="Times New Roman" w:hAnsi="Times New Roman"/>
          <w:spacing w:val="-3"/>
        </w:rPr>
        <w:t xml:space="preserve"> </w:t>
      </w:r>
      <w:r w:rsidRPr="00DB149D">
        <w:rPr>
          <w:rFonts w:ascii="Times New Roman" w:hAnsi="Times New Roman"/>
          <w:spacing w:val="-2"/>
        </w:rPr>
        <w:t>enclosed.</w:t>
      </w:r>
    </w:p>
    <w:p w14:paraId="498AA916" w14:textId="77777777" w:rsidR="003471A6" w:rsidRPr="00DB149D" w:rsidRDefault="003471A6" w:rsidP="003471A6">
      <w:pPr>
        <w:pStyle w:val="ScheduleL3"/>
        <w:tabs>
          <w:tab w:val="left" w:pos="1220"/>
        </w:tabs>
        <w:spacing w:before="120" w:after="0"/>
        <w:ind w:right="482"/>
        <w:rPr>
          <w:rFonts w:ascii="Times New Roman" w:hAnsi="Times New Roman"/>
        </w:rPr>
      </w:pPr>
      <w:r>
        <w:rPr>
          <w:rFonts w:ascii="Times New Roman" w:hAnsi="Times New Roman"/>
          <w:spacing w:val="-2"/>
        </w:rPr>
        <w:t>The Supplier</w:t>
      </w:r>
      <w:r w:rsidRPr="00DB149D">
        <w:rPr>
          <w:rFonts w:ascii="Times New Roman" w:hAnsi="Times New Roman"/>
          <w:spacing w:val="-2"/>
        </w:rPr>
        <w:t>,</w:t>
      </w:r>
      <w:r w:rsidRPr="00DB149D">
        <w:rPr>
          <w:rFonts w:ascii="Times New Roman" w:hAnsi="Times New Roman"/>
          <w:spacing w:val="3"/>
        </w:rPr>
        <w:t xml:space="preserve"> </w:t>
      </w:r>
      <w:r w:rsidRPr="00DB149D">
        <w:rPr>
          <w:rFonts w:ascii="Times New Roman" w:hAnsi="Times New Roman"/>
          <w:spacing w:val="-1"/>
        </w:rPr>
        <w:t>upon</w:t>
      </w:r>
      <w:r w:rsidRPr="00DB149D">
        <w:rPr>
          <w:rFonts w:ascii="Times New Roman" w:hAnsi="Times New Roman"/>
          <w:spacing w:val="-3"/>
        </w:rPr>
        <w:t xml:space="preserve"> </w:t>
      </w:r>
      <w:r w:rsidRPr="00DB149D">
        <w:rPr>
          <w:rFonts w:ascii="Times New Roman" w:hAnsi="Times New Roman"/>
          <w:spacing w:val="-1"/>
        </w:rPr>
        <w:t>receiving</w:t>
      </w:r>
      <w:r w:rsidRPr="00DB149D">
        <w:rPr>
          <w:rFonts w:ascii="Times New Roman" w:hAnsi="Times New Roman"/>
        </w:rPr>
        <w:t xml:space="preserve"> the </w:t>
      </w:r>
      <w:r w:rsidRPr="00DB149D">
        <w:rPr>
          <w:rFonts w:ascii="Times New Roman" w:hAnsi="Times New Roman"/>
          <w:spacing w:val="-1"/>
        </w:rPr>
        <w:t>order</w:t>
      </w:r>
      <w:r w:rsidRPr="00DB149D">
        <w:rPr>
          <w:rFonts w:ascii="Times New Roman" w:hAnsi="Times New Roman"/>
        </w:rPr>
        <w:t xml:space="preserve"> to </w:t>
      </w:r>
      <w:r w:rsidRPr="00DB149D">
        <w:rPr>
          <w:rFonts w:ascii="Times New Roman" w:hAnsi="Times New Roman"/>
          <w:spacing w:val="-1"/>
        </w:rPr>
        <w:t>proceed</w:t>
      </w:r>
      <w:r w:rsidRPr="00DB149D">
        <w:rPr>
          <w:rFonts w:ascii="Times New Roman" w:hAnsi="Times New Roman"/>
          <w:spacing w:val="-3"/>
        </w:rPr>
        <w:t xml:space="preserve"> </w:t>
      </w:r>
      <w:r w:rsidRPr="00DB149D">
        <w:rPr>
          <w:rFonts w:ascii="Times New Roman" w:hAnsi="Times New Roman"/>
        </w:rPr>
        <w:t>with</w:t>
      </w:r>
      <w:r w:rsidRPr="00DB149D">
        <w:rPr>
          <w:rFonts w:ascii="Times New Roman" w:hAnsi="Times New Roman"/>
          <w:spacing w:val="-6"/>
        </w:rPr>
        <w:t xml:space="preserve"> </w:t>
      </w:r>
      <w:r w:rsidRPr="00DB149D">
        <w:rPr>
          <w:rFonts w:ascii="Times New Roman" w:hAnsi="Times New Roman"/>
          <w:spacing w:val="1"/>
        </w:rPr>
        <w:t>the</w:t>
      </w:r>
      <w:r w:rsidRPr="00DB149D">
        <w:rPr>
          <w:rFonts w:ascii="Times New Roman" w:hAnsi="Times New Roman"/>
          <w:spacing w:val="-3"/>
        </w:rPr>
        <w:t xml:space="preserve"> </w:t>
      </w:r>
      <w:r w:rsidRPr="00DB149D">
        <w:rPr>
          <w:rFonts w:ascii="Times New Roman" w:hAnsi="Times New Roman"/>
          <w:spacing w:val="-2"/>
        </w:rPr>
        <w:t>packaging,</w:t>
      </w:r>
      <w:r w:rsidRPr="00DB149D">
        <w:rPr>
          <w:rFonts w:ascii="Times New Roman" w:hAnsi="Times New Roman"/>
          <w:spacing w:val="3"/>
        </w:rPr>
        <w:t xml:space="preserve"> </w:t>
      </w:r>
      <w:r w:rsidRPr="00DB149D">
        <w:rPr>
          <w:rFonts w:ascii="Times New Roman" w:hAnsi="Times New Roman"/>
          <w:spacing w:val="-1"/>
        </w:rPr>
        <w:t>shall</w:t>
      </w:r>
      <w:r w:rsidRPr="00DB149D">
        <w:rPr>
          <w:rFonts w:ascii="Times New Roman" w:hAnsi="Times New Roman"/>
          <w:spacing w:val="-3"/>
        </w:rPr>
        <w:t xml:space="preserve"> </w:t>
      </w:r>
      <w:r w:rsidRPr="00DB149D">
        <w:rPr>
          <w:rFonts w:ascii="Times New Roman" w:hAnsi="Times New Roman"/>
        </w:rPr>
        <w:t>give</w:t>
      </w:r>
      <w:r w:rsidRPr="00DB149D">
        <w:rPr>
          <w:rFonts w:ascii="Times New Roman" w:hAnsi="Times New Roman"/>
          <w:spacing w:val="-3"/>
        </w:rPr>
        <w:t xml:space="preserve"> </w:t>
      </w:r>
      <w:r>
        <w:rPr>
          <w:rFonts w:ascii="Times New Roman" w:hAnsi="Times New Roman"/>
        </w:rPr>
        <w:t>the Company</w:t>
      </w:r>
      <w:r w:rsidRPr="00DB149D">
        <w:rPr>
          <w:rFonts w:ascii="Times New Roman" w:hAnsi="Times New Roman"/>
        </w:rPr>
        <w:t xml:space="preserve"> </w:t>
      </w:r>
      <w:r w:rsidRPr="00DB149D">
        <w:rPr>
          <w:rFonts w:ascii="Times New Roman" w:hAnsi="Times New Roman"/>
          <w:spacing w:val="-1"/>
        </w:rPr>
        <w:t>written</w:t>
      </w:r>
      <w:r w:rsidRPr="00DB149D">
        <w:rPr>
          <w:rFonts w:ascii="Times New Roman" w:hAnsi="Times New Roman"/>
          <w:spacing w:val="41"/>
        </w:rPr>
        <w:t xml:space="preserve"> </w:t>
      </w:r>
      <w:r w:rsidRPr="00DB149D">
        <w:rPr>
          <w:rFonts w:ascii="Times New Roman" w:hAnsi="Times New Roman"/>
          <w:spacing w:val="-1"/>
        </w:rPr>
        <w:t>notice</w:t>
      </w:r>
      <w:r w:rsidRPr="00DB149D">
        <w:rPr>
          <w:rFonts w:ascii="Times New Roman" w:hAnsi="Times New Roman"/>
        </w:rPr>
        <w:t xml:space="preserve"> of the </w:t>
      </w:r>
      <w:r w:rsidRPr="00DB149D">
        <w:rPr>
          <w:rFonts w:ascii="Times New Roman" w:hAnsi="Times New Roman"/>
          <w:spacing w:val="-2"/>
        </w:rPr>
        <w:t>date</w:t>
      </w:r>
      <w:r w:rsidRPr="00DB149D">
        <w:rPr>
          <w:rFonts w:ascii="Times New Roman" w:hAnsi="Times New Roman"/>
        </w:rPr>
        <w:t xml:space="preserve"> of </w:t>
      </w:r>
      <w:r>
        <w:rPr>
          <w:rFonts w:ascii="Times New Roman" w:hAnsi="Times New Roman"/>
        </w:rPr>
        <w:t>d</w:t>
      </w:r>
      <w:r w:rsidRPr="00DB149D">
        <w:rPr>
          <w:rFonts w:ascii="Times New Roman" w:hAnsi="Times New Roman"/>
          <w:spacing w:val="-1"/>
        </w:rPr>
        <w:t>elivery</w:t>
      </w:r>
      <w:r w:rsidRPr="00DB149D">
        <w:rPr>
          <w:rFonts w:ascii="Times New Roman" w:hAnsi="Times New Roman"/>
        </w:rPr>
        <w:t xml:space="preserve"> in</w:t>
      </w:r>
      <w:r w:rsidRPr="00DB149D">
        <w:rPr>
          <w:rFonts w:ascii="Times New Roman" w:hAnsi="Times New Roman"/>
          <w:spacing w:val="-3"/>
        </w:rPr>
        <w:t xml:space="preserve"> </w:t>
      </w:r>
      <w:r w:rsidRPr="00DB149D">
        <w:rPr>
          <w:rFonts w:ascii="Times New Roman" w:hAnsi="Times New Roman"/>
          <w:spacing w:val="-2"/>
        </w:rPr>
        <w:t>accordance</w:t>
      </w:r>
      <w:r w:rsidRPr="00DB149D">
        <w:rPr>
          <w:rFonts w:ascii="Times New Roman" w:hAnsi="Times New Roman"/>
        </w:rPr>
        <w:t xml:space="preserve"> </w:t>
      </w:r>
      <w:r w:rsidRPr="00DB149D">
        <w:rPr>
          <w:rFonts w:ascii="Times New Roman" w:hAnsi="Times New Roman"/>
          <w:spacing w:val="-1"/>
        </w:rPr>
        <w:t>with</w:t>
      </w:r>
      <w:r w:rsidRPr="00DB149D">
        <w:rPr>
          <w:rFonts w:ascii="Times New Roman" w:hAnsi="Times New Roman"/>
        </w:rPr>
        <w:t xml:space="preserve"> the</w:t>
      </w:r>
      <w:r w:rsidRPr="00DB149D">
        <w:rPr>
          <w:rFonts w:ascii="Times New Roman" w:hAnsi="Times New Roman"/>
          <w:spacing w:val="-4"/>
        </w:rPr>
        <w:t xml:space="preserve"> </w:t>
      </w:r>
      <w:r w:rsidRPr="00DB149D">
        <w:rPr>
          <w:rFonts w:ascii="Times New Roman" w:hAnsi="Times New Roman"/>
          <w:spacing w:val="-1"/>
        </w:rPr>
        <w:t>Purchase</w:t>
      </w:r>
      <w:r w:rsidRPr="00DB149D">
        <w:rPr>
          <w:rFonts w:ascii="Times New Roman" w:hAnsi="Times New Roman"/>
          <w:spacing w:val="-3"/>
        </w:rPr>
        <w:t xml:space="preserve"> </w:t>
      </w:r>
      <w:r w:rsidRPr="00DB149D">
        <w:rPr>
          <w:rFonts w:ascii="Times New Roman" w:hAnsi="Times New Roman"/>
          <w:spacing w:val="-1"/>
        </w:rPr>
        <w:t>Order,</w:t>
      </w:r>
      <w:r w:rsidRPr="00DB149D">
        <w:rPr>
          <w:rFonts w:ascii="Times New Roman" w:hAnsi="Times New Roman"/>
          <w:spacing w:val="-3"/>
        </w:rPr>
        <w:t xml:space="preserve"> </w:t>
      </w:r>
      <w:r w:rsidRPr="00DB149D">
        <w:rPr>
          <w:rFonts w:ascii="Times New Roman" w:hAnsi="Times New Roman"/>
          <w:spacing w:val="1"/>
        </w:rPr>
        <w:t>the</w:t>
      </w:r>
      <w:r w:rsidRPr="00DB149D">
        <w:rPr>
          <w:rFonts w:ascii="Times New Roman" w:hAnsi="Times New Roman"/>
          <w:spacing w:val="-7"/>
        </w:rPr>
        <w:t xml:space="preserve"> </w:t>
      </w:r>
      <w:r w:rsidRPr="00DB149D">
        <w:rPr>
          <w:rFonts w:ascii="Times New Roman" w:hAnsi="Times New Roman"/>
        </w:rPr>
        <w:t>type of</w:t>
      </w:r>
      <w:r w:rsidRPr="00DB149D">
        <w:rPr>
          <w:rFonts w:ascii="Times New Roman" w:hAnsi="Times New Roman"/>
          <w:spacing w:val="-5"/>
        </w:rPr>
        <w:t xml:space="preserve"> </w:t>
      </w:r>
      <w:r w:rsidRPr="00DB149D">
        <w:rPr>
          <w:rFonts w:ascii="Times New Roman" w:hAnsi="Times New Roman"/>
          <w:spacing w:val="-1"/>
        </w:rPr>
        <w:t>transport</w:t>
      </w:r>
      <w:r w:rsidRPr="00DB149D">
        <w:rPr>
          <w:rFonts w:ascii="Times New Roman" w:hAnsi="Times New Roman"/>
          <w:spacing w:val="53"/>
        </w:rPr>
        <w:t xml:space="preserve"> </w:t>
      </w:r>
      <w:r w:rsidRPr="00DB149D">
        <w:rPr>
          <w:rFonts w:ascii="Times New Roman" w:hAnsi="Times New Roman"/>
          <w:spacing w:val="-2"/>
        </w:rPr>
        <w:t>used</w:t>
      </w:r>
      <w:r w:rsidRPr="00DB149D">
        <w:rPr>
          <w:rFonts w:ascii="Times New Roman" w:hAnsi="Times New Roman"/>
          <w:spacing w:val="1"/>
        </w:rPr>
        <w:t xml:space="preserve"> </w:t>
      </w:r>
      <w:r w:rsidRPr="00DB149D">
        <w:rPr>
          <w:rFonts w:ascii="Times New Roman" w:hAnsi="Times New Roman"/>
          <w:spacing w:val="-2"/>
        </w:rPr>
        <w:t>and</w:t>
      </w:r>
      <w:r w:rsidRPr="00DB149D">
        <w:rPr>
          <w:rFonts w:ascii="Times New Roman" w:hAnsi="Times New Roman"/>
        </w:rPr>
        <w:t xml:space="preserve"> </w:t>
      </w:r>
      <w:r w:rsidRPr="00DB149D">
        <w:rPr>
          <w:rFonts w:ascii="Times New Roman" w:hAnsi="Times New Roman"/>
          <w:spacing w:val="-1"/>
        </w:rPr>
        <w:t>the</w:t>
      </w:r>
      <w:r w:rsidRPr="00DB149D">
        <w:rPr>
          <w:rFonts w:ascii="Times New Roman" w:hAnsi="Times New Roman"/>
        </w:rPr>
        <w:t xml:space="preserve"> </w:t>
      </w:r>
      <w:r w:rsidRPr="00DB149D">
        <w:rPr>
          <w:rFonts w:ascii="Times New Roman" w:hAnsi="Times New Roman"/>
          <w:spacing w:val="-2"/>
        </w:rPr>
        <w:t>name</w:t>
      </w:r>
      <w:r w:rsidRPr="00DB149D">
        <w:rPr>
          <w:rFonts w:ascii="Times New Roman" w:hAnsi="Times New Roman"/>
          <w:spacing w:val="1"/>
        </w:rPr>
        <w:t xml:space="preserve"> </w:t>
      </w:r>
      <w:r w:rsidRPr="00DB149D">
        <w:rPr>
          <w:rFonts w:ascii="Times New Roman" w:hAnsi="Times New Roman"/>
          <w:spacing w:val="-2"/>
        </w:rPr>
        <w:t>and</w:t>
      </w:r>
      <w:r w:rsidRPr="00DB149D">
        <w:rPr>
          <w:rFonts w:ascii="Times New Roman" w:hAnsi="Times New Roman"/>
        </w:rPr>
        <w:t xml:space="preserve"> </w:t>
      </w:r>
      <w:r w:rsidRPr="00DB149D">
        <w:rPr>
          <w:rFonts w:ascii="Times New Roman" w:hAnsi="Times New Roman"/>
          <w:spacing w:val="-2"/>
        </w:rPr>
        <w:t>address</w:t>
      </w:r>
      <w:r w:rsidRPr="00DB149D">
        <w:rPr>
          <w:rFonts w:ascii="Times New Roman" w:hAnsi="Times New Roman"/>
          <w:spacing w:val="1"/>
        </w:rPr>
        <w:t xml:space="preserve"> </w:t>
      </w:r>
      <w:r w:rsidRPr="00DB149D">
        <w:rPr>
          <w:rFonts w:ascii="Times New Roman" w:hAnsi="Times New Roman"/>
          <w:spacing w:val="-1"/>
        </w:rPr>
        <w:t>of</w:t>
      </w:r>
      <w:r w:rsidRPr="00DB149D">
        <w:rPr>
          <w:rFonts w:ascii="Times New Roman" w:hAnsi="Times New Roman"/>
          <w:spacing w:val="-3"/>
        </w:rPr>
        <w:t xml:space="preserve"> </w:t>
      </w:r>
      <w:r w:rsidRPr="00DB149D">
        <w:rPr>
          <w:rFonts w:ascii="Times New Roman" w:hAnsi="Times New Roman"/>
        </w:rPr>
        <w:t xml:space="preserve">the </w:t>
      </w:r>
      <w:r w:rsidRPr="00DB149D">
        <w:rPr>
          <w:rFonts w:ascii="Times New Roman" w:hAnsi="Times New Roman"/>
          <w:spacing w:val="-1"/>
        </w:rPr>
        <w:t>carrier,</w:t>
      </w:r>
      <w:r w:rsidRPr="00DB149D">
        <w:rPr>
          <w:rFonts w:ascii="Times New Roman" w:hAnsi="Times New Roman"/>
          <w:spacing w:val="-3"/>
        </w:rPr>
        <w:t xml:space="preserve"> </w:t>
      </w:r>
      <w:r w:rsidRPr="00DB149D">
        <w:rPr>
          <w:rFonts w:ascii="Times New Roman" w:hAnsi="Times New Roman"/>
          <w:spacing w:val="-1"/>
        </w:rPr>
        <w:t>freight</w:t>
      </w:r>
      <w:r w:rsidRPr="00DB149D">
        <w:rPr>
          <w:rFonts w:ascii="Times New Roman" w:hAnsi="Times New Roman"/>
        </w:rPr>
        <w:t xml:space="preserve"> </w:t>
      </w:r>
      <w:r w:rsidRPr="00DB149D">
        <w:rPr>
          <w:rFonts w:ascii="Times New Roman" w:hAnsi="Times New Roman"/>
          <w:spacing w:val="-2"/>
        </w:rPr>
        <w:t>forwarder,</w:t>
      </w:r>
      <w:r w:rsidRPr="00DB149D">
        <w:rPr>
          <w:rFonts w:ascii="Times New Roman" w:hAnsi="Times New Roman"/>
          <w:spacing w:val="3"/>
        </w:rPr>
        <w:t xml:space="preserve"> </w:t>
      </w:r>
      <w:r w:rsidRPr="00DB149D">
        <w:rPr>
          <w:rFonts w:ascii="Times New Roman" w:hAnsi="Times New Roman"/>
          <w:spacing w:val="-2"/>
        </w:rPr>
        <w:t>and/or</w:t>
      </w:r>
      <w:r w:rsidRPr="00DB149D">
        <w:rPr>
          <w:rFonts w:ascii="Times New Roman" w:hAnsi="Times New Roman"/>
          <w:spacing w:val="2"/>
        </w:rPr>
        <w:t xml:space="preserve"> </w:t>
      </w:r>
      <w:r w:rsidRPr="00DB149D">
        <w:rPr>
          <w:rFonts w:ascii="Times New Roman" w:hAnsi="Times New Roman"/>
          <w:spacing w:val="-2"/>
        </w:rPr>
        <w:t>agent.</w:t>
      </w:r>
    </w:p>
    <w:p w14:paraId="67858030" w14:textId="77777777" w:rsidR="003471A6" w:rsidRPr="00DB149D" w:rsidRDefault="003471A6" w:rsidP="003471A6">
      <w:pPr>
        <w:pStyle w:val="ScheduleL3"/>
        <w:tabs>
          <w:tab w:val="left" w:pos="1220"/>
        </w:tabs>
        <w:spacing w:before="120" w:after="0"/>
        <w:ind w:right="319"/>
        <w:rPr>
          <w:rFonts w:ascii="Times New Roman" w:hAnsi="Times New Roman"/>
        </w:rPr>
      </w:pPr>
      <w:r w:rsidRPr="00DB149D">
        <w:rPr>
          <w:rFonts w:ascii="Times New Roman" w:hAnsi="Times New Roman"/>
        </w:rPr>
        <w:t>As soon</w:t>
      </w:r>
      <w:r w:rsidRPr="00DB149D">
        <w:rPr>
          <w:rFonts w:ascii="Times New Roman" w:hAnsi="Times New Roman"/>
          <w:spacing w:val="-4"/>
        </w:rPr>
        <w:t xml:space="preserve"> </w:t>
      </w:r>
      <w:r w:rsidRPr="00DB149D">
        <w:rPr>
          <w:rFonts w:ascii="Times New Roman" w:hAnsi="Times New Roman"/>
        </w:rPr>
        <w:t xml:space="preserve">as </w:t>
      </w:r>
      <w:r w:rsidRPr="00DB149D">
        <w:rPr>
          <w:rFonts w:ascii="Times New Roman" w:hAnsi="Times New Roman"/>
          <w:spacing w:val="-1"/>
        </w:rPr>
        <w:t>possible</w:t>
      </w:r>
      <w:r w:rsidRPr="00DB149D">
        <w:rPr>
          <w:rFonts w:ascii="Times New Roman" w:hAnsi="Times New Roman"/>
        </w:rPr>
        <w:t xml:space="preserve"> </w:t>
      </w:r>
      <w:r w:rsidRPr="00DB149D">
        <w:rPr>
          <w:rFonts w:ascii="Times New Roman" w:hAnsi="Times New Roman"/>
          <w:spacing w:val="-2"/>
        </w:rPr>
        <w:t>after</w:t>
      </w:r>
      <w:r w:rsidRPr="00DB149D">
        <w:rPr>
          <w:rFonts w:ascii="Times New Roman" w:hAnsi="Times New Roman"/>
        </w:rPr>
        <w:t xml:space="preserve"> </w:t>
      </w:r>
      <w:r w:rsidRPr="00DB149D">
        <w:rPr>
          <w:rFonts w:ascii="Times New Roman" w:hAnsi="Times New Roman"/>
          <w:spacing w:val="-1"/>
        </w:rPr>
        <w:t>receipt</w:t>
      </w:r>
      <w:r w:rsidRPr="00DB149D">
        <w:rPr>
          <w:rFonts w:ascii="Times New Roman" w:hAnsi="Times New Roman"/>
        </w:rPr>
        <w:t xml:space="preserve"> </w:t>
      </w:r>
      <w:r w:rsidRPr="00DB149D">
        <w:rPr>
          <w:rFonts w:ascii="Times New Roman" w:hAnsi="Times New Roman"/>
          <w:spacing w:val="-3"/>
        </w:rPr>
        <w:t>of</w:t>
      </w:r>
      <w:r w:rsidRPr="00DB149D">
        <w:rPr>
          <w:rFonts w:ascii="Times New Roman" w:hAnsi="Times New Roman"/>
          <w:spacing w:val="3"/>
        </w:rPr>
        <w:t xml:space="preserve"> </w:t>
      </w:r>
      <w:r w:rsidRPr="00DB149D">
        <w:rPr>
          <w:rFonts w:ascii="Times New Roman" w:hAnsi="Times New Roman"/>
        </w:rPr>
        <w:t>the</w:t>
      </w:r>
      <w:r w:rsidRPr="00DB149D">
        <w:rPr>
          <w:rFonts w:ascii="Times New Roman" w:hAnsi="Times New Roman"/>
          <w:spacing w:val="-7"/>
        </w:rPr>
        <w:t xml:space="preserve"> </w:t>
      </w:r>
      <w:r w:rsidRPr="00DB149D">
        <w:rPr>
          <w:rFonts w:ascii="Times New Roman" w:hAnsi="Times New Roman"/>
        </w:rPr>
        <w:t>Work</w:t>
      </w:r>
      <w:r w:rsidRPr="00DB149D">
        <w:rPr>
          <w:rFonts w:ascii="Times New Roman" w:hAnsi="Times New Roman"/>
          <w:spacing w:val="-6"/>
        </w:rPr>
        <w:t xml:space="preserve"> </w:t>
      </w:r>
      <w:r w:rsidRPr="00DB149D">
        <w:rPr>
          <w:rFonts w:ascii="Times New Roman" w:hAnsi="Times New Roman"/>
        </w:rPr>
        <w:t>at the</w:t>
      </w:r>
      <w:r w:rsidRPr="00DB149D">
        <w:rPr>
          <w:rFonts w:ascii="Times New Roman" w:hAnsi="Times New Roman"/>
          <w:spacing w:val="-4"/>
        </w:rPr>
        <w:t xml:space="preserve"> </w:t>
      </w:r>
      <w:r w:rsidRPr="00DB149D">
        <w:rPr>
          <w:rFonts w:ascii="Times New Roman" w:hAnsi="Times New Roman"/>
          <w:spacing w:val="-1"/>
        </w:rPr>
        <w:t>destination</w:t>
      </w:r>
      <w:r w:rsidRPr="00DB149D">
        <w:rPr>
          <w:rFonts w:ascii="Times New Roman" w:hAnsi="Times New Roman"/>
          <w:spacing w:val="-3"/>
        </w:rPr>
        <w:t xml:space="preserve"> </w:t>
      </w:r>
      <w:r w:rsidRPr="00DB149D">
        <w:rPr>
          <w:rFonts w:ascii="Times New Roman" w:hAnsi="Times New Roman"/>
          <w:spacing w:val="-1"/>
        </w:rPr>
        <w:t>point</w:t>
      </w:r>
      <w:r w:rsidRPr="00DB149D">
        <w:rPr>
          <w:rFonts w:ascii="Times New Roman" w:hAnsi="Times New Roman"/>
        </w:rPr>
        <w:t xml:space="preserve"> </w:t>
      </w:r>
      <w:r w:rsidRPr="00DB149D">
        <w:rPr>
          <w:rFonts w:ascii="Times New Roman" w:hAnsi="Times New Roman"/>
          <w:spacing w:val="-1"/>
        </w:rPr>
        <w:t>designated</w:t>
      </w:r>
      <w:r w:rsidRPr="00DB149D">
        <w:rPr>
          <w:rFonts w:ascii="Times New Roman" w:hAnsi="Times New Roman"/>
          <w:spacing w:val="-4"/>
        </w:rPr>
        <w:t xml:space="preserve"> </w:t>
      </w:r>
      <w:r w:rsidRPr="00DB149D">
        <w:rPr>
          <w:rFonts w:ascii="Times New Roman" w:hAnsi="Times New Roman"/>
        </w:rPr>
        <w:t>in the</w:t>
      </w:r>
      <w:r w:rsidRPr="00DB149D">
        <w:rPr>
          <w:rFonts w:ascii="Times New Roman" w:hAnsi="Times New Roman"/>
          <w:spacing w:val="27"/>
        </w:rPr>
        <w:t xml:space="preserve"> </w:t>
      </w:r>
      <w:r w:rsidRPr="00DB149D">
        <w:rPr>
          <w:rFonts w:ascii="Times New Roman" w:hAnsi="Times New Roman"/>
          <w:spacing w:val="-1"/>
        </w:rPr>
        <w:t>Purchase</w:t>
      </w:r>
      <w:r w:rsidRPr="00DB149D">
        <w:rPr>
          <w:rFonts w:ascii="Times New Roman" w:hAnsi="Times New Roman"/>
          <w:spacing w:val="-3"/>
        </w:rPr>
        <w:t xml:space="preserve"> </w:t>
      </w:r>
      <w:r>
        <w:rPr>
          <w:rFonts w:ascii="Times New Roman" w:hAnsi="Times New Roman"/>
          <w:spacing w:val="-3"/>
        </w:rPr>
        <w:t>O</w:t>
      </w:r>
      <w:r w:rsidRPr="00DB149D">
        <w:rPr>
          <w:rFonts w:ascii="Times New Roman" w:hAnsi="Times New Roman"/>
          <w:spacing w:val="-1"/>
        </w:rPr>
        <w:t>rder,</w:t>
      </w:r>
      <w:r w:rsidRPr="00DB149D">
        <w:rPr>
          <w:rFonts w:ascii="Times New Roman" w:hAnsi="Times New Roman"/>
          <w:spacing w:val="3"/>
        </w:rPr>
        <w:t xml:space="preserve"> </w:t>
      </w:r>
      <w:r>
        <w:rPr>
          <w:rFonts w:ascii="Times New Roman" w:hAnsi="Times New Roman"/>
          <w:spacing w:val="3"/>
        </w:rPr>
        <w:t>the Company w</w:t>
      </w:r>
      <w:r w:rsidRPr="00DB149D">
        <w:rPr>
          <w:rFonts w:ascii="Times New Roman" w:hAnsi="Times New Roman"/>
          <w:spacing w:val="-1"/>
        </w:rPr>
        <w:t>ill</w:t>
      </w:r>
      <w:r w:rsidRPr="00DB149D">
        <w:rPr>
          <w:rFonts w:ascii="Times New Roman" w:hAnsi="Times New Roman"/>
        </w:rPr>
        <w:t xml:space="preserve"> </w:t>
      </w:r>
      <w:r w:rsidRPr="00DB149D">
        <w:rPr>
          <w:rFonts w:ascii="Times New Roman" w:hAnsi="Times New Roman"/>
          <w:spacing w:val="-1"/>
        </w:rPr>
        <w:t>advise</w:t>
      </w:r>
      <w:r w:rsidRPr="00DB149D">
        <w:rPr>
          <w:rFonts w:ascii="Times New Roman" w:hAnsi="Times New Roman"/>
          <w:spacing w:val="-3"/>
        </w:rPr>
        <w:t xml:space="preserve"> </w:t>
      </w:r>
      <w:r>
        <w:rPr>
          <w:rFonts w:ascii="Times New Roman" w:hAnsi="Times New Roman"/>
          <w:spacing w:val="-3"/>
        </w:rPr>
        <w:t>the Supplier</w:t>
      </w:r>
      <w:r w:rsidRPr="00DB149D">
        <w:rPr>
          <w:rFonts w:ascii="Times New Roman" w:hAnsi="Times New Roman"/>
        </w:rPr>
        <w:t xml:space="preserve"> of any </w:t>
      </w:r>
      <w:r w:rsidRPr="00DB149D">
        <w:rPr>
          <w:rFonts w:ascii="Times New Roman" w:hAnsi="Times New Roman"/>
          <w:spacing w:val="-3"/>
        </w:rPr>
        <w:t>damage,</w:t>
      </w:r>
      <w:r w:rsidRPr="00DB149D">
        <w:rPr>
          <w:rFonts w:ascii="Times New Roman" w:hAnsi="Times New Roman"/>
          <w:spacing w:val="3"/>
        </w:rPr>
        <w:t xml:space="preserve"> </w:t>
      </w:r>
      <w:r w:rsidRPr="00DB149D">
        <w:rPr>
          <w:rFonts w:ascii="Times New Roman" w:hAnsi="Times New Roman"/>
          <w:spacing w:val="-1"/>
        </w:rPr>
        <w:t>shortages,</w:t>
      </w:r>
      <w:r w:rsidRPr="00DB149D">
        <w:rPr>
          <w:rFonts w:ascii="Times New Roman" w:hAnsi="Times New Roman"/>
          <w:spacing w:val="3"/>
        </w:rPr>
        <w:t xml:space="preserve"> </w:t>
      </w:r>
      <w:r w:rsidRPr="00DB149D">
        <w:rPr>
          <w:rFonts w:ascii="Times New Roman" w:hAnsi="Times New Roman"/>
        </w:rPr>
        <w:t>or</w:t>
      </w:r>
      <w:r w:rsidRPr="00DB149D">
        <w:rPr>
          <w:rFonts w:ascii="Times New Roman" w:hAnsi="Times New Roman"/>
          <w:spacing w:val="-6"/>
        </w:rPr>
        <w:t xml:space="preserve"> </w:t>
      </w:r>
      <w:r w:rsidRPr="00DB149D">
        <w:rPr>
          <w:rFonts w:ascii="Times New Roman" w:hAnsi="Times New Roman"/>
          <w:spacing w:val="-1"/>
        </w:rPr>
        <w:t>non-conformities.</w:t>
      </w:r>
      <w:r w:rsidRPr="00DB149D">
        <w:rPr>
          <w:rFonts w:ascii="Times New Roman" w:hAnsi="Times New Roman"/>
          <w:spacing w:val="49"/>
        </w:rPr>
        <w:t xml:space="preserve"> </w:t>
      </w:r>
      <w:r>
        <w:rPr>
          <w:rFonts w:ascii="Times New Roman" w:hAnsi="Times New Roman"/>
        </w:rPr>
        <w:t xml:space="preserve">The supplier shall </w:t>
      </w:r>
      <w:r w:rsidRPr="00DB149D">
        <w:rPr>
          <w:rFonts w:ascii="Times New Roman" w:hAnsi="Times New Roman"/>
          <w:spacing w:val="-2"/>
        </w:rPr>
        <w:t>immediately</w:t>
      </w:r>
      <w:r w:rsidRPr="00DB149D">
        <w:rPr>
          <w:rFonts w:ascii="Times New Roman" w:hAnsi="Times New Roman"/>
        </w:rPr>
        <w:t xml:space="preserve"> take</w:t>
      </w:r>
      <w:r w:rsidRPr="00DB149D">
        <w:rPr>
          <w:rFonts w:ascii="Times New Roman" w:hAnsi="Times New Roman"/>
          <w:spacing w:val="-3"/>
        </w:rPr>
        <w:t xml:space="preserve"> </w:t>
      </w:r>
      <w:r w:rsidRPr="00DB149D">
        <w:rPr>
          <w:rFonts w:ascii="Times New Roman" w:hAnsi="Times New Roman"/>
        </w:rPr>
        <w:t>all</w:t>
      </w:r>
      <w:r w:rsidRPr="00DB149D">
        <w:rPr>
          <w:rFonts w:ascii="Times New Roman" w:hAnsi="Times New Roman"/>
          <w:spacing w:val="-3"/>
        </w:rPr>
        <w:t xml:space="preserve"> </w:t>
      </w:r>
      <w:r w:rsidRPr="00DB149D">
        <w:rPr>
          <w:rFonts w:ascii="Times New Roman" w:hAnsi="Times New Roman"/>
          <w:spacing w:val="-1"/>
        </w:rPr>
        <w:t>necessary</w:t>
      </w:r>
      <w:r w:rsidRPr="00DB149D">
        <w:rPr>
          <w:rFonts w:ascii="Times New Roman" w:hAnsi="Times New Roman"/>
        </w:rPr>
        <w:t xml:space="preserve"> </w:t>
      </w:r>
      <w:r w:rsidRPr="00DB149D">
        <w:rPr>
          <w:rFonts w:ascii="Times New Roman" w:hAnsi="Times New Roman"/>
          <w:spacing w:val="-1"/>
        </w:rPr>
        <w:t>measures</w:t>
      </w:r>
      <w:r w:rsidRPr="00DB149D">
        <w:rPr>
          <w:rFonts w:ascii="Times New Roman" w:hAnsi="Times New Roman"/>
          <w:spacing w:val="-3"/>
        </w:rPr>
        <w:t xml:space="preserve"> </w:t>
      </w:r>
      <w:r w:rsidRPr="00DB149D">
        <w:rPr>
          <w:rFonts w:ascii="Times New Roman" w:hAnsi="Times New Roman"/>
        </w:rPr>
        <w:t xml:space="preserve">to </w:t>
      </w:r>
      <w:r w:rsidRPr="00DB149D">
        <w:rPr>
          <w:rFonts w:ascii="Times New Roman" w:hAnsi="Times New Roman"/>
          <w:spacing w:val="-1"/>
        </w:rPr>
        <w:t>rectify</w:t>
      </w:r>
      <w:r w:rsidRPr="00DB149D">
        <w:rPr>
          <w:rFonts w:ascii="Times New Roman" w:hAnsi="Times New Roman"/>
        </w:rPr>
        <w:t xml:space="preserve"> any </w:t>
      </w:r>
      <w:r w:rsidRPr="00DB149D">
        <w:rPr>
          <w:rFonts w:ascii="Times New Roman" w:hAnsi="Times New Roman"/>
          <w:spacing w:val="-2"/>
        </w:rPr>
        <w:t>damage,</w:t>
      </w:r>
      <w:r w:rsidRPr="00DB149D">
        <w:rPr>
          <w:rFonts w:ascii="Times New Roman" w:hAnsi="Times New Roman"/>
          <w:spacing w:val="-5"/>
        </w:rPr>
        <w:t xml:space="preserve"> </w:t>
      </w:r>
      <w:r w:rsidRPr="00DB149D">
        <w:rPr>
          <w:rFonts w:ascii="Times New Roman" w:hAnsi="Times New Roman"/>
          <w:spacing w:val="-1"/>
        </w:rPr>
        <w:t>shortages,</w:t>
      </w:r>
      <w:r w:rsidRPr="00DB149D">
        <w:rPr>
          <w:rFonts w:ascii="Times New Roman" w:hAnsi="Times New Roman"/>
        </w:rPr>
        <w:t xml:space="preserve"> or</w:t>
      </w:r>
      <w:r w:rsidRPr="00DB149D">
        <w:rPr>
          <w:rFonts w:ascii="Times New Roman" w:hAnsi="Times New Roman"/>
          <w:spacing w:val="77"/>
        </w:rPr>
        <w:t xml:space="preserve"> </w:t>
      </w:r>
      <w:r w:rsidRPr="00DB149D">
        <w:rPr>
          <w:rFonts w:ascii="Times New Roman" w:hAnsi="Times New Roman"/>
          <w:spacing w:val="-1"/>
        </w:rPr>
        <w:t>non-conformities.</w:t>
      </w:r>
    </w:p>
    <w:p w14:paraId="0793B16B" w14:textId="77777777" w:rsidR="003471A6" w:rsidRDefault="003471A6" w:rsidP="003471A6">
      <w:pPr>
        <w:pStyle w:val="ScheduleL3"/>
        <w:tabs>
          <w:tab w:val="left" w:pos="1220"/>
        </w:tabs>
        <w:spacing w:before="115" w:after="0"/>
        <w:ind w:right="404"/>
        <w:rPr>
          <w:rFonts w:ascii="Times New Roman" w:hAnsi="Times New Roman"/>
        </w:rPr>
      </w:pPr>
      <w:r w:rsidRPr="00DB149D">
        <w:rPr>
          <w:rFonts w:ascii="Times New Roman" w:hAnsi="Times New Roman"/>
        </w:rPr>
        <w:t>Time is of</w:t>
      </w:r>
      <w:r w:rsidRPr="00DB149D">
        <w:rPr>
          <w:rFonts w:ascii="Times New Roman" w:hAnsi="Times New Roman"/>
          <w:spacing w:val="-5"/>
        </w:rPr>
        <w:t xml:space="preserve"> </w:t>
      </w:r>
      <w:r w:rsidRPr="00DB149D">
        <w:rPr>
          <w:rFonts w:ascii="Times New Roman" w:hAnsi="Times New Roman"/>
          <w:spacing w:val="1"/>
        </w:rPr>
        <w:t>the</w:t>
      </w:r>
      <w:r w:rsidRPr="00DB149D">
        <w:rPr>
          <w:rFonts w:ascii="Times New Roman" w:hAnsi="Times New Roman"/>
          <w:spacing w:val="-3"/>
        </w:rPr>
        <w:t xml:space="preserve"> </w:t>
      </w:r>
      <w:r w:rsidRPr="00DB149D">
        <w:rPr>
          <w:rFonts w:ascii="Times New Roman" w:hAnsi="Times New Roman"/>
          <w:spacing w:val="-2"/>
        </w:rPr>
        <w:t>essence</w:t>
      </w:r>
      <w:r w:rsidRPr="00DB149D">
        <w:rPr>
          <w:rFonts w:ascii="Times New Roman" w:hAnsi="Times New Roman"/>
        </w:rPr>
        <w:t xml:space="preserve"> </w:t>
      </w:r>
      <w:r w:rsidRPr="00DB149D">
        <w:rPr>
          <w:rFonts w:ascii="Times New Roman" w:hAnsi="Times New Roman"/>
          <w:spacing w:val="-2"/>
        </w:rPr>
        <w:t>and</w:t>
      </w:r>
      <w:r w:rsidRPr="00DB149D">
        <w:rPr>
          <w:rFonts w:ascii="Times New Roman" w:hAnsi="Times New Roman"/>
        </w:rPr>
        <w:t xml:space="preserve"> </w:t>
      </w:r>
      <w:r>
        <w:rPr>
          <w:rFonts w:ascii="Times New Roman" w:hAnsi="Times New Roman"/>
        </w:rPr>
        <w:t>the Supplier</w:t>
      </w:r>
      <w:r w:rsidRPr="00DB149D">
        <w:rPr>
          <w:rFonts w:ascii="Times New Roman" w:hAnsi="Times New Roman"/>
        </w:rPr>
        <w:t xml:space="preserve"> </w:t>
      </w:r>
      <w:r w:rsidRPr="00DB149D">
        <w:rPr>
          <w:rFonts w:ascii="Times New Roman" w:hAnsi="Times New Roman"/>
          <w:spacing w:val="-1"/>
        </w:rPr>
        <w:t>shall</w:t>
      </w:r>
      <w:r w:rsidRPr="00DB149D">
        <w:rPr>
          <w:rFonts w:ascii="Times New Roman" w:hAnsi="Times New Roman"/>
        </w:rPr>
        <w:t xml:space="preserve"> affect</w:t>
      </w:r>
      <w:r w:rsidRPr="00DB149D">
        <w:rPr>
          <w:rFonts w:ascii="Times New Roman" w:hAnsi="Times New Roman"/>
          <w:spacing w:val="-3"/>
        </w:rPr>
        <w:t xml:space="preserve"> </w:t>
      </w:r>
      <w:r>
        <w:rPr>
          <w:rFonts w:ascii="Times New Roman" w:hAnsi="Times New Roman"/>
          <w:spacing w:val="-3"/>
        </w:rPr>
        <w:t>d</w:t>
      </w:r>
      <w:r w:rsidRPr="00DB149D">
        <w:rPr>
          <w:rFonts w:ascii="Times New Roman" w:hAnsi="Times New Roman"/>
          <w:spacing w:val="-1"/>
        </w:rPr>
        <w:t>elivery</w:t>
      </w:r>
      <w:r w:rsidRPr="00DB149D">
        <w:rPr>
          <w:rFonts w:ascii="Times New Roman" w:hAnsi="Times New Roman"/>
        </w:rPr>
        <w:t xml:space="preserve"> in </w:t>
      </w:r>
      <w:r w:rsidRPr="00DB149D">
        <w:rPr>
          <w:rFonts w:ascii="Times New Roman" w:hAnsi="Times New Roman"/>
          <w:spacing w:val="-1"/>
        </w:rPr>
        <w:t>accordance</w:t>
      </w:r>
      <w:r w:rsidRPr="00DB149D">
        <w:rPr>
          <w:rFonts w:ascii="Times New Roman" w:hAnsi="Times New Roman"/>
          <w:spacing w:val="-3"/>
        </w:rPr>
        <w:t xml:space="preserve"> </w:t>
      </w:r>
      <w:r w:rsidRPr="00DB149D">
        <w:rPr>
          <w:rFonts w:ascii="Times New Roman" w:hAnsi="Times New Roman"/>
        </w:rPr>
        <w:t xml:space="preserve">with the </w:t>
      </w:r>
      <w:r w:rsidRPr="00DB149D">
        <w:rPr>
          <w:rFonts w:ascii="Times New Roman" w:hAnsi="Times New Roman"/>
          <w:spacing w:val="-2"/>
        </w:rPr>
        <w:t>schedule</w:t>
      </w:r>
      <w:r w:rsidRPr="00DB149D">
        <w:rPr>
          <w:rFonts w:ascii="Times New Roman" w:hAnsi="Times New Roman"/>
          <w:spacing w:val="-3"/>
        </w:rPr>
        <w:t xml:space="preserve"> </w:t>
      </w:r>
      <w:r w:rsidRPr="00DB149D">
        <w:rPr>
          <w:rFonts w:ascii="Times New Roman" w:hAnsi="Times New Roman"/>
        </w:rPr>
        <w:t>of</w:t>
      </w:r>
      <w:r w:rsidRPr="00DB149D">
        <w:rPr>
          <w:rFonts w:ascii="Times New Roman" w:hAnsi="Times New Roman"/>
          <w:spacing w:val="31"/>
        </w:rPr>
        <w:t xml:space="preserve"> </w:t>
      </w:r>
      <w:r w:rsidRPr="00DB149D">
        <w:rPr>
          <w:rFonts w:ascii="Times New Roman" w:hAnsi="Times New Roman"/>
          <w:spacing w:val="-1"/>
        </w:rPr>
        <w:t>completion</w:t>
      </w:r>
      <w:r w:rsidRPr="00DB149D">
        <w:rPr>
          <w:rFonts w:ascii="Times New Roman" w:hAnsi="Times New Roman"/>
          <w:spacing w:val="-3"/>
        </w:rPr>
        <w:t xml:space="preserve"> </w:t>
      </w:r>
      <w:r w:rsidRPr="00DB149D">
        <w:rPr>
          <w:rFonts w:ascii="Times New Roman" w:hAnsi="Times New Roman"/>
        </w:rPr>
        <w:t>and</w:t>
      </w:r>
      <w:r w:rsidRPr="00DB149D">
        <w:rPr>
          <w:rFonts w:ascii="Times New Roman" w:hAnsi="Times New Roman"/>
          <w:spacing w:val="-3"/>
        </w:rPr>
        <w:t xml:space="preserve"> </w:t>
      </w:r>
      <w:r w:rsidRPr="00DB149D">
        <w:rPr>
          <w:rFonts w:ascii="Times New Roman" w:hAnsi="Times New Roman"/>
          <w:spacing w:val="-1"/>
        </w:rPr>
        <w:t>delivery</w:t>
      </w:r>
      <w:r w:rsidRPr="00DB149D">
        <w:rPr>
          <w:rFonts w:ascii="Times New Roman" w:hAnsi="Times New Roman"/>
        </w:rPr>
        <w:t xml:space="preserve"> of</w:t>
      </w:r>
      <w:r w:rsidRPr="00DB149D">
        <w:rPr>
          <w:rFonts w:ascii="Times New Roman" w:hAnsi="Times New Roman"/>
          <w:spacing w:val="3"/>
        </w:rPr>
        <w:t xml:space="preserve"> </w:t>
      </w:r>
      <w:r w:rsidRPr="00DB149D">
        <w:rPr>
          <w:rFonts w:ascii="Times New Roman" w:hAnsi="Times New Roman"/>
        </w:rPr>
        <w:t>the</w:t>
      </w:r>
      <w:r w:rsidRPr="00DB149D">
        <w:rPr>
          <w:rFonts w:ascii="Times New Roman" w:hAnsi="Times New Roman"/>
          <w:spacing w:val="-5"/>
        </w:rPr>
        <w:t xml:space="preserve"> </w:t>
      </w:r>
      <w:r w:rsidRPr="00DB149D">
        <w:rPr>
          <w:rFonts w:ascii="Times New Roman" w:hAnsi="Times New Roman"/>
        </w:rPr>
        <w:t xml:space="preserve">Work </w:t>
      </w:r>
      <w:r w:rsidRPr="00DB149D">
        <w:rPr>
          <w:rFonts w:ascii="Times New Roman" w:hAnsi="Times New Roman"/>
          <w:spacing w:val="-1"/>
        </w:rPr>
        <w:t>strictly</w:t>
      </w:r>
      <w:r w:rsidRPr="00DB149D">
        <w:rPr>
          <w:rFonts w:ascii="Times New Roman" w:hAnsi="Times New Roman"/>
          <w:spacing w:val="-5"/>
        </w:rPr>
        <w:t xml:space="preserve"> </w:t>
      </w:r>
      <w:r w:rsidRPr="00DB149D">
        <w:rPr>
          <w:rFonts w:ascii="Times New Roman" w:hAnsi="Times New Roman"/>
        </w:rPr>
        <w:t>as set</w:t>
      </w:r>
      <w:r w:rsidRPr="00DB149D">
        <w:rPr>
          <w:rFonts w:ascii="Times New Roman" w:hAnsi="Times New Roman"/>
          <w:spacing w:val="-4"/>
        </w:rPr>
        <w:t xml:space="preserve"> </w:t>
      </w:r>
      <w:r w:rsidRPr="00DB149D">
        <w:rPr>
          <w:rFonts w:ascii="Times New Roman" w:hAnsi="Times New Roman"/>
        </w:rPr>
        <w:t xml:space="preserve">out </w:t>
      </w:r>
      <w:r w:rsidRPr="00DB149D">
        <w:rPr>
          <w:rFonts w:ascii="Times New Roman" w:hAnsi="Times New Roman"/>
          <w:spacing w:val="-3"/>
        </w:rPr>
        <w:t>in</w:t>
      </w:r>
      <w:r w:rsidRPr="00DB149D">
        <w:rPr>
          <w:rFonts w:ascii="Times New Roman" w:hAnsi="Times New Roman"/>
        </w:rPr>
        <w:t xml:space="preserve"> the </w:t>
      </w:r>
      <w:r w:rsidRPr="00DB149D">
        <w:rPr>
          <w:rFonts w:ascii="Times New Roman" w:hAnsi="Times New Roman"/>
          <w:spacing w:val="-1"/>
        </w:rPr>
        <w:t>Contract</w:t>
      </w:r>
      <w:r w:rsidRPr="00DB149D">
        <w:rPr>
          <w:rFonts w:ascii="Times New Roman" w:hAnsi="Times New Roman"/>
          <w:spacing w:val="-5"/>
        </w:rPr>
        <w:t xml:space="preserve"> </w:t>
      </w:r>
      <w:r w:rsidRPr="00DB149D">
        <w:rPr>
          <w:rFonts w:ascii="Times New Roman" w:hAnsi="Times New Roman"/>
          <w:spacing w:val="-1"/>
        </w:rPr>
        <w:t>Documents.</w:t>
      </w:r>
    </w:p>
    <w:p w14:paraId="480A12A3" w14:textId="77777777" w:rsidR="003471A6" w:rsidRPr="0036171A" w:rsidRDefault="003471A6" w:rsidP="003471A6">
      <w:pPr>
        <w:pStyle w:val="ScheduleL3"/>
        <w:numPr>
          <w:ilvl w:val="0"/>
          <w:numId w:val="0"/>
        </w:numPr>
        <w:tabs>
          <w:tab w:val="left" w:pos="1220"/>
        </w:tabs>
        <w:spacing w:before="115" w:after="0"/>
        <w:ind w:left="720" w:right="404"/>
        <w:rPr>
          <w:rFonts w:ascii="Times New Roman" w:hAnsi="Times New Roman"/>
        </w:rPr>
      </w:pPr>
    </w:p>
    <w:p w14:paraId="4579DCF8" w14:textId="77777777" w:rsidR="003471A6" w:rsidRPr="00DB149D" w:rsidRDefault="003471A6" w:rsidP="003471A6">
      <w:pPr>
        <w:pStyle w:val="ScheduleL2"/>
        <w:rPr>
          <w:rFonts w:ascii="Times New Roman" w:hAnsi="Times New Roman"/>
          <w:sz w:val="24"/>
          <w:szCs w:val="24"/>
        </w:rPr>
      </w:pPr>
      <w:r w:rsidRPr="00DB149D">
        <w:rPr>
          <w:rFonts w:ascii="Times New Roman" w:hAnsi="Times New Roman"/>
          <w:sz w:val="24"/>
          <w:szCs w:val="24"/>
        </w:rPr>
        <w:t xml:space="preserve">Equipment and Material Tagging </w:t>
      </w:r>
    </w:p>
    <w:p w14:paraId="6F1EE331" w14:textId="77777777" w:rsidR="003471A6" w:rsidRPr="00DB149D" w:rsidRDefault="003471A6" w:rsidP="003471A6">
      <w:pPr>
        <w:pStyle w:val="ScheduleL3"/>
        <w:tabs>
          <w:tab w:val="left" w:pos="1220"/>
        </w:tabs>
        <w:spacing w:before="120" w:after="0"/>
        <w:ind w:right="702"/>
        <w:rPr>
          <w:rFonts w:ascii="Times New Roman" w:hAnsi="Times New Roman"/>
        </w:rPr>
      </w:pPr>
      <w:r w:rsidRPr="00DB149D">
        <w:rPr>
          <w:rFonts w:ascii="Times New Roman" w:hAnsi="Times New Roman"/>
        </w:rPr>
        <w:t>All</w:t>
      </w:r>
      <w:r w:rsidRPr="00DB149D">
        <w:rPr>
          <w:rFonts w:ascii="Times New Roman" w:hAnsi="Times New Roman"/>
          <w:spacing w:val="-3"/>
        </w:rPr>
        <w:t xml:space="preserve"> </w:t>
      </w:r>
      <w:r w:rsidRPr="00DB149D">
        <w:rPr>
          <w:rFonts w:ascii="Times New Roman" w:hAnsi="Times New Roman"/>
        </w:rPr>
        <w:t>Work</w:t>
      </w:r>
      <w:r w:rsidRPr="00DB149D">
        <w:rPr>
          <w:rFonts w:ascii="Times New Roman" w:hAnsi="Times New Roman"/>
          <w:spacing w:val="-5"/>
        </w:rPr>
        <w:t xml:space="preserve"> </w:t>
      </w:r>
      <w:r w:rsidRPr="00DB149D">
        <w:rPr>
          <w:rFonts w:ascii="Times New Roman" w:hAnsi="Times New Roman"/>
          <w:spacing w:val="-1"/>
        </w:rPr>
        <w:t>shall</w:t>
      </w:r>
      <w:r w:rsidRPr="00DB149D">
        <w:rPr>
          <w:rFonts w:ascii="Times New Roman" w:hAnsi="Times New Roman"/>
          <w:spacing w:val="-3"/>
        </w:rPr>
        <w:t xml:space="preserve"> </w:t>
      </w:r>
      <w:r w:rsidRPr="00DB149D">
        <w:rPr>
          <w:rFonts w:ascii="Times New Roman" w:hAnsi="Times New Roman"/>
        </w:rPr>
        <w:t xml:space="preserve">be </w:t>
      </w:r>
      <w:r w:rsidRPr="00DB149D">
        <w:rPr>
          <w:rFonts w:ascii="Times New Roman" w:hAnsi="Times New Roman"/>
          <w:spacing w:val="-2"/>
        </w:rPr>
        <w:t>clearly</w:t>
      </w:r>
      <w:r w:rsidRPr="00DB149D">
        <w:rPr>
          <w:rFonts w:ascii="Times New Roman" w:hAnsi="Times New Roman"/>
        </w:rPr>
        <w:t xml:space="preserve"> </w:t>
      </w:r>
      <w:r w:rsidRPr="00DB149D">
        <w:rPr>
          <w:rFonts w:ascii="Times New Roman" w:hAnsi="Times New Roman"/>
          <w:spacing w:val="-1"/>
        </w:rPr>
        <w:t>identified</w:t>
      </w:r>
      <w:r w:rsidRPr="00DB149D">
        <w:rPr>
          <w:rFonts w:ascii="Times New Roman" w:hAnsi="Times New Roman"/>
        </w:rPr>
        <w:t xml:space="preserve"> by </w:t>
      </w:r>
      <w:r>
        <w:rPr>
          <w:rFonts w:ascii="Times New Roman" w:hAnsi="Times New Roman"/>
        </w:rPr>
        <w:t>the Supplier</w:t>
      </w:r>
      <w:r w:rsidRPr="00DB149D">
        <w:rPr>
          <w:rFonts w:ascii="Times New Roman" w:hAnsi="Times New Roman"/>
        </w:rPr>
        <w:t xml:space="preserve"> with </w:t>
      </w:r>
      <w:r>
        <w:rPr>
          <w:rFonts w:ascii="Times New Roman" w:hAnsi="Times New Roman"/>
        </w:rPr>
        <w:t>the Company</w:t>
      </w:r>
      <w:r>
        <w:rPr>
          <w:rFonts w:ascii="Times New Roman" w:hAnsi="Times New Roman"/>
          <w:spacing w:val="-2"/>
        </w:rPr>
        <w:t>’</w:t>
      </w:r>
      <w:r w:rsidRPr="00DB149D">
        <w:rPr>
          <w:rFonts w:ascii="Times New Roman" w:hAnsi="Times New Roman"/>
          <w:spacing w:val="-2"/>
        </w:rPr>
        <w:t>s</w:t>
      </w:r>
      <w:r w:rsidRPr="00DB149D">
        <w:rPr>
          <w:rFonts w:ascii="Times New Roman" w:hAnsi="Times New Roman"/>
        </w:rPr>
        <w:t xml:space="preserve"> </w:t>
      </w:r>
      <w:r w:rsidRPr="00DB149D">
        <w:rPr>
          <w:rFonts w:ascii="Times New Roman" w:hAnsi="Times New Roman"/>
          <w:spacing w:val="-2"/>
        </w:rPr>
        <w:t>equipment</w:t>
      </w:r>
      <w:r w:rsidRPr="00DB149D">
        <w:rPr>
          <w:rFonts w:ascii="Times New Roman" w:hAnsi="Times New Roman"/>
        </w:rPr>
        <w:t xml:space="preserve"> </w:t>
      </w:r>
      <w:r w:rsidRPr="00DB149D">
        <w:rPr>
          <w:rFonts w:ascii="Times New Roman" w:hAnsi="Times New Roman"/>
          <w:spacing w:val="1"/>
        </w:rPr>
        <w:t>tag</w:t>
      </w:r>
      <w:r w:rsidRPr="00DB149D">
        <w:rPr>
          <w:rFonts w:ascii="Times New Roman" w:hAnsi="Times New Roman"/>
          <w:spacing w:val="-3"/>
        </w:rPr>
        <w:t xml:space="preserve"> </w:t>
      </w:r>
      <w:r w:rsidRPr="00DB149D">
        <w:rPr>
          <w:rFonts w:ascii="Times New Roman" w:hAnsi="Times New Roman"/>
          <w:spacing w:val="-1"/>
        </w:rPr>
        <w:t>number</w:t>
      </w:r>
      <w:r w:rsidRPr="00DB149D">
        <w:rPr>
          <w:rFonts w:ascii="Times New Roman" w:hAnsi="Times New Roman"/>
        </w:rPr>
        <w:t xml:space="preserve"> or </w:t>
      </w:r>
      <w:r w:rsidRPr="00DB149D">
        <w:rPr>
          <w:rFonts w:ascii="Times New Roman" w:hAnsi="Times New Roman"/>
          <w:spacing w:val="-3"/>
        </w:rPr>
        <w:t>part</w:t>
      </w:r>
      <w:r w:rsidRPr="00DB149D">
        <w:rPr>
          <w:rFonts w:ascii="Times New Roman" w:hAnsi="Times New Roman"/>
          <w:spacing w:val="65"/>
        </w:rPr>
        <w:t xml:space="preserve"> </w:t>
      </w:r>
      <w:r w:rsidRPr="00DB149D">
        <w:rPr>
          <w:rFonts w:ascii="Times New Roman" w:hAnsi="Times New Roman"/>
          <w:spacing w:val="-2"/>
        </w:rPr>
        <w:t>number</w:t>
      </w:r>
      <w:r w:rsidRPr="00DB149D">
        <w:rPr>
          <w:rFonts w:ascii="Times New Roman" w:hAnsi="Times New Roman"/>
        </w:rPr>
        <w:t xml:space="preserve"> as </w:t>
      </w:r>
      <w:r w:rsidRPr="00DB149D">
        <w:rPr>
          <w:rFonts w:ascii="Times New Roman" w:hAnsi="Times New Roman"/>
          <w:spacing w:val="-1"/>
        </w:rPr>
        <w:t>described</w:t>
      </w:r>
      <w:r w:rsidRPr="00DB149D">
        <w:rPr>
          <w:rFonts w:ascii="Times New Roman" w:hAnsi="Times New Roman"/>
        </w:rPr>
        <w:t xml:space="preserve"> in</w:t>
      </w:r>
      <w:r w:rsidRPr="00DB149D">
        <w:rPr>
          <w:rFonts w:ascii="Times New Roman" w:hAnsi="Times New Roman"/>
          <w:spacing w:val="-3"/>
        </w:rPr>
        <w:t xml:space="preserve"> </w:t>
      </w:r>
      <w:r w:rsidRPr="00DB149D">
        <w:rPr>
          <w:rFonts w:ascii="Times New Roman" w:hAnsi="Times New Roman"/>
          <w:spacing w:val="1"/>
        </w:rPr>
        <w:t>the</w:t>
      </w:r>
      <w:r w:rsidRPr="00DB149D">
        <w:rPr>
          <w:rFonts w:ascii="Times New Roman" w:hAnsi="Times New Roman"/>
          <w:spacing w:val="-3"/>
        </w:rPr>
        <w:t xml:space="preserve"> </w:t>
      </w:r>
      <w:r w:rsidRPr="00DB149D">
        <w:rPr>
          <w:rFonts w:ascii="Times New Roman" w:hAnsi="Times New Roman"/>
          <w:spacing w:val="-1"/>
        </w:rPr>
        <w:t>Contract</w:t>
      </w:r>
      <w:r w:rsidRPr="00DB149D">
        <w:rPr>
          <w:rFonts w:ascii="Times New Roman" w:hAnsi="Times New Roman"/>
          <w:spacing w:val="-3"/>
        </w:rPr>
        <w:t xml:space="preserve"> </w:t>
      </w:r>
      <w:r w:rsidRPr="00DB149D">
        <w:rPr>
          <w:rFonts w:ascii="Times New Roman" w:hAnsi="Times New Roman"/>
          <w:spacing w:val="-2"/>
        </w:rPr>
        <w:t>Documents.</w:t>
      </w:r>
    </w:p>
    <w:p w14:paraId="0EFECB7C" w14:textId="77777777" w:rsidR="003471A6" w:rsidRPr="00DB149D" w:rsidRDefault="003471A6" w:rsidP="003471A6">
      <w:pPr>
        <w:pStyle w:val="ScheduleL3"/>
        <w:tabs>
          <w:tab w:val="left" w:pos="1220"/>
        </w:tabs>
        <w:spacing w:before="75" w:after="0"/>
        <w:ind w:right="183"/>
        <w:rPr>
          <w:rFonts w:ascii="Times New Roman" w:hAnsi="Times New Roman"/>
        </w:rPr>
      </w:pPr>
      <w:r w:rsidRPr="00DB149D">
        <w:rPr>
          <w:rFonts w:ascii="Times New Roman" w:hAnsi="Times New Roman"/>
        </w:rPr>
        <w:t xml:space="preserve">Tags </w:t>
      </w:r>
      <w:r w:rsidRPr="00DB149D">
        <w:rPr>
          <w:rFonts w:ascii="Times New Roman" w:hAnsi="Times New Roman"/>
          <w:spacing w:val="-1"/>
        </w:rPr>
        <w:t>shall</w:t>
      </w:r>
      <w:r w:rsidRPr="00DB149D">
        <w:rPr>
          <w:rFonts w:ascii="Times New Roman" w:hAnsi="Times New Roman"/>
          <w:spacing w:val="-3"/>
        </w:rPr>
        <w:t xml:space="preserve"> </w:t>
      </w:r>
      <w:r w:rsidRPr="00DB149D">
        <w:rPr>
          <w:rFonts w:ascii="Times New Roman" w:hAnsi="Times New Roman"/>
        </w:rPr>
        <w:t xml:space="preserve">be </w:t>
      </w:r>
      <w:r w:rsidRPr="00DB149D">
        <w:rPr>
          <w:rFonts w:ascii="Times New Roman" w:hAnsi="Times New Roman"/>
          <w:spacing w:val="-1"/>
        </w:rPr>
        <w:t>stainless</w:t>
      </w:r>
      <w:r w:rsidRPr="00DB149D">
        <w:rPr>
          <w:rFonts w:ascii="Times New Roman" w:hAnsi="Times New Roman"/>
        </w:rPr>
        <w:t xml:space="preserve"> </w:t>
      </w:r>
      <w:r w:rsidRPr="00DB149D">
        <w:rPr>
          <w:rFonts w:ascii="Times New Roman" w:hAnsi="Times New Roman"/>
          <w:spacing w:val="-1"/>
        </w:rPr>
        <w:t>steel</w:t>
      </w:r>
      <w:r w:rsidRPr="00DB149D">
        <w:rPr>
          <w:rFonts w:ascii="Times New Roman" w:hAnsi="Times New Roman"/>
          <w:spacing w:val="-3"/>
        </w:rPr>
        <w:t xml:space="preserve"> </w:t>
      </w:r>
      <w:r w:rsidRPr="00DB149D">
        <w:rPr>
          <w:rFonts w:ascii="Times New Roman" w:hAnsi="Times New Roman"/>
        </w:rPr>
        <w:t>and</w:t>
      </w:r>
      <w:r w:rsidRPr="00DB149D">
        <w:rPr>
          <w:rFonts w:ascii="Times New Roman" w:hAnsi="Times New Roman"/>
          <w:spacing w:val="-3"/>
        </w:rPr>
        <w:t xml:space="preserve"> </w:t>
      </w:r>
      <w:r w:rsidRPr="00DB149D">
        <w:rPr>
          <w:rFonts w:ascii="Times New Roman" w:hAnsi="Times New Roman"/>
          <w:spacing w:val="-1"/>
        </w:rPr>
        <w:t>wherever</w:t>
      </w:r>
      <w:r w:rsidRPr="00DB149D">
        <w:rPr>
          <w:rFonts w:ascii="Times New Roman" w:hAnsi="Times New Roman"/>
        </w:rPr>
        <w:t xml:space="preserve"> </w:t>
      </w:r>
      <w:r w:rsidRPr="00DB149D">
        <w:rPr>
          <w:rFonts w:ascii="Times New Roman" w:hAnsi="Times New Roman"/>
          <w:spacing w:val="-1"/>
        </w:rPr>
        <w:t>possible</w:t>
      </w:r>
      <w:r w:rsidRPr="00DB149D">
        <w:rPr>
          <w:rFonts w:ascii="Times New Roman" w:hAnsi="Times New Roman"/>
        </w:rPr>
        <w:t xml:space="preserve"> </w:t>
      </w:r>
      <w:r w:rsidRPr="00DB149D">
        <w:rPr>
          <w:rFonts w:ascii="Times New Roman" w:hAnsi="Times New Roman"/>
          <w:spacing w:val="-1"/>
        </w:rPr>
        <w:t>riveted</w:t>
      </w:r>
      <w:r w:rsidRPr="00DB149D">
        <w:rPr>
          <w:rFonts w:ascii="Times New Roman" w:hAnsi="Times New Roman"/>
        </w:rPr>
        <w:t xml:space="preserve"> </w:t>
      </w:r>
      <w:r w:rsidRPr="00DB149D">
        <w:rPr>
          <w:rFonts w:ascii="Times New Roman" w:hAnsi="Times New Roman"/>
          <w:spacing w:val="-1"/>
        </w:rPr>
        <w:t>(otherwise,</w:t>
      </w:r>
      <w:r w:rsidRPr="00DB149D">
        <w:rPr>
          <w:rFonts w:ascii="Times New Roman" w:hAnsi="Times New Roman"/>
        </w:rPr>
        <w:t xml:space="preserve"> </w:t>
      </w:r>
      <w:r w:rsidRPr="00DB149D">
        <w:rPr>
          <w:rFonts w:ascii="Times New Roman" w:hAnsi="Times New Roman"/>
          <w:spacing w:val="-1"/>
        </w:rPr>
        <w:t>attached</w:t>
      </w:r>
      <w:r w:rsidRPr="00DB149D">
        <w:rPr>
          <w:rFonts w:ascii="Times New Roman" w:hAnsi="Times New Roman"/>
        </w:rPr>
        <w:t xml:space="preserve"> by </w:t>
      </w:r>
      <w:r w:rsidRPr="00DB149D">
        <w:rPr>
          <w:rFonts w:ascii="Times New Roman" w:hAnsi="Times New Roman"/>
          <w:spacing w:val="-1"/>
        </w:rPr>
        <w:t>means</w:t>
      </w:r>
      <w:r w:rsidRPr="00DB149D">
        <w:rPr>
          <w:rFonts w:ascii="Times New Roman" w:hAnsi="Times New Roman"/>
        </w:rPr>
        <w:t xml:space="preserve"> </w:t>
      </w:r>
      <w:r w:rsidRPr="00DB149D">
        <w:rPr>
          <w:rFonts w:ascii="Times New Roman" w:hAnsi="Times New Roman"/>
          <w:spacing w:val="-4"/>
        </w:rPr>
        <w:t>of</w:t>
      </w:r>
      <w:r w:rsidRPr="00DB149D">
        <w:rPr>
          <w:rFonts w:ascii="Times New Roman" w:hAnsi="Times New Roman"/>
          <w:spacing w:val="23"/>
        </w:rPr>
        <w:t xml:space="preserve"> </w:t>
      </w:r>
      <w:r w:rsidRPr="00DB149D">
        <w:rPr>
          <w:rFonts w:ascii="Times New Roman" w:hAnsi="Times New Roman"/>
          <w:spacing w:val="-1"/>
        </w:rPr>
        <w:t>stainless</w:t>
      </w:r>
      <w:r w:rsidRPr="00DB149D">
        <w:rPr>
          <w:rFonts w:ascii="Times New Roman" w:hAnsi="Times New Roman"/>
        </w:rPr>
        <w:t xml:space="preserve"> </w:t>
      </w:r>
      <w:r w:rsidRPr="00DB149D">
        <w:rPr>
          <w:rFonts w:ascii="Times New Roman" w:hAnsi="Times New Roman"/>
          <w:spacing w:val="-1"/>
        </w:rPr>
        <w:t>steel</w:t>
      </w:r>
      <w:r w:rsidRPr="00DB149D">
        <w:rPr>
          <w:rFonts w:ascii="Times New Roman" w:hAnsi="Times New Roman"/>
        </w:rPr>
        <w:t xml:space="preserve"> </w:t>
      </w:r>
      <w:r w:rsidRPr="00DB149D">
        <w:rPr>
          <w:rFonts w:ascii="Times New Roman" w:hAnsi="Times New Roman"/>
          <w:spacing w:val="-1"/>
        </w:rPr>
        <w:t>wire)</w:t>
      </w:r>
      <w:r w:rsidRPr="00DB149D">
        <w:rPr>
          <w:rFonts w:ascii="Times New Roman" w:hAnsi="Times New Roman"/>
        </w:rPr>
        <w:t xml:space="preserve"> </w:t>
      </w:r>
      <w:r w:rsidRPr="00DB149D">
        <w:rPr>
          <w:rFonts w:ascii="Times New Roman" w:hAnsi="Times New Roman"/>
          <w:spacing w:val="-2"/>
        </w:rPr>
        <w:t>below</w:t>
      </w:r>
      <w:r w:rsidRPr="00DB149D">
        <w:rPr>
          <w:rFonts w:ascii="Times New Roman" w:hAnsi="Times New Roman"/>
        </w:rPr>
        <w:t xml:space="preserve"> or </w:t>
      </w:r>
      <w:r w:rsidRPr="00DB149D">
        <w:rPr>
          <w:rFonts w:ascii="Times New Roman" w:hAnsi="Times New Roman"/>
          <w:spacing w:val="-2"/>
        </w:rPr>
        <w:t>beside</w:t>
      </w:r>
      <w:r w:rsidRPr="00DB149D">
        <w:rPr>
          <w:rFonts w:ascii="Times New Roman" w:hAnsi="Times New Roman"/>
        </w:rPr>
        <w:t xml:space="preserve"> </w:t>
      </w:r>
      <w:r>
        <w:rPr>
          <w:rFonts w:ascii="Times New Roman" w:hAnsi="Times New Roman"/>
        </w:rPr>
        <w:t>the Supplier</w:t>
      </w:r>
      <w:r>
        <w:rPr>
          <w:rFonts w:ascii="Times New Roman" w:hAnsi="Times New Roman"/>
          <w:spacing w:val="-1"/>
        </w:rPr>
        <w:t>’</w:t>
      </w:r>
      <w:r w:rsidRPr="00DB149D">
        <w:rPr>
          <w:rFonts w:ascii="Times New Roman" w:hAnsi="Times New Roman"/>
          <w:spacing w:val="-1"/>
        </w:rPr>
        <w:t>s</w:t>
      </w:r>
      <w:r w:rsidRPr="00DB149D">
        <w:rPr>
          <w:rFonts w:ascii="Times New Roman" w:hAnsi="Times New Roman"/>
        </w:rPr>
        <w:t xml:space="preserve"> </w:t>
      </w:r>
      <w:r w:rsidRPr="00DB149D">
        <w:rPr>
          <w:rFonts w:ascii="Times New Roman" w:hAnsi="Times New Roman"/>
          <w:spacing w:val="-2"/>
        </w:rPr>
        <w:t>equipment</w:t>
      </w:r>
      <w:r w:rsidRPr="00DB149D">
        <w:rPr>
          <w:rFonts w:ascii="Times New Roman" w:hAnsi="Times New Roman"/>
        </w:rPr>
        <w:t xml:space="preserve"> </w:t>
      </w:r>
      <w:r w:rsidRPr="00DB149D">
        <w:rPr>
          <w:rFonts w:ascii="Times New Roman" w:hAnsi="Times New Roman"/>
          <w:spacing w:val="-1"/>
        </w:rPr>
        <w:t>identification</w:t>
      </w:r>
      <w:r w:rsidRPr="00DB149D">
        <w:rPr>
          <w:rFonts w:ascii="Times New Roman" w:hAnsi="Times New Roman"/>
          <w:spacing w:val="-3"/>
        </w:rPr>
        <w:t xml:space="preserve"> </w:t>
      </w:r>
      <w:r w:rsidRPr="00DB149D">
        <w:rPr>
          <w:rFonts w:ascii="Times New Roman" w:hAnsi="Times New Roman"/>
          <w:spacing w:val="-1"/>
        </w:rPr>
        <w:t>nameplate</w:t>
      </w:r>
      <w:r w:rsidRPr="00DB149D">
        <w:rPr>
          <w:rFonts w:ascii="Times New Roman" w:hAnsi="Times New Roman"/>
        </w:rPr>
        <w:t xml:space="preserve"> in</w:t>
      </w:r>
      <w:r w:rsidRPr="00DB149D">
        <w:rPr>
          <w:rFonts w:ascii="Times New Roman" w:hAnsi="Times New Roman"/>
          <w:spacing w:val="-3"/>
        </w:rPr>
        <w:t xml:space="preserve"> </w:t>
      </w:r>
      <w:r w:rsidRPr="00DB149D">
        <w:rPr>
          <w:rFonts w:ascii="Times New Roman" w:hAnsi="Times New Roman"/>
        </w:rPr>
        <w:t>an</w:t>
      </w:r>
      <w:r w:rsidRPr="00DB149D">
        <w:rPr>
          <w:rFonts w:ascii="Times New Roman" w:hAnsi="Times New Roman"/>
          <w:spacing w:val="51"/>
        </w:rPr>
        <w:t xml:space="preserve"> </w:t>
      </w:r>
      <w:r w:rsidRPr="00DB149D">
        <w:rPr>
          <w:rFonts w:ascii="Times New Roman" w:hAnsi="Times New Roman"/>
          <w:spacing w:val="-2"/>
        </w:rPr>
        <w:t>identical</w:t>
      </w:r>
      <w:r w:rsidRPr="00DB149D">
        <w:rPr>
          <w:rFonts w:ascii="Times New Roman" w:hAnsi="Times New Roman"/>
          <w:spacing w:val="2"/>
        </w:rPr>
        <w:t xml:space="preserve"> </w:t>
      </w:r>
      <w:r w:rsidRPr="00DB149D">
        <w:rPr>
          <w:rFonts w:ascii="Times New Roman" w:hAnsi="Times New Roman"/>
          <w:spacing w:val="-2"/>
        </w:rPr>
        <w:t>manner</w:t>
      </w:r>
      <w:r w:rsidRPr="00DB149D">
        <w:rPr>
          <w:rFonts w:ascii="Times New Roman" w:hAnsi="Times New Roman"/>
          <w:spacing w:val="3"/>
        </w:rPr>
        <w:t xml:space="preserve"> </w:t>
      </w:r>
      <w:r w:rsidRPr="00DB149D">
        <w:rPr>
          <w:rFonts w:ascii="Times New Roman" w:hAnsi="Times New Roman"/>
          <w:spacing w:val="-1"/>
        </w:rPr>
        <w:t>as</w:t>
      </w:r>
      <w:r w:rsidRPr="00DB149D">
        <w:rPr>
          <w:rFonts w:ascii="Times New Roman" w:hAnsi="Times New Roman"/>
          <w:spacing w:val="1"/>
        </w:rPr>
        <w:t xml:space="preserve"> </w:t>
      </w:r>
      <w:r>
        <w:rPr>
          <w:rFonts w:ascii="Times New Roman" w:hAnsi="Times New Roman"/>
          <w:spacing w:val="-2"/>
        </w:rPr>
        <w:t>Supplier’</w:t>
      </w:r>
      <w:r w:rsidRPr="00DB149D">
        <w:rPr>
          <w:rFonts w:ascii="Times New Roman" w:hAnsi="Times New Roman"/>
          <w:spacing w:val="-2"/>
        </w:rPr>
        <w:t>s</w:t>
      </w:r>
      <w:r w:rsidRPr="00DB149D">
        <w:rPr>
          <w:rFonts w:ascii="Times New Roman" w:hAnsi="Times New Roman"/>
          <w:spacing w:val="2"/>
        </w:rPr>
        <w:t xml:space="preserve"> </w:t>
      </w:r>
      <w:r w:rsidRPr="00DB149D">
        <w:rPr>
          <w:rFonts w:ascii="Times New Roman" w:hAnsi="Times New Roman"/>
          <w:spacing w:val="-2"/>
        </w:rPr>
        <w:t>nameplate.</w:t>
      </w:r>
    </w:p>
    <w:p w14:paraId="5FD1111D" w14:textId="77777777" w:rsidR="003471A6" w:rsidRPr="00DB149D" w:rsidRDefault="003471A6" w:rsidP="003471A6">
      <w:pPr>
        <w:pStyle w:val="ScheduleL3"/>
        <w:tabs>
          <w:tab w:val="left" w:pos="1220"/>
        </w:tabs>
        <w:spacing w:before="120" w:after="0"/>
        <w:ind w:right="702"/>
        <w:rPr>
          <w:rFonts w:ascii="Times New Roman" w:hAnsi="Times New Roman"/>
        </w:rPr>
      </w:pPr>
      <w:r w:rsidRPr="00DB149D">
        <w:rPr>
          <w:rFonts w:ascii="Times New Roman" w:hAnsi="Times New Roman"/>
        </w:rPr>
        <w:t>If</w:t>
      </w:r>
      <w:r w:rsidRPr="00DB149D">
        <w:rPr>
          <w:rFonts w:ascii="Times New Roman" w:hAnsi="Times New Roman"/>
          <w:spacing w:val="3"/>
        </w:rPr>
        <w:t xml:space="preserve"> </w:t>
      </w:r>
      <w:r w:rsidRPr="00DB149D">
        <w:rPr>
          <w:rFonts w:ascii="Times New Roman" w:hAnsi="Times New Roman"/>
          <w:spacing w:val="-1"/>
        </w:rPr>
        <w:t>alternate</w:t>
      </w:r>
      <w:r w:rsidRPr="00DB149D">
        <w:rPr>
          <w:rFonts w:ascii="Times New Roman" w:hAnsi="Times New Roman"/>
          <w:spacing w:val="-7"/>
        </w:rPr>
        <w:t xml:space="preserve"> </w:t>
      </w:r>
      <w:r w:rsidRPr="00DB149D">
        <w:rPr>
          <w:rFonts w:ascii="Times New Roman" w:hAnsi="Times New Roman"/>
          <w:spacing w:val="-1"/>
        </w:rPr>
        <w:t>means</w:t>
      </w:r>
      <w:r w:rsidRPr="00DB149D">
        <w:rPr>
          <w:rFonts w:ascii="Times New Roman" w:hAnsi="Times New Roman"/>
        </w:rPr>
        <w:t xml:space="preserve"> </w:t>
      </w:r>
      <w:r w:rsidRPr="00DB149D">
        <w:rPr>
          <w:rFonts w:ascii="Times New Roman" w:hAnsi="Times New Roman"/>
          <w:spacing w:val="-2"/>
        </w:rPr>
        <w:t>must</w:t>
      </w:r>
      <w:r w:rsidRPr="00DB149D">
        <w:rPr>
          <w:rFonts w:ascii="Times New Roman" w:hAnsi="Times New Roman"/>
          <w:spacing w:val="3"/>
        </w:rPr>
        <w:t xml:space="preserve"> </w:t>
      </w:r>
      <w:r w:rsidRPr="00DB149D">
        <w:rPr>
          <w:rFonts w:ascii="Times New Roman" w:hAnsi="Times New Roman"/>
        </w:rPr>
        <w:t>be</w:t>
      </w:r>
      <w:r w:rsidRPr="00DB149D">
        <w:rPr>
          <w:rFonts w:ascii="Times New Roman" w:hAnsi="Times New Roman"/>
          <w:spacing w:val="-3"/>
        </w:rPr>
        <w:t xml:space="preserve"> </w:t>
      </w:r>
      <w:r w:rsidRPr="00DB149D">
        <w:rPr>
          <w:rFonts w:ascii="Times New Roman" w:hAnsi="Times New Roman"/>
          <w:spacing w:val="-1"/>
        </w:rPr>
        <w:t>employed,</w:t>
      </w:r>
      <w:r w:rsidRPr="00DB149D">
        <w:rPr>
          <w:rFonts w:ascii="Times New Roman" w:hAnsi="Times New Roman"/>
          <w:spacing w:val="-3"/>
        </w:rPr>
        <w:t xml:space="preserve"> </w:t>
      </w:r>
      <w:r w:rsidRPr="00DB149D">
        <w:rPr>
          <w:rFonts w:ascii="Times New Roman" w:hAnsi="Times New Roman"/>
        </w:rPr>
        <w:t>metal</w:t>
      </w:r>
      <w:r w:rsidRPr="00DB149D">
        <w:rPr>
          <w:rFonts w:ascii="Times New Roman" w:hAnsi="Times New Roman"/>
          <w:spacing w:val="-3"/>
        </w:rPr>
        <w:t xml:space="preserve"> </w:t>
      </w:r>
      <w:r w:rsidRPr="00DB149D">
        <w:rPr>
          <w:rFonts w:ascii="Times New Roman" w:hAnsi="Times New Roman"/>
          <w:spacing w:val="-1"/>
        </w:rPr>
        <w:t>stamping</w:t>
      </w:r>
      <w:r w:rsidRPr="00DB149D">
        <w:rPr>
          <w:rFonts w:ascii="Times New Roman" w:hAnsi="Times New Roman"/>
          <w:spacing w:val="-3"/>
        </w:rPr>
        <w:t xml:space="preserve"> </w:t>
      </w:r>
      <w:r w:rsidRPr="00DB149D">
        <w:rPr>
          <w:rFonts w:ascii="Times New Roman" w:hAnsi="Times New Roman"/>
          <w:spacing w:val="-1"/>
        </w:rPr>
        <w:t>stencils</w:t>
      </w:r>
      <w:r w:rsidRPr="00DB149D">
        <w:rPr>
          <w:rFonts w:ascii="Times New Roman" w:hAnsi="Times New Roman"/>
        </w:rPr>
        <w:t xml:space="preserve"> or </w:t>
      </w:r>
      <w:r w:rsidRPr="00DB149D">
        <w:rPr>
          <w:rFonts w:ascii="Times New Roman" w:hAnsi="Times New Roman"/>
          <w:spacing w:val="-1"/>
        </w:rPr>
        <w:t>other</w:t>
      </w:r>
      <w:r w:rsidRPr="00DB149D">
        <w:rPr>
          <w:rFonts w:ascii="Times New Roman" w:hAnsi="Times New Roman"/>
        </w:rPr>
        <w:t xml:space="preserve"> </w:t>
      </w:r>
      <w:r w:rsidRPr="00DB149D">
        <w:rPr>
          <w:rFonts w:ascii="Times New Roman" w:hAnsi="Times New Roman"/>
          <w:spacing w:val="-2"/>
        </w:rPr>
        <w:t>markings</w:t>
      </w:r>
      <w:r w:rsidRPr="00DB149D">
        <w:rPr>
          <w:rFonts w:ascii="Times New Roman" w:hAnsi="Times New Roman"/>
        </w:rPr>
        <w:t xml:space="preserve"> </w:t>
      </w:r>
      <w:r w:rsidRPr="00DB149D">
        <w:rPr>
          <w:rFonts w:ascii="Times New Roman" w:hAnsi="Times New Roman"/>
          <w:spacing w:val="-1"/>
        </w:rPr>
        <w:t>will</w:t>
      </w:r>
      <w:r w:rsidRPr="00DB149D">
        <w:rPr>
          <w:rFonts w:ascii="Times New Roman" w:hAnsi="Times New Roman"/>
          <w:spacing w:val="-3"/>
        </w:rPr>
        <w:t xml:space="preserve"> </w:t>
      </w:r>
      <w:r w:rsidRPr="00DB149D">
        <w:rPr>
          <w:rFonts w:ascii="Times New Roman" w:hAnsi="Times New Roman"/>
        </w:rPr>
        <w:t>be</w:t>
      </w:r>
      <w:r w:rsidRPr="00DB149D">
        <w:rPr>
          <w:rFonts w:ascii="Times New Roman" w:hAnsi="Times New Roman"/>
          <w:spacing w:val="37"/>
        </w:rPr>
        <w:t xml:space="preserve"> </w:t>
      </w:r>
      <w:r w:rsidRPr="00DB149D">
        <w:rPr>
          <w:rFonts w:ascii="Times New Roman" w:hAnsi="Times New Roman"/>
          <w:spacing w:val="-1"/>
        </w:rPr>
        <w:t>permitted</w:t>
      </w:r>
      <w:r w:rsidRPr="00DB149D">
        <w:rPr>
          <w:rFonts w:ascii="Times New Roman" w:hAnsi="Times New Roman"/>
        </w:rPr>
        <w:t xml:space="preserve"> </w:t>
      </w:r>
      <w:r w:rsidRPr="00DB149D">
        <w:rPr>
          <w:rFonts w:ascii="Times New Roman" w:hAnsi="Times New Roman"/>
          <w:spacing w:val="-1"/>
        </w:rPr>
        <w:t>only</w:t>
      </w:r>
      <w:r w:rsidRPr="00DB149D">
        <w:rPr>
          <w:rFonts w:ascii="Times New Roman" w:hAnsi="Times New Roman"/>
        </w:rPr>
        <w:t xml:space="preserve"> </w:t>
      </w:r>
      <w:r w:rsidRPr="00DB149D">
        <w:rPr>
          <w:rFonts w:ascii="Times New Roman" w:hAnsi="Times New Roman"/>
          <w:spacing w:val="-1"/>
        </w:rPr>
        <w:t>with</w:t>
      </w:r>
      <w:r w:rsidRPr="00DB149D">
        <w:rPr>
          <w:rFonts w:ascii="Times New Roman" w:hAnsi="Times New Roman"/>
        </w:rPr>
        <w:t xml:space="preserve"> </w:t>
      </w:r>
      <w:r>
        <w:rPr>
          <w:rFonts w:ascii="Times New Roman" w:hAnsi="Times New Roman"/>
          <w:spacing w:val="-1"/>
        </w:rPr>
        <w:t>the Company’</w:t>
      </w:r>
      <w:r w:rsidRPr="00DB149D">
        <w:rPr>
          <w:rFonts w:ascii="Times New Roman" w:hAnsi="Times New Roman"/>
          <w:spacing w:val="-1"/>
        </w:rPr>
        <w:t>s</w:t>
      </w:r>
      <w:r w:rsidRPr="00DB149D">
        <w:rPr>
          <w:rFonts w:ascii="Times New Roman" w:hAnsi="Times New Roman"/>
          <w:spacing w:val="-5"/>
        </w:rPr>
        <w:t xml:space="preserve"> </w:t>
      </w:r>
      <w:r w:rsidRPr="00DB149D">
        <w:rPr>
          <w:rFonts w:ascii="Times New Roman" w:hAnsi="Times New Roman"/>
        </w:rPr>
        <w:t xml:space="preserve">written </w:t>
      </w:r>
      <w:r w:rsidRPr="00DB149D">
        <w:rPr>
          <w:rFonts w:ascii="Times New Roman" w:hAnsi="Times New Roman"/>
          <w:spacing w:val="-1"/>
        </w:rPr>
        <w:t>authorization.</w:t>
      </w:r>
    </w:p>
    <w:p w14:paraId="728A60CC" w14:textId="77777777" w:rsidR="003471A6" w:rsidRPr="00DB149D" w:rsidRDefault="003471A6" w:rsidP="003471A6">
      <w:pPr>
        <w:pStyle w:val="ScheduleL3"/>
        <w:tabs>
          <w:tab w:val="left" w:pos="1220"/>
        </w:tabs>
        <w:spacing w:before="115" w:after="0"/>
        <w:ind w:right="169"/>
        <w:rPr>
          <w:rFonts w:ascii="Times New Roman" w:hAnsi="Times New Roman"/>
        </w:rPr>
      </w:pPr>
      <w:r w:rsidRPr="00DB149D">
        <w:rPr>
          <w:rFonts w:ascii="Times New Roman" w:hAnsi="Times New Roman"/>
          <w:spacing w:val="-1"/>
        </w:rPr>
        <w:t>Accessory</w:t>
      </w:r>
      <w:r w:rsidRPr="00DB149D">
        <w:rPr>
          <w:rFonts w:ascii="Times New Roman" w:hAnsi="Times New Roman"/>
        </w:rPr>
        <w:t xml:space="preserve"> </w:t>
      </w:r>
      <w:r w:rsidRPr="00DB149D">
        <w:rPr>
          <w:rFonts w:ascii="Times New Roman" w:hAnsi="Times New Roman"/>
          <w:spacing w:val="-1"/>
        </w:rPr>
        <w:t>items</w:t>
      </w:r>
      <w:r w:rsidRPr="00DB149D">
        <w:rPr>
          <w:rFonts w:ascii="Times New Roman" w:hAnsi="Times New Roman"/>
        </w:rPr>
        <w:t xml:space="preserve"> </w:t>
      </w:r>
      <w:r w:rsidRPr="00DB149D">
        <w:rPr>
          <w:rFonts w:ascii="Times New Roman" w:hAnsi="Times New Roman"/>
          <w:spacing w:val="-1"/>
        </w:rPr>
        <w:t>shall</w:t>
      </w:r>
      <w:r w:rsidRPr="00DB149D">
        <w:rPr>
          <w:rFonts w:ascii="Times New Roman" w:hAnsi="Times New Roman"/>
        </w:rPr>
        <w:t xml:space="preserve"> be</w:t>
      </w:r>
      <w:r w:rsidRPr="00DB149D">
        <w:rPr>
          <w:rFonts w:ascii="Times New Roman" w:hAnsi="Times New Roman"/>
          <w:spacing w:val="-3"/>
        </w:rPr>
        <w:t xml:space="preserve"> </w:t>
      </w:r>
      <w:r w:rsidRPr="00DB149D">
        <w:rPr>
          <w:rFonts w:ascii="Times New Roman" w:hAnsi="Times New Roman"/>
          <w:spacing w:val="-1"/>
        </w:rPr>
        <w:t>identified</w:t>
      </w:r>
      <w:r w:rsidRPr="00DB149D">
        <w:rPr>
          <w:rFonts w:ascii="Times New Roman" w:hAnsi="Times New Roman"/>
        </w:rPr>
        <w:t xml:space="preserve"> in</w:t>
      </w:r>
      <w:r w:rsidRPr="00DB149D">
        <w:rPr>
          <w:rFonts w:ascii="Times New Roman" w:hAnsi="Times New Roman"/>
          <w:spacing w:val="-3"/>
        </w:rPr>
        <w:t xml:space="preserve"> </w:t>
      </w:r>
      <w:r w:rsidRPr="00DB149D">
        <w:rPr>
          <w:rFonts w:ascii="Times New Roman" w:hAnsi="Times New Roman"/>
          <w:spacing w:val="1"/>
        </w:rPr>
        <w:t>the</w:t>
      </w:r>
      <w:r w:rsidRPr="00DB149D">
        <w:rPr>
          <w:rFonts w:ascii="Times New Roman" w:hAnsi="Times New Roman"/>
          <w:spacing w:val="-3"/>
        </w:rPr>
        <w:t xml:space="preserve"> </w:t>
      </w:r>
      <w:r w:rsidRPr="00DB149D">
        <w:rPr>
          <w:rFonts w:ascii="Times New Roman" w:hAnsi="Times New Roman"/>
        </w:rPr>
        <w:t>same</w:t>
      </w:r>
      <w:r w:rsidRPr="00DB149D">
        <w:rPr>
          <w:rFonts w:ascii="Times New Roman" w:hAnsi="Times New Roman"/>
          <w:spacing w:val="-6"/>
        </w:rPr>
        <w:t xml:space="preserve"> </w:t>
      </w:r>
      <w:r w:rsidRPr="00DB149D">
        <w:rPr>
          <w:rFonts w:ascii="Times New Roman" w:hAnsi="Times New Roman"/>
          <w:spacing w:val="-1"/>
        </w:rPr>
        <w:t>manner</w:t>
      </w:r>
      <w:r w:rsidRPr="00DB149D">
        <w:rPr>
          <w:rFonts w:ascii="Times New Roman" w:hAnsi="Times New Roman"/>
        </w:rPr>
        <w:t xml:space="preserve"> as the</w:t>
      </w:r>
      <w:r w:rsidRPr="00DB149D">
        <w:rPr>
          <w:rFonts w:ascii="Times New Roman" w:hAnsi="Times New Roman"/>
          <w:spacing w:val="-5"/>
        </w:rPr>
        <w:t xml:space="preserve"> </w:t>
      </w:r>
      <w:r w:rsidRPr="00DB149D">
        <w:rPr>
          <w:rFonts w:ascii="Times New Roman" w:hAnsi="Times New Roman"/>
          <w:spacing w:val="-1"/>
        </w:rPr>
        <w:t>main</w:t>
      </w:r>
      <w:r w:rsidRPr="00DB149D">
        <w:rPr>
          <w:rFonts w:ascii="Times New Roman" w:hAnsi="Times New Roman"/>
        </w:rPr>
        <w:t xml:space="preserve"> </w:t>
      </w:r>
      <w:r w:rsidRPr="00DB149D">
        <w:rPr>
          <w:rFonts w:ascii="Times New Roman" w:hAnsi="Times New Roman"/>
          <w:spacing w:val="-2"/>
        </w:rPr>
        <w:t>components</w:t>
      </w:r>
      <w:r w:rsidRPr="00DB149D">
        <w:rPr>
          <w:rFonts w:ascii="Times New Roman" w:hAnsi="Times New Roman"/>
          <w:spacing w:val="3"/>
        </w:rPr>
        <w:t xml:space="preserve"> </w:t>
      </w:r>
      <w:r w:rsidRPr="00DB149D">
        <w:rPr>
          <w:rFonts w:ascii="Times New Roman" w:hAnsi="Times New Roman"/>
        </w:rPr>
        <w:t>of</w:t>
      </w:r>
      <w:r w:rsidRPr="00DB149D">
        <w:rPr>
          <w:rFonts w:ascii="Times New Roman" w:hAnsi="Times New Roman"/>
          <w:spacing w:val="-5"/>
        </w:rPr>
        <w:t xml:space="preserve"> </w:t>
      </w:r>
      <w:r w:rsidRPr="00DB149D">
        <w:rPr>
          <w:rFonts w:ascii="Times New Roman" w:hAnsi="Times New Roman"/>
          <w:spacing w:val="1"/>
        </w:rPr>
        <w:t>the</w:t>
      </w:r>
      <w:r w:rsidRPr="00DB149D">
        <w:rPr>
          <w:rFonts w:ascii="Times New Roman" w:hAnsi="Times New Roman"/>
          <w:spacing w:val="-7"/>
        </w:rPr>
        <w:t xml:space="preserve"> </w:t>
      </w:r>
      <w:r w:rsidRPr="00DB149D">
        <w:rPr>
          <w:rFonts w:ascii="Times New Roman" w:hAnsi="Times New Roman"/>
        </w:rPr>
        <w:t>Work,</w:t>
      </w:r>
      <w:r w:rsidRPr="00DB149D">
        <w:rPr>
          <w:rFonts w:ascii="Times New Roman" w:hAnsi="Times New Roman"/>
          <w:spacing w:val="37"/>
        </w:rPr>
        <w:t xml:space="preserve"> </w:t>
      </w:r>
      <w:r w:rsidRPr="00DB149D">
        <w:rPr>
          <w:rFonts w:ascii="Times New Roman" w:hAnsi="Times New Roman"/>
          <w:spacing w:val="-2"/>
        </w:rPr>
        <w:t>regardless</w:t>
      </w:r>
      <w:r w:rsidRPr="00DB149D">
        <w:rPr>
          <w:rFonts w:ascii="Times New Roman" w:hAnsi="Times New Roman"/>
        </w:rPr>
        <w:t xml:space="preserve"> of </w:t>
      </w:r>
      <w:r w:rsidRPr="00DB149D">
        <w:rPr>
          <w:rFonts w:ascii="Times New Roman" w:hAnsi="Times New Roman"/>
          <w:spacing w:val="-1"/>
        </w:rPr>
        <w:t>whether</w:t>
      </w:r>
      <w:r w:rsidRPr="00DB149D">
        <w:rPr>
          <w:rFonts w:ascii="Times New Roman" w:hAnsi="Times New Roman"/>
        </w:rPr>
        <w:t xml:space="preserve"> </w:t>
      </w:r>
      <w:r w:rsidRPr="00DB149D">
        <w:rPr>
          <w:rFonts w:ascii="Times New Roman" w:hAnsi="Times New Roman"/>
          <w:spacing w:val="-1"/>
        </w:rPr>
        <w:t>they</w:t>
      </w:r>
      <w:r w:rsidRPr="00DB149D">
        <w:rPr>
          <w:rFonts w:ascii="Times New Roman" w:hAnsi="Times New Roman"/>
        </w:rPr>
        <w:t xml:space="preserve"> are</w:t>
      </w:r>
      <w:r w:rsidRPr="00DB149D">
        <w:rPr>
          <w:rFonts w:ascii="Times New Roman" w:hAnsi="Times New Roman"/>
          <w:spacing w:val="-7"/>
        </w:rPr>
        <w:t xml:space="preserve"> </w:t>
      </w:r>
      <w:r w:rsidRPr="00DB149D">
        <w:rPr>
          <w:rFonts w:ascii="Times New Roman" w:hAnsi="Times New Roman"/>
          <w:spacing w:val="-2"/>
        </w:rPr>
        <w:t>shipped</w:t>
      </w:r>
      <w:r w:rsidRPr="00DB149D">
        <w:rPr>
          <w:rFonts w:ascii="Times New Roman" w:hAnsi="Times New Roman"/>
        </w:rPr>
        <w:t xml:space="preserve"> </w:t>
      </w:r>
      <w:r w:rsidRPr="00DB149D">
        <w:rPr>
          <w:rFonts w:ascii="Times New Roman" w:hAnsi="Times New Roman"/>
          <w:spacing w:val="-1"/>
        </w:rPr>
        <w:t>attached</w:t>
      </w:r>
      <w:r w:rsidRPr="00DB149D">
        <w:rPr>
          <w:rFonts w:ascii="Times New Roman" w:hAnsi="Times New Roman"/>
        </w:rPr>
        <w:t xml:space="preserve"> to</w:t>
      </w:r>
      <w:r w:rsidRPr="00DB149D">
        <w:rPr>
          <w:rFonts w:ascii="Times New Roman" w:hAnsi="Times New Roman"/>
          <w:spacing w:val="-3"/>
        </w:rPr>
        <w:t xml:space="preserve"> </w:t>
      </w:r>
      <w:r w:rsidRPr="00DB149D">
        <w:rPr>
          <w:rFonts w:ascii="Times New Roman" w:hAnsi="Times New Roman"/>
        </w:rPr>
        <w:t>the</w:t>
      </w:r>
      <w:r w:rsidRPr="00DB149D">
        <w:rPr>
          <w:rFonts w:ascii="Times New Roman" w:hAnsi="Times New Roman"/>
          <w:spacing w:val="-5"/>
        </w:rPr>
        <w:t xml:space="preserve"> </w:t>
      </w:r>
      <w:r w:rsidRPr="00DB149D">
        <w:rPr>
          <w:rFonts w:ascii="Times New Roman" w:hAnsi="Times New Roman"/>
        </w:rPr>
        <w:t>Work or</w:t>
      </w:r>
      <w:r w:rsidRPr="00DB149D">
        <w:rPr>
          <w:rFonts w:ascii="Times New Roman" w:hAnsi="Times New Roman"/>
          <w:spacing w:val="-5"/>
        </w:rPr>
        <w:t xml:space="preserve"> </w:t>
      </w:r>
      <w:r w:rsidRPr="00DB149D">
        <w:rPr>
          <w:rFonts w:ascii="Times New Roman" w:hAnsi="Times New Roman"/>
          <w:spacing w:val="-2"/>
        </w:rPr>
        <w:t>shipped</w:t>
      </w:r>
      <w:r w:rsidRPr="00DB149D">
        <w:rPr>
          <w:rFonts w:ascii="Times New Roman" w:hAnsi="Times New Roman"/>
        </w:rPr>
        <w:t xml:space="preserve"> </w:t>
      </w:r>
      <w:r w:rsidRPr="00DB149D">
        <w:rPr>
          <w:rFonts w:ascii="Times New Roman" w:hAnsi="Times New Roman"/>
          <w:spacing w:val="-2"/>
        </w:rPr>
        <w:t>loose.</w:t>
      </w:r>
    </w:p>
    <w:p w14:paraId="41B05517" w14:textId="77777777" w:rsidR="003471A6" w:rsidRPr="00DB149D" w:rsidRDefault="003471A6" w:rsidP="003471A6">
      <w:pPr>
        <w:pStyle w:val="ScheduleL3"/>
        <w:tabs>
          <w:tab w:val="left" w:pos="1220"/>
        </w:tabs>
        <w:spacing w:before="120" w:after="0"/>
        <w:ind w:right="404"/>
        <w:rPr>
          <w:rFonts w:ascii="Times New Roman" w:hAnsi="Times New Roman"/>
        </w:rPr>
      </w:pPr>
      <w:r w:rsidRPr="00DB149D">
        <w:rPr>
          <w:rFonts w:ascii="Times New Roman" w:hAnsi="Times New Roman"/>
        </w:rPr>
        <w:t>Parts not</w:t>
      </w:r>
      <w:r w:rsidRPr="00DB149D">
        <w:rPr>
          <w:rFonts w:ascii="Times New Roman" w:hAnsi="Times New Roman"/>
          <w:spacing w:val="-5"/>
        </w:rPr>
        <w:t xml:space="preserve"> </w:t>
      </w:r>
      <w:r w:rsidRPr="00DB149D">
        <w:rPr>
          <w:rFonts w:ascii="Times New Roman" w:hAnsi="Times New Roman"/>
          <w:spacing w:val="-1"/>
        </w:rPr>
        <w:t>suitable</w:t>
      </w:r>
      <w:r w:rsidRPr="00DB149D">
        <w:rPr>
          <w:rFonts w:ascii="Times New Roman" w:hAnsi="Times New Roman"/>
          <w:spacing w:val="-3"/>
        </w:rPr>
        <w:t xml:space="preserve"> </w:t>
      </w:r>
      <w:r w:rsidRPr="00DB149D">
        <w:rPr>
          <w:rFonts w:ascii="Times New Roman" w:hAnsi="Times New Roman"/>
          <w:spacing w:val="1"/>
        </w:rPr>
        <w:t>for</w:t>
      </w:r>
      <w:r w:rsidRPr="00DB149D">
        <w:rPr>
          <w:rFonts w:ascii="Times New Roman" w:hAnsi="Times New Roman"/>
        </w:rPr>
        <w:t xml:space="preserve"> </w:t>
      </w:r>
      <w:r w:rsidRPr="00DB149D">
        <w:rPr>
          <w:rFonts w:ascii="Times New Roman" w:hAnsi="Times New Roman"/>
          <w:spacing w:val="-2"/>
        </w:rPr>
        <w:t>individual</w:t>
      </w:r>
      <w:r w:rsidRPr="00DB149D">
        <w:rPr>
          <w:rFonts w:ascii="Times New Roman" w:hAnsi="Times New Roman"/>
        </w:rPr>
        <w:t xml:space="preserve"> </w:t>
      </w:r>
      <w:r w:rsidRPr="00DB149D">
        <w:rPr>
          <w:rFonts w:ascii="Times New Roman" w:hAnsi="Times New Roman"/>
          <w:spacing w:val="-2"/>
        </w:rPr>
        <w:t>tagging</w:t>
      </w:r>
      <w:r w:rsidRPr="00DB149D">
        <w:rPr>
          <w:rFonts w:ascii="Times New Roman" w:hAnsi="Times New Roman"/>
        </w:rPr>
        <w:t xml:space="preserve"> </w:t>
      </w:r>
      <w:r w:rsidRPr="00DB149D">
        <w:rPr>
          <w:rFonts w:ascii="Times New Roman" w:hAnsi="Times New Roman"/>
          <w:spacing w:val="-1"/>
        </w:rPr>
        <w:t>(nuts,</w:t>
      </w:r>
      <w:r w:rsidRPr="00DB149D">
        <w:rPr>
          <w:rFonts w:ascii="Times New Roman" w:hAnsi="Times New Roman"/>
          <w:spacing w:val="3"/>
        </w:rPr>
        <w:t xml:space="preserve"> </w:t>
      </w:r>
      <w:r w:rsidRPr="00DB149D">
        <w:rPr>
          <w:rFonts w:ascii="Times New Roman" w:hAnsi="Times New Roman"/>
          <w:spacing w:val="-1"/>
        </w:rPr>
        <w:t>bolts,</w:t>
      </w:r>
      <w:r w:rsidRPr="00DB149D">
        <w:rPr>
          <w:rFonts w:ascii="Times New Roman" w:hAnsi="Times New Roman"/>
        </w:rPr>
        <w:t xml:space="preserve"> </w:t>
      </w:r>
      <w:r w:rsidRPr="00DB149D">
        <w:rPr>
          <w:rFonts w:ascii="Times New Roman" w:hAnsi="Times New Roman"/>
          <w:spacing w:val="-2"/>
        </w:rPr>
        <w:t>etc.)</w:t>
      </w:r>
      <w:r w:rsidRPr="00DB149D">
        <w:rPr>
          <w:rFonts w:ascii="Times New Roman" w:hAnsi="Times New Roman"/>
        </w:rPr>
        <w:t xml:space="preserve"> </w:t>
      </w:r>
      <w:r w:rsidRPr="00DB149D">
        <w:rPr>
          <w:rFonts w:ascii="Times New Roman" w:hAnsi="Times New Roman"/>
          <w:spacing w:val="-1"/>
        </w:rPr>
        <w:t>shall</w:t>
      </w:r>
      <w:r w:rsidRPr="00DB149D">
        <w:rPr>
          <w:rFonts w:ascii="Times New Roman" w:hAnsi="Times New Roman"/>
        </w:rPr>
        <w:t xml:space="preserve"> be</w:t>
      </w:r>
      <w:r w:rsidRPr="00DB149D">
        <w:rPr>
          <w:rFonts w:ascii="Times New Roman" w:hAnsi="Times New Roman"/>
          <w:spacing w:val="-3"/>
        </w:rPr>
        <w:t xml:space="preserve"> </w:t>
      </w:r>
      <w:r w:rsidRPr="00DB149D">
        <w:rPr>
          <w:rFonts w:ascii="Times New Roman" w:hAnsi="Times New Roman"/>
          <w:spacing w:val="-2"/>
        </w:rPr>
        <w:t>shipped</w:t>
      </w:r>
      <w:r w:rsidRPr="00DB149D">
        <w:rPr>
          <w:rFonts w:ascii="Times New Roman" w:hAnsi="Times New Roman"/>
        </w:rPr>
        <w:t xml:space="preserve"> in</w:t>
      </w:r>
      <w:r w:rsidRPr="00DB149D">
        <w:rPr>
          <w:rFonts w:ascii="Times New Roman" w:hAnsi="Times New Roman"/>
          <w:spacing w:val="-3"/>
        </w:rPr>
        <w:t xml:space="preserve"> </w:t>
      </w:r>
      <w:r w:rsidRPr="00DB149D">
        <w:rPr>
          <w:rFonts w:ascii="Times New Roman" w:hAnsi="Times New Roman"/>
          <w:spacing w:val="-1"/>
        </w:rPr>
        <w:t>polyethylene</w:t>
      </w:r>
      <w:r w:rsidRPr="00DB149D">
        <w:rPr>
          <w:rFonts w:ascii="Times New Roman" w:hAnsi="Times New Roman"/>
          <w:spacing w:val="51"/>
        </w:rPr>
        <w:t xml:space="preserve"> </w:t>
      </w:r>
      <w:r w:rsidRPr="00DB149D">
        <w:rPr>
          <w:rFonts w:ascii="Times New Roman" w:hAnsi="Times New Roman"/>
          <w:spacing w:val="-1"/>
        </w:rPr>
        <w:t>bags</w:t>
      </w:r>
      <w:r w:rsidRPr="00DB149D">
        <w:rPr>
          <w:rFonts w:ascii="Times New Roman" w:hAnsi="Times New Roman"/>
        </w:rPr>
        <w:t xml:space="preserve"> </w:t>
      </w:r>
      <w:r w:rsidRPr="00DB149D">
        <w:rPr>
          <w:rFonts w:ascii="Times New Roman" w:hAnsi="Times New Roman"/>
          <w:spacing w:val="-1"/>
        </w:rPr>
        <w:t>with</w:t>
      </w:r>
      <w:r w:rsidRPr="00DB149D">
        <w:rPr>
          <w:rFonts w:ascii="Times New Roman" w:hAnsi="Times New Roman"/>
        </w:rPr>
        <w:t xml:space="preserve"> master</w:t>
      </w:r>
      <w:r w:rsidRPr="00DB149D">
        <w:rPr>
          <w:rFonts w:ascii="Times New Roman" w:hAnsi="Times New Roman"/>
          <w:spacing w:val="-5"/>
        </w:rPr>
        <w:t xml:space="preserve"> </w:t>
      </w:r>
      <w:r w:rsidRPr="00DB149D">
        <w:rPr>
          <w:rFonts w:ascii="Times New Roman" w:hAnsi="Times New Roman"/>
          <w:spacing w:val="1"/>
        </w:rPr>
        <w:t>tag</w:t>
      </w:r>
      <w:r w:rsidRPr="00DB149D">
        <w:rPr>
          <w:rFonts w:ascii="Times New Roman" w:hAnsi="Times New Roman"/>
          <w:spacing w:val="-3"/>
        </w:rPr>
        <w:t xml:space="preserve"> </w:t>
      </w:r>
      <w:r w:rsidRPr="00DB149D">
        <w:rPr>
          <w:rFonts w:ascii="Times New Roman" w:hAnsi="Times New Roman"/>
          <w:spacing w:val="-1"/>
        </w:rPr>
        <w:t>number,</w:t>
      </w:r>
      <w:r w:rsidRPr="00DB149D">
        <w:rPr>
          <w:rFonts w:ascii="Times New Roman" w:hAnsi="Times New Roman"/>
          <w:spacing w:val="-5"/>
        </w:rPr>
        <w:t xml:space="preserve"> </w:t>
      </w:r>
      <w:r w:rsidRPr="00DB149D">
        <w:rPr>
          <w:rFonts w:ascii="Times New Roman" w:hAnsi="Times New Roman"/>
          <w:spacing w:val="-1"/>
        </w:rPr>
        <w:t>quantity</w:t>
      </w:r>
      <w:r w:rsidRPr="00DB149D">
        <w:rPr>
          <w:rFonts w:ascii="Times New Roman" w:hAnsi="Times New Roman"/>
        </w:rPr>
        <w:t xml:space="preserve"> and</w:t>
      </w:r>
      <w:r w:rsidRPr="00DB149D">
        <w:rPr>
          <w:rFonts w:ascii="Times New Roman" w:hAnsi="Times New Roman"/>
          <w:spacing w:val="-4"/>
        </w:rPr>
        <w:t xml:space="preserve"> </w:t>
      </w:r>
      <w:r w:rsidRPr="00DB149D">
        <w:rPr>
          <w:rFonts w:ascii="Times New Roman" w:hAnsi="Times New Roman"/>
          <w:spacing w:val="-1"/>
        </w:rPr>
        <w:t>Vendor</w:t>
      </w:r>
      <w:r>
        <w:rPr>
          <w:rFonts w:ascii="Times New Roman" w:hAnsi="Times New Roman"/>
          <w:spacing w:val="-1"/>
        </w:rPr>
        <w:t>’</w:t>
      </w:r>
      <w:r w:rsidRPr="00DB149D">
        <w:rPr>
          <w:rFonts w:ascii="Times New Roman" w:hAnsi="Times New Roman"/>
          <w:spacing w:val="-1"/>
        </w:rPr>
        <w:t>s</w:t>
      </w:r>
      <w:r w:rsidRPr="00DB149D">
        <w:rPr>
          <w:rFonts w:ascii="Times New Roman" w:hAnsi="Times New Roman"/>
        </w:rPr>
        <w:t xml:space="preserve"> </w:t>
      </w:r>
      <w:r w:rsidRPr="00DB149D">
        <w:rPr>
          <w:rFonts w:ascii="Times New Roman" w:hAnsi="Times New Roman"/>
          <w:spacing w:val="-2"/>
        </w:rPr>
        <w:t>part</w:t>
      </w:r>
      <w:r w:rsidRPr="00DB149D">
        <w:rPr>
          <w:rFonts w:ascii="Times New Roman" w:hAnsi="Times New Roman"/>
          <w:spacing w:val="3"/>
        </w:rPr>
        <w:t xml:space="preserve"> </w:t>
      </w:r>
      <w:r w:rsidRPr="00DB149D">
        <w:rPr>
          <w:rFonts w:ascii="Times New Roman" w:hAnsi="Times New Roman"/>
          <w:spacing w:val="-2"/>
        </w:rPr>
        <w:t>number</w:t>
      </w:r>
      <w:r w:rsidRPr="00DB149D">
        <w:rPr>
          <w:rFonts w:ascii="Times New Roman" w:hAnsi="Times New Roman"/>
        </w:rPr>
        <w:t xml:space="preserve"> </w:t>
      </w:r>
      <w:r w:rsidRPr="00DB149D">
        <w:rPr>
          <w:rFonts w:ascii="Times New Roman" w:hAnsi="Times New Roman"/>
          <w:spacing w:val="-1"/>
        </w:rPr>
        <w:t>printed</w:t>
      </w:r>
      <w:r w:rsidRPr="00DB149D">
        <w:rPr>
          <w:rFonts w:ascii="Times New Roman" w:hAnsi="Times New Roman"/>
        </w:rPr>
        <w:t xml:space="preserve"> </w:t>
      </w:r>
      <w:r w:rsidRPr="00DB149D">
        <w:rPr>
          <w:rFonts w:ascii="Times New Roman" w:hAnsi="Times New Roman"/>
          <w:spacing w:val="-2"/>
        </w:rPr>
        <w:t>legibly</w:t>
      </w:r>
      <w:r w:rsidRPr="00DB149D">
        <w:rPr>
          <w:rFonts w:ascii="Times New Roman" w:hAnsi="Times New Roman"/>
        </w:rPr>
        <w:t xml:space="preserve"> on the </w:t>
      </w:r>
      <w:r w:rsidRPr="00DB149D">
        <w:rPr>
          <w:rFonts w:ascii="Times New Roman" w:hAnsi="Times New Roman"/>
          <w:spacing w:val="-2"/>
        </w:rPr>
        <w:t>bag</w:t>
      </w:r>
      <w:r w:rsidRPr="00DB149D">
        <w:rPr>
          <w:rFonts w:ascii="Times New Roman" w:hAnsi="Times New Roman"/>
          <w:spacing w:val="37"/>
        </w:rPr>
        <w:t xml:space="preserve"> </w:t>
      </w:r>
      <w:r w:rsidRPr="00DB149D">
        <w:rPr>
          <w:rFonts w:ascii="Times New Roman" w:hAnsi="Times New Roman"/>
          <w:spacing w:val="-1"/>
        </w:rPr>
        <w:t>with</w:t>
      </w:r>
      <w:r w:rsidRPr="00DB149D">
        <w:rPr>
          <w:rFonts w:ascii="Times New Roman" w:hAnsi="Times New Roman"/>
        </w:rPr>
        <w:t xml:space="preserve"> </w:t>
      </w:r>
      <w:r w:rsidRPr="00DB149D">
        <w:rPr>
          <w:rFonts w:ascii="Times New Roman" w:hAnsi="Times New Roman"/>
          <w:spacing w:val="-1"/>
        </w:rPr>
        <w:t>marking</w:t>
      </w:r>
      <w:r w:rsidRPr="00DB149D">
        <w:rPr>
          <w:rFonts w:ascii="Times New Roman" w:hAnsi="Times New Roman"/>
        </w:rPr>
        <w:t xml:space="preserve"> </w:t>
      </w:r>
      <w:r w:rsidRPr="00DB149D">
        <w:rPr>
          <w:rFonts w:ascii="Times New Roman" w:hAnsi="Times New Roman"/>
          <w:spacing w:val="-1"/>
        </w:rPr>
        <w:t>ink.</w:t>
      </w:r>
    </w:p>
    <w:p w14:paraId="07848077" w14:textId="77777777" w:rsidR="003471A6" w:rsidRPr="00E32FC8" w:rsidRDefault="003471A6" w:rsidP="003471A6">
      <w:pPr>
        <w:pStyle w:val="ScheduleL4"/>
        <w:numPr>
          <w:ilvl w:val="0"/>
          <w:numId w:val="0"/>
        </w:numPr>
        <w:rPr>
          <w:rFonts w:ascii="Times New Roman" w:hAnsi="Times New Roman"/>
        </w:rPr>
      </w:pPr>
    </w:p>
    <w:p w14:paraId="0CF92C72" w14:textId="6B1CF1C4" w:rsidR="00EF4E6D" w:rsidRPr="00C1490B" w:rsidRDefault="00EF4E6D" w:rsidP="00DC054A">
      <w:pPr>
        <w:spacing w:after="0"/>
      </w:pPr>
      <w:r w:rsidRPr="00C1490B">
        <w:br w:type="page"/>
      </w:r>
    </w:p>
    <w:p w14:paraId="4E2AD560" w14:textId="77777777" w:rsidR="00D14A64" w:rsidRPr="00167FB2" w:rsidRDefault="00F0578D" w:rsidP="0011129B">
      <w:pPr>
        <w:pStyle w:val="ScheduleL1"/>
        <w:numPr>
          <w:ilvl w:val="0"/>
          <w:numId w:val="0"/>
        </w:numPr>
        <w:jc w:val="left"/>
        <w:outlineLvl w:val="9"/>
        <w:rPr>
          <w:rFonts w:ascii="Times New Roman" w:hAnsi="Times New Roman"/>
          <w:b w:val="0"/>
          <w:sz w:val="24"/>
          <w:szCs w:val="24"/>
        </w:rPr>
      </w:pPr>
      <w:r w:rsidRPr="00167FB2">
        <w:rPr>
          <w:rFonts w:ascii="Times New Roman" w:hAnsi="Times New Roman"/>
          <w:sz w:val="24"/>
          <w:szCs w:val="24"/>
        </w:rPr>
        <w:lastRenderedPageBreak/>
        <w:t>SCHEDULE A – ANNEXURE 1</w:t>
      </w:r>
    </w:p>
    <w:p w14:paraId="5C48940C" w14:textId="1131D9D2" w:rsidR="00D14A64" w:rsidRDefault="009641E8" w:rsidP="0011129B">
      <w:pPr>
        <w:pStyle w:val="ScheduleL1"/>
        <w:numPr>
          <w:ilvl w:val="0"/>
          <w:numId w:val="0"/>
        </w:numPr>
        <w:jc w:val="left"/>
        <w:rPr>
          <w:rFonts w:ascii="Times New Roman" w:hAnsi="Times New Roman"/>
          <w:sz w:val="24"/>
          <w:szCs w:val="24"/>
        </w:rPr>
      </w:pPr>
      <w:r>
        <w:rPr>
          <w:rFonts w:ascii="Times New Roman" w:hAnsi="Times New Roman"/>
          <w:sz w:val="24"/>
          <w:szCs w:val="24"/>
        </w:rPr>
        <w:t xml:space="preserve">EQUIPMENT LIST </w:t>
      </w:r>
      <w:r w:rsidR="00524F40">
        <w:rPr>
          <w:rFonts w:ascii="Times New Roman" w:hAnsi="Times New Roman"/>
          <w:sz w:val="24"/>
          <w:szCs w:val="24"/>
        </w:rPr>
        <w:t>AND SPECIFICATIONS</w:t>
      </w:r>
      <w:r w:rsidR="00980AAB">
        <w:rPr>
          <w:rFonts w:ascii="Times New Roman" w:hAnsi="Times New Roman"/>
          <w:sz w:val="24"/>
          <w:szCs w:val="24"/>
        </w:rPr>
        <w:t xml:space="preserve"> </w:t>
      </w:r>
    </w:p>
    <w:p w14:paraId="03DEE27D" w14:textId="18A37E06" w:rsidR="009641E8" w:rsidRDefault="009641E8" w:rsidP="0011129B">
      <w:pPr>
        <w:pStyle w:val="ScheduleL1"/>
        <w:numPr>
          <w:ilvl w:val="0"/>
          <w:numId w:val="0"/>
        </w:numPr>
        <w:jc w:val="left"/>
        <w:rPr>
          <w:rFonts w:ascii="Times New Roman" w:hAnsi="Times New Roman"/>
          <w:sz w:val="24"/>
          <w:szCs w:val="24"/>
        </w:rPr>
      </w:pPr>
    </w:p>
    <w:p w14:paraId="532670E3" w14:textId="04C5A3F6" w:rsidR="009641E8" w:rsidRDefault="009641E8" w:rsidP="0011129B">
      <w:pPr>
        <w:pStyle w:val="ScheduleL1"/>
        <w:numPr>
          <w:ilvl w:val="0"/>
          <w:numId w:val="0"/>
        </w:numPr>
        <w:jc w:val="left"/>
        <w:rPr>
          <w:rFonts w:ascii="Times New Roman" w:hAnsi="Times New Roman"/>
          <w:sz w:val="24"/>
          <w:szCs w:val="24"/>
        </w:rPr>
      </w:pPr>
    </w:p>
    <w:p w14:paraId="2D2FD2A2" w14:textId="1EB06885" w:rsidR="009641E8" w:rsidRDefault="009641E8" w:rsidP="0011129B">
      <w:pPr>
        <w:pStyle w:val="ScheduleL1"/>
        <w:numPr>
          <w:ilvl w:val="0"/>
          <w:numId w:val="0"/>
        </w:numPr>
        <w:jc w:val="left"/>
        <w:rPr>
          <w:rFonts w:ascii="Times New Roman" w:hAnsi="Times New Roman"/>
          <w:sz w:val="24"/>
          <w:szCs w:val="24"/>
        </w:rPr>
      </w:pPr>
    </w:p>
    <w:p w14:paraId="70A67DB8" w14:textId="3E320005" w:rsidR="009641E8" w:rsidRDefault="009641E8" w:rsidP="0011129B">
      <w:pPr>
        <w:pStyle w:val="ScheduleL1"/>
        <w:numPr>
          <w:ilvl w:val="0"/>
          <w:numId w:val="0"/>
        </w:numPr>
        <w:jc w:val="left"/>
        <w:rPr>
          <w:rFonts w:ascii="Times New Roman" w:hAnsi="Times New Roman"/>
          <w:sz w:val="24"/>
          <w:szCs w:val="24"/>
        </w:rPr>
      </w:pPr>
    </w:p>
    <w:p w14:paraId="1F37832E" w14:textId="2FB03A81" w:rsidR="009641E8" w:rsidRDefault="009641E8" w:rsidP="0011129B">
      <w:pPr>
        <w:pStyle w:val="ScheduleL1"/>
        <w:numPr>
          <w:ilvl w:val="0"/>
          <w:numId w:val="0"/>
        </w:numPr>
        <w:jc w:val="left"/>
        <w:rPr>
          <w:rFonts w:ascii="Times New Roman" w:hAnsi="Times New Roman"/>
          <w:sz w:val="24"/>
          <w:szCs w:val="24"/>
        </w:rPr>
      </w:pPr>
    </w:p>
    <w:p w14:paraId="16C12295" w14:textId="0A587F0E" w:rsidR="009641E8" w:rsidRDefault="009641E8" w:rsidP="0011129B">
      <w:pPr>
        <w:pStyle w:val="ScheduleL1"/>
        <w:numPr>
          <w:ilvl w:val="0"/>
          <w:numId w:val="0"/>
        </w:numPr>
        <w:jc w:val="left"/>
        <w:rPr>
          <w:rFonts w:ascii="Times New Roman" w:hAnsi="Times New Roman"/>
          <w:sz w:val="24"/>
          <w:szCs w:val="24"/>
        </w:rPr>
      </w:pPr>
    </w:p>
    <w:p w14:paraId="000EF629" w14:textId="59062D9A" w:rsidR="009641E8" w:rsidRDefault="009641E8" w:rsidP="0011129B">
      <w:pPr>
        <w:pStyle w:val="ScheduleL1"/>
        <w:numPr>
          <w:ilvl w:val="0"/>
          <w:numId w:val="0"/>
        </w:numPr>
        <w:jc w:val="left"/>
        <w:rPr>
          <w:rFonts w:ascii="Times New Roman" w:hAnsi="Times New Roman"/>
          <w:sz w:val="24"/>
          <w:szCs w:val="24"/>
        </w:rPr>
      </w:pPr>
    </w:p>
    <w:p w14:paraId="5D105B51" w14:textId="578C08E4" w:rsidR="009641E8" w:rsidRDefault="009641E8" w:rsidP="0011129B">
      <w:pPr>
        <w:pStyle w:val="ScheduleL1"/>
        <w:numPr>
          <w:ilvl w:val="0"/>
          <w:numId w:val="0"/>
        </w:numPr>
        <w:jc w:val="left"/>
        <w:rPr>
          <w:rFonts w:ascii="Times New Roman" w:hAnsi="Times New Roman"/>
          <w:sz w:val="24"/>
          <w:szCs w:val="24"/>
        </w:rPr>
      </w:pPr>
    </w:p>
    <w:p w14:paraId="323E0432" w14:textId="1033C530" w:rsidR="009641E8" w:rsidRDefault="009641E8" w:rsidP="0011129B">
      <w:pPr>
        <w:pStyle w:val="ScheduleL1"/>
        <w:numPr>
          <w:ilvl w:val="0"/>
          <w:numId w:val="0"/>
        </w:numPr>
        <w:jc w:val="left"/>
        <w:rPr>
          <w:rFonts w:ascii="Times New Roman" w:hAnsi="Times New Roman"/>
          <w:sz w:val="24"/>
          <w:szCs w:val="24"/>
        </w:rPr>
      </w:pPr>
    </w:p>
    <w:p w14:paraId="2D207FCE" w14:textId="52D3D29C" w:rsidR="009641E8" w:rsidRDefault="009641E8" w:rsidP="0011129B">
      <w:pPr>
        <w:pStyle w:val="ScheduleL1"/>
        <w:numPr>
          <w:ilvl w:val="0"/>
          <w:numId w:val="0"/>
        </w:numPr>
        <w:jc w:val="left"/>
        <w:rPr>
          <w:rFonts w:ascii="Times New Roman" w:hAnsi="Times New Roman"/>
          <w:sz w:val="24"/>
          <w:szCs w:val="24"/>
        </w:rPr>
      </w:pPr>
    </w:p>
    <w:p w14:paraId="23437D2C" w14:textId="6F25B3EF" w:rsidR="009641E8" w:rsidRDefault="009641E8" w:rsidP="0011129B">
      <w:pPr>
        <w:pStyle w:val="ScheduleL1"/>
        <w:numPr>
          <w:ilvl w:val="0"/>
          <w:numId w:val="0"/>
        </w:numPr>
        <w:jc w:val="left"/>
        <w:rPr>
          <w:rFonts w:ascii="Times New Roman" w:hAnsi="Times New Roman"/>
          <w:sz w:val="24"/>
          <w:szCs w:val="24"/>
        </w:rPr>
      </w:pPr>
    </w:p>
    <w:p w14:paraId="1474C573" w14:textId="5EC7765C" w:rsidR="009641E8" w:rsidRDefault="009641E8" w:rsidP="0011129B">
      <w:pPr>
        <w:pStyle w:val="ScheduleL1"/>
        <w:numPr>
          <w:ilvl w:val="0"/>
          <w:numId w:val="0"/>
        </w:numPr>
        <w:jc w:val="left"/>
        <w:rPr>
          <w:rFonts w:ascii="Times New Roman" w:hAnsi="Times New Roman"/>
          <w:sz w:val="24"/>
          <w:szCs w:val="24"/>
        </w:rPr>
      </w:pPr>
    </w:p>
    <w:p w14:paraId="2514A05C" w14:textId="2358A358" w:rsidR="009641E8" w:rsidRDefault="009641E8" w:rsidP="0011129B">
      <w:pPr>
        <w:pStyle w:val="ScheduleL1"/>
        <w:numPr>
          <w:ilvl w:val="0"/>
          <w:numId w:val="0"/>
        </w:numPr>
        <w:jc w:val="left"/>
        <w:rPr>
          <w:rFonts w:ascii="Times New Roman" w:hAnsi="Times New Roman"/>
          <w:sz w:val="24"/>
          <w:szCs w:val="24"/>
        </w:rPr>
      </w:pPr>
    </w:p>
    <w:p w14:paraId="1A7F2A1B" w14:textId="1B7F1E0F" w:rsidR="009641E8" w:rsidRDefault="009641E8" w:rsidP="0011129B">
      <w:pPr>
        <w:pStyle w:val="ScheduleL1"/>
        <w:numPr>
          <w:ilvl w:val="0"/>
          <w:numId w:val="0"/>
        </w:numPr>
        <w:jc w:val="left"/>
        <w:rPr>
          <w:rFonts w:ascii="Times New Roman" w:hAnsi="Times New Roman"/>
          <w:sz w:val="24"/>
          <w:szCs w:val="24"/>
        </w:rPr>
      </w:pPr>
    </w:p>
    <w:p w14:paraId="76B0ED87" w14:textId="7C954A34" w:rsidR="009641E8" w:rsidRDefault="009641E8" w:rsidP="0011129B">
      <w:pPr>
        <w:pStyle w:val="ScheduleL1"/>
        <w:numPr>
          <w:ilvl w:val="0"/>
          <w:numId w:val="0"/>
        </w:numPr>
        <w:jc w:val="left"/>
        <w:rPr>
          <w:rFonts w:ascii="Times New Roman" w:hAnsi="Times New Roman"/>
          <w:sz w:val="24"/>
          <w:szCs w:val="24"/>
        </w:rPr>
      </w:pPr>
    </w:p>
    <w:p w14:paraId="064C97F8" w14:textId="436EA7EF" w:rsidR="009641E8" w:rsidRDefault="009641E8" w:rsidP="0011129B">
      <w:pPr>
        <w:pStyle w:val="ScheduleL1"/>
        <w:numPr>
          <w:ilvl w:val="0"/>
          <w:numId w:val="0"/>
        </w:numPr>
        <w:jc w:val="left"/>
        <w:rPr>
          <w:rFonts w:ascii="Times New Roman" w:hAnsi="Times New Roman"/>
          <w:sz w:val="24"/>
          <w:szCs w:val="24"/>
        </w:rPr>
      </w:pPr>
    </w:p>
    <w:p w14:paraId="072D676D" w14:textId="73E56DC7" w:rsidR="009641E8" w:rsidRDefault="009641E8" w:rsidP="0011129B">
      <w:pPr>
        <w:pStyle w:val="ScheduleL1"/>
        <w:numPr>
          <w:ilvl w:val="0"/>
          <w:numId w:val="0"/>
        </w:numPr>
        <w:jc w:val="left"/>
        <w:rPr>
          <w:rFonts w:ascii="Times New Roman" w:hAnsi="Times New Roman"/>
          <w:sz w:val="24"/>
          <w:szCs w:val="24"/>
        </w:rPr>
      </w:pPr>
    </w:p>
    <w:p w14:paraId="43B15970" w14:textId="05C0F821" w:rsidR="009641E8" w:rsidRDefault="009641E8" w:rsidP="0011129B">
      <w:pPr>
        <w:pStyle w:val="ScheduleL1"/>
        <w:numPr>
          <w:ilvl w:val="0"/>
          <w:numId w:val="0"/>
        </w:numPr>
        <w:jc w:val="left"/>
        <w:rPr>
          <w:rFonts w:ascii="Times New Roman" w:hAnsi="Times New Roman"/>
          <w:sz w:val="24"/>
          <w:szCs w:val="24"/>
        </w:rPr>
      </w:pPr>
    </w:p>
    <w:p w14:paraId="56FBC6AE" w14:textId="1401E000" w:rsidR="009641E8" w:rsidRDefault="009641E8" w:rsidP="0011129B">
      <w:pPr>
        <w:pStyle w:val="ScheduleL1"/>
        <w:numPr>
          <w:ilvl w:val="0"/>
          <w:numId w:val="0"/>
        </w:numPr>
        <w:jc w:val="left"/>
        <w:rPr>
          <w:rFonts w:ascii="Times New Roman" w:hAnsi="Times New Roman"/>
          <w:sz w:val="24"/>
          <w:szCs w:val="24"/>
        </w:rPr>
      </w:pPr>
    </w:p>
    <w:p w14:paraId="26FB0ADC" w14:textId="07DC6FDE" w:rsidR="009641E8" w:rsidRDefault="009641E8" w:rsidP="0011129B">
      <w:pPr>
        <w:pStyle w:val="ScheduleL1"/>
        <w:numPr>
          <w:ilvl w:val="0"/>
          <w:numId w:val="0"/>
        </w:numPr>
        <w:jc w:val="left"/>
        <w:rPr>
          <w:rFonts w:ascii="Times New Roman" w:hAnsi="Times New Roman"/>
          <w:sz w:val="24"/>
          <w:szCs w:val="24"/>
        </w:rPr>
      </w:pPr>
    </w:p>
    <w:p w14:paraId="2EBC583D" w14:textId="0A91E5AB" w:rsidR="009641E8" w:rsidRDefault="009641E8" w:rsidP="0011129B">
      <w:pPr>
        <w:pStyle w:val="ScheduleL1"/>
        <w:numPr>
          <w:ilvl w:val="0"/>
          <w:numId w:val="0"/>
        </w:numPr>
        <w:jc w:val="left"/>
        <w:rPr>
          <w:rFonts w:ascii="Times New Roman" w:hAnsi="Times New Roman"/>
          <w:sz w:val="24"/>
          <w:szCs w:val="24"/>
        </w:rPr>
      </w:pPr>
    </w:p>
    <w:p w14:paraId="1A248BDE" w14:textId="77777777" w:rsidR="009641E8" w:rsidRDefault="009641E8" w:rsidP="0011129B">
      <w:pPr>
        <w:pStyle w:val="ScheduleL1"/>
        <w:numPr>
          <w:ilvl w:val="0"/>
          <w:numId w:val="0"/>
        </w:numPr>
        <w:jc w:val="left"/>
        <w:rPr>
          <w:rFonts w:ascii="Times New Roman" w:hAnsi="Times New Roman"/>
          <w:sz w:val="24"/>
          <w:szCs w:val="24"/>
        </w:rPr>
      </w:pPr>
    </w:p>
    <w:p w14:paraId="676477D5" w14:textId="2F8A11F9" w:rsidR="00D92367" w:rsidRPr="00C1490B" w:rsidRDefault="00D92367" w:rsidP="00430D56">
      <w:pPr>
        <w:rPr>
          <w:sz w:val="20"/>
          <w:szCs w:val="20"/>
        </w:rPr>
      </w:pPr>
      <w:r w:rsidRPr="00C1490B">
        <w:rPr>
          <w:sz w:val="20"/>
          <w:szCs w:val="20"/>
        </w:rPr>
        <w:br w:type="page"/>
      </w:r>
    </w:p>
    <w:p w14:paraId="145620AA" w14:textId="77777777" w:rsidR="00D92367" w:rsidRPr="00312557" w:rsidRDefault="00D92367" w:rsidP="00430D56">
      <w:pPr>
        <w:pStyle w:val="ScheduleL1"/>
        <w:rPr>
          <w:rFonts w:ascii="Times New Roman" w:hAnsi="Times New Roman"/>
          <w:sz w:val="24"/>
          <w:szCs w:val="24"/>
        </w:rPr>
      </w:pPr>
      <w:bookmarkStart w:id="1014" w:name="_Toc323199636"/>
      <w:bookmarkStart w:id="1015" w:name="_Ref324241308"/>
      <w:r w:rsidRPr="00312557">
        <w:rPr>
          <w:rFonts w:ascii="Times New Roman" w:hAnsi="Times New Roman"/>
          <w:sz w:val="24"/>
          <w:szCs w:val="24"/>
        </w:rPr>
        <w:lastRenderedPageBreak/>
        <w:t>– ASSOCIATED SERVICES</w:t>
      </w:r>
      <w:bookmarkEnd w:id="1014"/>
      <w:bookmarkEnd w:id="1015"/>
    </w:p>
    <w:p w14:paraId="472FDE04" w14:textId="77777777" w:rsidR="00D92367" w:rsidRPr="00312557" w:rsidRDefault="00D92367" w:rsidP="00430D56">
      <w:pPr>
        <w:pStyle w:val="ScheduleL2"/>
        <w:rPr>
          <w:rFonts w:ascii="Times New Roman" w:hAnsi="Times New Roman"/>
          <w:sz w:val="24"/>
          <w:szCs w:val="24"/>
        </w:rPr>
      </w:pPr>
      <w:bookmarkStart w:id="1016" w:name="_Toc323199637"/>
      <w:bookmarkStart w:id="1017" w:name="_Ref324249245"/>
      <w:r w:rsidRPr="00312557">
        <w:rPr>
          <w:rFonts w:ascii="Times New Roman" w:hAnsi="Times New Roman"/>
          <w:sz w:val="24"/>
          <w:szCs w:val="24"/>
        </w:rPr>
        <w:t>Transport</w:t>
      </w:r>
      <w:bookmarkEnd w:id="1016"/>
      <w:bookmarkEnd w:id="1017"/>
    </w:p>
    <w:p w14:paraId="12652B81" w14:textId="77777777" w:rsidR="00D92367" w:rsidRPr="00C1490B" w:rsidRDefault="00D92367" w:rsidP="00430D56">
      <w:pPr>
        <w:pStyle w:val="ScheduleL3"/>
        <w:rPr>
          <w:rFonts w:ascii="Times New Roman" w:hAnsi="Times New Roman"/>
        </w:rPr>
      </w:pPr>
      <w:r w:rsidRPr="00C1490B">
        <w:rPr>
          <w:rFonts w:ascii="Times New Roman" w:hAnsi="Times New Roman"/>
        </w:rPr>
        <w:t>Transport and Insurance Costs</w:t>
      </w:r>
    </w:p>
    <w:p w14:paraId="4E42A47E" w14:textId="4023686B" w:rsidR="00D92367" w:rsidRPr="00C1490B" w:rsidRDefault="00D92367" w:rsidP="00430D56">
      <w:pPr>
        <w:pStyle w:val="ScheduleL4"/>
        <w:rPr>
          <w:rFonts w:ascii="Times New Roman" w:hAnsi="Times New Roman"/>
        </w:rPr>
      </w:pPr>
      <w:r w:rsidRPr="00C1490B">
        <w:rPr>
          <w:rFonts w:ascii="Times New Roman" w:hAnsi="Times New Roman"/>
        </w:rPr>
        <w:t xml:space="preserve">The Supplier shall </w:t>
      </w:r>
      <w:r w:rsidR="007A420E" w:rsidRPr="00C1490B">
        <w:rPr>
          <w:rFonts w:ascii="Times New Roman" w:hAnsi="Times New Roman"/>
        </w:rPr>
        <w:t xml:space="preserve">deliver </w:t>
      </w:r>
      <w:r w:rsidRPr="00C1490B">
        <w:rPr>
          <w:rFonts w:ascii="Times New Roman" w:hAnsi="Times New Roman"/>
        </w:rPr>
        <w:t xml:space="preserve">the </w:t>
      </w:r>
      <w:r w:rsidR="00865BA5" w:rsidRPr="00C1490B">
        <w:rPr>
          <w:rFonts w:ascii="Times New Roman" w:hAnsi="Times New Roman"/>
        </w:rPr>
        <w:t>Equipment</w:t>
      </w:r>
      <w:r w:rsidRPr="00C1490B">
        <w:rPr>
          <w:rFonts w:ascii="Times New Roman" w:hAnsi="Times New Roman"/>
        </w:rPr>
        <w:t xml:space="preserve"> </w:t>
      </w:r>
      <w:ins w:id="1018" w:author="Santiago Angueira, Joanne" w:date="2021-07-27T14:16:00Z">
        <w:r w:rsidR="00777360">
          <w:rPr>
            <w:rFonts w:ascii="Times New Roman" w:hAnsi="Times New Roman"/>
          </w:rPr>
          <w:t xml:space="preserve">FCA Supplier’s manufacturing facility (Incoterms 2020), </w:t>
        </w:r>
      </w:ins>
      <w:del w:id="1019" w:author="Santiago Angueira, Joanne" w:date="2021-07-27T14:17:00Z">
        <w:r w:rsidRPr="00C1490B" w:rsidDel="00777360">
          <w:rPr>
            <w:rFonts w:ascii="Times New Roman" w:hAnsi="Times New Roman"/>
          </w:rPr>
          <w:delText xml:space="preserve">to the </w:delText>
        </w:r>
        <w:r w:rsidR="00AD6FCC" w:rsidDel="00777360">
          <w:rPr>
            <w:rFonts w:ascii="Times New Roman" w:hAnsi="Times New Roman"/>
          </w:rPr>
          <w:delText>delivery point</w:delText>
        </w:r>
      </w:del>
      <w:ins w:id="1020" w:author="Santiago Angueira, Joanne" w:date="2021-07-27T14:17:00Z">
        <w:r w:rsidR="00777360">
          <w:rPr>
            <w:rFonts w:ascii="Times New Roman" w:hAnsi="Times New Roman"/>
          </w:rPr>
          <w:t>unless otherwise</w:t>
        </w:r>
      </w:ins>
      <w:r w:rsidR="00AD6FCC">
        <w:rPr>
          <w:rFonts w:ascii="Times New Roman" w:hAnsi="Times New Roman"/>
        </w:rPr>
        <w:t xml:space="preserve"> set out in the Purchase Order</w:t>
      </w:r>
      <w:r w:rsidRPr="00C1490B">
        <w:rPr>
          <w:rFonts w:ascii="Times New Roman" w:hAnsi="Times New Roman"/>
        </w:rPr>
        <w:t xml:space="preserve">, and shall insure the </w:t>
      </w:r>
      <w:r w:rsidR="00865BA5" w:rsidRPr="00C1490B">
        <w:rPr>
          <w:rFonts w:ascii="Times New Roman" w:hAnsi="Times New Roman"/>
        </w:rPr>
        <w:t>Equipment</w:t>
      </w:r>
      <w:r w:rsidRPr="00C1490B">
        <w:rPr>
          <w:rFonts w:ascii="Times New Roman" w:hAnsi="Times New Roman"/>
        </w:rPr>
        <w:t xml:space="preserve"> against all risks of loss and damage at all times prior to the delivery of the </w:t>
      </w:r>
      <w:r w:rsidR="00865BA5" w:rsidRPr="00C1490B">
        <w:rPr>
          <w:rFonts w:ascii="Times New Roman" w:hAnsi="Times New Roman"/>
        </w:rPr>
        <w:t>Equipment</w:t>
      </w:r>
      <w:r w:rsidRPr="00C1490B">
        <w:rPr>
          <w:rFonts w:ascii="Times New Roman" w:hAnsi="Times New Roman"/>
        </w:rPr>
        <w:t xml:space="preserve"> to Site in accordance with this Agreement.</w:t>
      </w:r>
    </w:p>
    <w:p w14:paraId="2C2A7357" w14:textId="62A570BD" w:rsidR="00F953E5" w:rsidRPr="00C1490B" w:rsidRDefault="00F953E5" w:rsidP="00430D56">
      <w:pPr>
        <w:pStyle w:val="ScheduleL4"/>
        <w:rPr>
          <w:rFonts w:ascii="Times New Roman" w:hAnsi="Times New Roman"/>
        </w:rPr>
      </w:pPr>
      <w:r w:rsidRPr="00C1490B">
        <w:rPr>
          <w:rFonts w:ascii="Times New Roman" w:hAnsi="Times New Roman"/>
        </w:rPr>
        <w:t xml:space="preserve">The Company shall have the option of </w:t>
      </w:r>
      <w:ins w:id="1021" w:author="Santiago Angueira, Joanne" w:date="2021-07-27T14:17:00Z">
        <w:r w:rsidR="00450C97">
          <w:rPr>
            <w:rFonts w:ascii="Times New Roman" w:hAnsi="Times New Roman"/>
          </w:rPr>
          <w:t xml:space="preserve">timely </w:t>
        </w:r>
      </w:ins>
      <w:r w:rsidRPr="00C1490B">
        <w:rPr>
          <w:rFonts w:ascii="Times New Roman" w:hAnsi="Times New Roman"/>
        </w:rPr>
        <w:t>changing the point of delivery of the Equipment, in accordance with Incoterms 20</w:t>
      </w:r>
      <w:r w:rsidR="003B04A2">
        <w:rPr>
          <w:rFonts w:ascii="Times New Roman" w:hAnsi="Times New Roman"/>
        </w:rPr>
        <w:t>2</w:t>
      </w:r>
      <w:r w:rsidRPr="00C1490B">
        <w:rPr>
          <w:rFonts w:ascii="Times New Roman" w:hAnsi="Times New Roman"/>
        </w:rPr>
        <w:t>0.</w:t>
      </w:r>
      <w:ins w:id="1022" w:author="Santiago Angueira, Joanne" w:date="2021-07-27T14:17:00Z">
        <w:r w:rsidR="00450C97">
          <w:rPr>
            <w:rFonts w:ascii="Times New Roman" w:hAnsi="Times New Roman"/>
          </w:rPr>
          <w:t xml:space="preserve"> </w:t>
        </w:r>
      </w:ins>
      <w:ins w:id="1023" w:author="Santiago Angueira, Joanne" w:date="2021-07-27T14:18:00Z">
        <w:r w:rsidR="00450C97">
          <w:rPr>
            <w:rFonts w:ascii="Times New Roman" w:hAnsi="Times New Roman"/>
          </w:rPr>
          <w:t xml:space="preserve">In the event of such change, Company shall compensate Supplier for any additional </w:t>
        </w:r>
      </w:ins>
      <w:ins w:id="1024" w:author="Santiago Angueira, Joanne" w:date="2021-07-27T14:19:00Z">
        <w:r w:rsidR="00450C97">
          <w:rPr>
            <w:rFonts w:ascii="Times New Roman" w:hAnsi="Times New Roman"/>
          </w:rPr>
          <w:t xml:space="preserve">freight </w:t>
        </w:r>
      </w:ins>
      <w:ins w:id="1025" w:author="Santiago Angueira, Joanne" w:date="2021-07-27T14:18:00Z">
        <w:r w:rsidR="00450C97">
          <w:rPr>
            <w:rFonts w:ascii="Times New Roman" w:hAnsi="Times New Roman"/>
          </w:rPr>
          <w:t xml:space="preserve">costs, if any, associated from </w:t>
        </w:r>
      </w:ins>
      <w:ins w:id="1026" w:author="Santiago Angueira, Joanne" w:date="2021-07-27T14:19:00Z">
        <w:r w:rsidR="00450C97">
          <w:rPr>
            <w:rFonts w:ascii="Times New Roman" w:hAnsi="Times New Roman"/>
          </w:rPr>
          <w:t>Company’s</w:t>
        </w:r>
      </w:ins>
      <w:ins w:id="1027" w:author="Santiago Angueira, Joanne" w:date="2021-07-27T14:18:00Z">
        <w:r w:rsidR="00450C97">
          <w:rPr>
            <w:rFonts w:ascii="Times New Roman" w:hAnsi="Times New Roman"/>
          </w:rPr>
          <w:t xml:space="preserve"> change in the point of delivery</w:t>
        </w:r>
      </w:ins>
      <w:ins w:id="1028" w:author="Santiago Angueira, Joanne" w:date="2021-07-27T14:20:00Z">
        <w:r w:rsidR="00450C97">
          <w:rPr>
            <w:rFonts w:ascii="Times New Roman" w:hAnsi="Times New Roman"/>
          </w:rPr>
          <w:t>.</w:t>
        </w:r>
      </w:ins>
    </w:p>
    <w:p w14:paraId="739790AB" w14:textId="77777777" w:rsidR="00D92367" w:rsidRPr="00C1490B" w:rsidRDefault="00D92367" w:rsidP="00430D56">
      <w:pPr>
        <w:pStyle w:val="ScheduleL3"/>
        <w:rPr>
          <w:rFonts w:ascii="Times New Roman" w:hAnsi="Times New Roman"/>
        </w:rPr>
      </w:pPr>
      <w:r w:rsidRPr="00C1490B">
        <w:rPr>
          <w:rFonts w:ascii="Times New Roman" w:hAnsi="Times New Roman"/>
        </w:rPr>
        <w:t>Time for Delivery</w:t>
      </w:r>
    </w:p>
    <w:p w14:paraId="1895D594" w14:textId="6C01C0EF" w:rsidR="00D92367" w:rsidRPr="00C1490B" w:rsidRDefault="00450C97" w:rsidP="00430D56">
      <w:pPr>
        <w:pStyle w:val="ScheduleCont3"/>
        <w:rPr>
          <w:rFonts w:ascii="Times New Roman" w:hAnsi="Times New Roman"/>
        </w:rPr>
      </w:pPr>
      <w:ins w:id="1029" w:author="Santiago Angueira, Joanne" w:date="2021-07-27T14:20:00Z">
        <w:r>
          <w:rPr>
            <w:rFonts w:ascii="Times New Roman" w:hAnsi="Times New Roman"/>
          </w:rPr>
          <w:t xml:space="preserve">Supplier agrees to use all commercially reasonable efforts for </w:t>
        </w:r>
      </w:ins>
      <w:del w:id="1030" w:author="Santiago Angueira, Joanne" w:date="2021-07-27T14:20:00Z">
        <w:r w:rsidR="00D92367" w:rsidRPr="00C1490B" w:rsidDel="00450C97">
          <w:rPr>
            <w:rFonts w:ascii="Times New Roman" w:hAnsi="Times New Roman"/>
          </w:rPr>
          <w:delText>A</w:delText>
        </w:r>
      </w:del>
      <w:ins w:id="1031" w:author="Santiago Angueira, Joanne" w:date="2021-07-27T14:20:00Z">
        <w:r>
          <w:rPr>
            <w:rFonts w:ascii="Times New Roman" w:hAnsi="Times New Roman"/>
          </w:rPr>
          <w:t>a</w:t>
        </w:r>
      </w:ins>
      <w:r w:rsidR="00D92367" w:rsidRPr="00C1490B">
        <w:rPr>
          <w:rFonts w:ascii="Times New Roman" w:hAnsi="Times New Roman"/>
        </w:rPr>
        <w:t xml:space="preserve">ll </w:t>
      </w:r>
      <w:r w:rsidR="00865BA5" w:rsidRPr="00C1490B">
        <w:rPr>
          <w:rFonts w:ascii="Times New Roman" w:hAnsi="Times New Roman"/>
        </w:rPr>
        <w:t>Equipment</w:t>
      </w:r>
      <w:r w:rsidR="00D92367" w:rsidRPr="00C1490B">
        <w:rPr>
          <w:rFonts w:ascii="Times New Roman" w:hAnsi="Times New Roman"/>
        </w:rPr>
        <w:t xml:space="preserve"> </w:t>
      </w:r>
      <w:ins w:id="1032" w:author="Santiago Angueira, Joanne" w:date="2021-07-27T14:20:00Z">
        <w:r>
          <w:rPr>
            <w:rFonts w:ascii="Times New Roman" w:hAnsi="Times New Roman"/>
          </w:rPr>
          <w:t>to</w:t>
        </w:r>
      </w:ins>
      <w:del w:id="1033" w:author="Santiago Angueira, Joanne" w:date="2021-07-27T14:20:00Z">
        <w:r w:rsidR="00D92367" w:rsidRPr="00C1490B" w:rsidDel="00450C97">
          <w:rPr>
            <w:rFonts w:ascii="Times New Roman" w:hAnsi="Times New Roman"/>
          </w:rPr>
          <w:delText>shall</w:delText>
        </w:r>
      </w:del>
      <w:r w:rsidR="00D92367" w:rsidRPr="00C1490B">
        <w:rPr>
          <w:rFonts w:ascii="Times New Roman" w:hAnsi="Times New Roman"/>
        </w:rPr>
        <w:t xml:space="preserve"> be delivered</w:t>
      </w:r>
      <w:r w:rsidR="007F4C32">
        <w:rPr>
          <w:rFonts w:ascii="Times New Roman" w:hAnsi="Times New Roman"/>
        </w:rPr>
        <w:t xml:space="preserve"> to</w:t>
      </w:r>
      <w:r w:rsidR="00D92367" w:rsidRPr="00C1490B">
        <w:rPr>
          <w:rFonts w:ascii="Times New Roman" w:hAnsi="Times New Roman"/>
        </w:rPr>
        <w:t xml:space="preserve"> the Company </w:t>
      </w:r>
      <w:ins w:id="1034" w:author="Santiago Angueira, Joanne" w:date="2021-07-27T14:21:00Z">
        <w:r>
          <w:rPr>
            <w:rFonts w:ascii="Times New Roman" w:hAnsi="Times New Roman"/>
          </w:rPr>
          <w:t xml:space="preserve">within </w:t>
        </w:r>
      </w:ins>
      <w:del w:id="1035" w:author="Santiago Angueira, Joanne" w:date="2021-07-27T14:21:00Z">
        <w:r w:rsidR="00D92367" w:rsidRPr="00C1490B" w:rsidDel="00450C97">
          <w:rPr>
            <w:rFonts w:ascii="Times New Roman" w:hAnsi="Times New Roman"/>
          </w:rPr>
          <w:delText>no later than</w:delText>
        </w:r>
      </w:del>
      <w:r w:rsidR="00D92367" w:rsidRPr="00C1490B">
        <w:rPr>
          <w:rFonts w:ascii="Times New Roman" w:hAnsi="Times New Roman"/>
        </w:rPr>
        <w:t xml:space="preserve"> the dates set out in </w:t>
      </w:r>
      <w:r w:rsidR="0041725C" w:rsidRPr="00C1490B">
        <w:rPr>
          <w:rFonts w:ascii="Times New Roman" w:hAnsi="Times New Roman"/>
        </w:rPr>
        <w:t>the applicable Purchase Order</w:t>
      </w:r>
      <w:ins w:id="1036" w:author="Santiago Angueira, Joanne" w:date="2021-07-27T14:21:00Z">
        <w:r>
          <w:rPr>
            <w:rFonts w:ascii="Times New Roman" w:hAnsi="Times New Roman"/>
          </w:rPr>
          <w:t xml:space="preserve"> or within a reasonable number of days from such dates</w:t>
        </w:r>
      </w:ins>
      <w:r w:rsidR="00D92367" w:rsidRPr="00C1490B">
        <w:rPr>
          <w:rFonts w:ascii="Times New Roman" w:hAnsi="Times New Roman"/>
        </w:rPr>
        <w:t>.</w:t>
      </w:r>
    </w:p>
    <w:p w14:paraId="3065C09E" w14:textId="77777777" w:rsidR="0041725C" w:rsidRPr="00C1490B" w:rsidRDefault="0041725C" w:rsidP="0041725C">
      <w:pPr>
        <w:pStyle w:val="ScheduleL3"/>
        <w:rPr>
          <w:rFonts w:ascii="Times New Roman" w:hAnsi="Times New Roman"/>
        </w:rPr>
      </w:pPr>
      <w:r w:rsidRPr="00C1490B">
        <w:rPr>
          <w:rFonts w:ascii="Times New Roman" w:hAnsi="Times New Roman"/>
        </w:rPr>
        <w:t>Packaging</w:t>
      </w:r>
    </w:p>
    <w:p w14:paraId="1F184C3F" w14:textId="5BAE54DC" w:rsidR="009D1729" w:rsidRDefault="009D1729" w:rsidP="0041725C">
      <w:pPr>
        <w:pStyle w:val="ScheduleCont3"/>
        <w:rPr>
          <w:rFonts w:ascii="Times New Roman" w:hAnsi="Times New Roman"/>
        </w:rPr>
      </w:pPr>
      <w:r>
        <w:rPr>
          <w:rFonts w:ascii="Times New Roman" w:hAnsi="Times New Roman"/>
        </w:rPr>
        <w:t>The Supplier must comply with the Packaging, Marking and Shipping Requirement</w:t>
      </w:r>
      <w:r w:rsidR="00A2489B">
        <w:rPr>
          <w:rFonts w:ascii="Times New Roman" w:hAnsi="Times New Roman"/>
        </w:rPr>
        <w:t>s</w:t>
      </w:r>
      <w:r>
        <w:rPr>
          <w:rFonts w:ascii="Times New Roman" w:hAnsi="Times New Roman"/>
        </w:rPr>
        <w:t xml:space="preserve"> </w:t>
      </w:r>
      <w:r w:rsidR="00A2489B">
        <w:rPr>
          <w:rFonts w:ascii="Times New Roman" w:hAnsi="Times New Roman"/>
        </w:rPr>
        <w:t xml:space="preserve">in Schedule </w:t>
      </w:r>
      <w:r w:rsidR="009A0CB2">
        <w:rPr>
          <w:rFonts w:ascii="Times New Roman" w:hAnsi="Times New Roman"/>
        </w:rPr>
        <w:t>A</w:t>
      </w:r>
      <w:r w:rsidR="00F2769B">
        <w:rPr>
          <w:rFonts w:ascii="Times New Roman" w:hAnsi="Times New Roman"/>
        </w:rPr>
        <w:t xml:space="preserve"> and</w:t>
      </w:r>
      <w:r>
        <w:rPr>
          <w:rFonts w:ascii="Times New Roman" w:hAnsi="Times New Roman"/>
        </w:rPr>
        <w:t xml:space="preserve"> Schedule </w:t>
      </w:r>
      <w:r w:rsidR="00274B85">
        <w:rPr>
          <w:rFonts w:ascii="Times New Roman" w:hAnsi="Times New Roman"/>
        </w:rPr>
        <w:t>F</w:t>
      </w:r>
      <w:r>
        <w:rPr>
          <w:rFonts w:ascii="Times New Roman" w:hAnsi="Times New Roman"/>
        </w:rPr>
        <w:t xml:space="preserve">. </w:t>
      </w:r>
    </w:p>
    <w:p w14:paraId="3EBBA6DB" w14:textId="77777777" w:rsidR="0041725C" w:rsidRPr="00C1490B" w:rsidRDefault="0041725C" w:rsidP="0041725C">
      <w:pPr>
        <w:pStyle w:val="ScheduleL3"/>
        <w:rPr>
          <w:rFonts w:ascii="Times New Roman" w:hAnsi="Times New Roman"/>
        </w:rPr>
      </w:pPr>
      <w:r w:rsidRPr="00C1490B">
        <w:rPr>
          <w:rFonts w:ascii="Times New Roman" w:hAnsi="Times New Roman"/>
        </w:rPr>
        <w:t>Manufacture and Supply of Materials</w:t>
      </w:r>
    </w:p>
    <w:p w14:paraId="3FFCE8EA" w14:textId="5C8306C0" w:rsidR="0041725C" w:rsidRPr="00C1490B" w:rsidRDefault="0041725C" w:rsidP="0041725C">
      <w:pPr>
        <w:pStyle w:val="ScheduleCont3"/>
        <w:rPr>
          <w:rFonts w:ascii="Times New Roman" w:hAnsi="Times New Roman"/>
        </w:rPr>
      </w:pPr>
      <w:r w:rsidRPr="00C1490B">
        <w:rPr>
          <w:rFonts w:ascii="Times New Roman" w:hAnsi="Times New Roman"/>
        </w:rPr>
        <w:t xml:space="preserve">The </w:t>
      </w:r>
      <w:r w:rsidR="00E66B1A" w:rsidRPr="00C1490B">
        <w:rPr>
          <w:rFonts w:ascii="Times New Roman" w:hAnsi="Times New Roman"/>
        </w:rPr>
        <w:t>Company</w:t>
      </w:r>
      <w:r w:rsidR="00B85926">
        <w:rPr>
          <w:rFonts w:ascii="Times New Roman" w:hAnsi="Times New Roman"/>
        </w:rPr>
        <w:t>’</w:t>
      </w:r>
      <w:r w:rsidR="00E66B1A" w:rsidRPr="00C1490B">
        <w:rPr>
          <w:rFonts w:ascii="Times New Roman" w:hAnsi="Times New Roman"/>
        </w:rPr>
        <w:t>s Representative</w:t>
      </w:r>
      <w:r w:rsidRPr="00C1490B">
        <w:rPr>
          <w:rFonts w:ascii="Times New Roman" w:hAnsi="Times New Roman"/>
        </w:rPr>
        <w:t xml:space="preserve"> may request the Supplier to supply particulars of:</w:t>
      </w:r>
    </w:p>
    <w:p w14:paraId="64802C2D" w14:textId="77777777" w:rsidR="0041725C" w:rsidRPr="00C1490B" w:rsidRDefault="0041725C" w:rsidP="0041725C">
      <w:pPr>
        <w:pStyle w:val="ScheduleL6"/>
        <w:rPr>
          <w:rFonts w:ascii="Times New Roman" w:hAnsi="Times New Roman"/>
        </w:rPr>
      </w:pPr>
      <w:r w:rsidRPr="00C1490B">
        <w:rPr>
          <w:rFonts w:ascii="Times New Roman" w:hAnsi="Times New Roman"/>
        </w:rPr>
        <w:t>the mode and place of manufacture;</w:t>
      </w:r>
    </w:p>
    <w:p w14:paraId="242BAC04" w14:textId="77777777" w:rsidR="0041725C" w:rsidRPr="00C1490B" w:rsidRDefault="0041725C" w:rsidP="0041725C">
      <w:pPr>
        <w:pStyle w:val="ScheduleL6"/>
        <w:rPr>
          <w:rFonts w:ascii="Times New Roman" w:hAnsi="Times New Roman"/>
        </w:rPr>
      </w:pPr>
      <w:r w:rsidRPr="00C1490B">
        <w:rPr>
          <w:rFonts w:ascii="Times New Roman" w:hAnsi="Times New Roman"/>
        </w:rPr>
        <w:t>the source of supply;</w:t>
      </w:r>
    </w:p>
    <w:p w14:paraId="3A72DDFC" w14:textId="77777777" w:rsidR="0041725C" w:rsidRPr="00C1490B" w:rsidRDefault="0041725C" w:rsidP="0041725C">
      <w:pPr>
        <w:pStyle w:val="ScheduleL6"/>
        <w:rPr>
          <w:rFonts w:ascii="Times New Roman" w:hAnsi="Times New Roman"/>
        </w:rPr>
      </w:pPr>
      <w:r w:rsidRPr="00C1490B">
        <w:rPr>
          <w:rFonts w:ascii="Times New Roman" w:hAnsi="Times New Roman"/>
        </w:rPr>
        <w:t>the performance capacities; and</w:t>
      </w:r>
    </w:p>
    <w:p w14:paraId="63BADFCA" w14:textId="77777777" w:rsidR="0041725C" w:rsidRPr="00C1490B" w:rsidRDefault="007A420E" w:rsidP="0041725C">
      <w:pPr>
        <w:pStyle w:val="ScheduleL6"/>
        <w:rPr>
          <w:rFonts w:ascii="Times New Roman" w:hAnsi="Times New Roman"/>
        </w:rPr>
      </w:pPr>
      <w:r w:rsidRPr="00C1490B">
        <w:rPr>
          <w:rFonts w:ascii="Times New Roman" w:hAnsi="Times New Roman"/>
        </w:rPr>
        <w:t xml:space="preserve">any </w:t>
      </w:r>
      <w:r w:rsidR="0041725C" w:rsidRPr="00C1490B">
        <w:rPr>
          <w:rFonts w:ascii="Times New Roman" w:hAnsi="Times New Roman"/>
        </w:rPr>
        <w:t xml:space="preserve">other </w:t>
      </w:r>
      <w:r w:rsidRPr="00C1490B">
        <w:rPr>
          <w:rFonts w:ascii="Times New Roman" w:hAnsi="Times New Roman"/>
        </w:rPr>
        <w:t>relevant information,</w:t>
      </w:r>
    </w:p>
    <w:p w14:paraId="322E81B1" w14:textId="3A19AE18" w:rsidR="0041725C" w:rsidRPr="00C1490B" w:rsidRDefault="0041725C" w:rsidP="00250180">
      <w:pPr>
        <w:pStyle w:val="ScheduleCont3"/>
        <w:rPr>
          <w:rFonts w:ascii="Times New Roman" w:hAnsi="Times New Roman"/>
        </w:rPr>
      </w:pPr>
      <w:r w:rsidRPr="00C1490B">
        <w:rPr>
          <w:rFonts w:ascii="Times New Roman" w:hAnsi="Times New Roman"/>
        </w:rPr>
        <w:t xml:space="preserve">in respect of any materials, </w:t>
      </w:r>
      <w:r w:rsidR="007A420E" w:rsidRPr="00C1490B">
        <w:rPr>
          <w:rFonts w:ascii="Times New Roman" w:hAnsi="Times New Roman"/>
        </w:rPr>
        <w:t>p</w:t>
      </w:r>
      <w:r w:rsidRPr="00C1490B">
        <w:rPr>
          <w:rFonts w:ascii="Times New Roman" w:hAnsi="Times New Roman"/>
        </w:rPr>
        <w:t>lant or Equipment to be supplied by the Supplier under or used in connection with this Agreement and the Supplier shall forthwi</w:t>
      </w:r>
      <w:r w:rsidR="007A420E" w:rsidRPr="00C1490B">
        <w:rPr>
          <w:rFonts w:ascii="Times New Roman" w:hAnsi="Times New Roman"/>
        </w:rPr>
        <w:t>th comply with such direction.</w:t>
      </w:r>
    </w:p>
    <w:p w14:paraId="3D32320D" w14:textId="77777777" w:rsidR="0041725C" w:rsidRPr="00C1490B" w:rsidRDefault="007A420E" w:rsidP="0041725C">
      <w:pPr>
        <w:pStyle w:val="ScheduleL3"/>
        <w:rPr>
          <w:rFonts w:ascii="Times New Roman" w:hAnsi="Times New Roman"/>
        </w:rPr>
      </w:pPr>
      <w:r w:rsidRPr="00C1490B">
        <w:rPr>
          <w:rFonts w:ascii="Times New Roman" w:hAnsi="Times New Roman"/>
        </w:rPr>
        <w:t>Schedule</w:t>
      </w:r>
    </w:p>
    <w:p w14:paraId="49B6F2E4" w14:textId="51D350DA" w:rsidR="0041725C" w:rsidRPr="00C1490B" w:rsidRDefault="0041725C" w:rsidP="0041725C">
      <w:pPr>
        <w:pStyle w:val="ScheduleCont3"/>
        <w:rPr>
          <w:rFonts w:ascii="Times New Roman" w:hAnsi="Times New Roman"/>
        </w:rPr>
      </w:pPr>
      <w:r w:rsidRPr="00C1490B">
        <w:rPr>
          <w:rFonts w:ascii="Times New Roman" w:hAnsi="Times New Roman"/>
        </w:rPr>
        <w:t xml:space="preserve">The </w:t>
      </w:r>
      <w:r w:rsidR="007A420E" w:rsidRPr="00C1490B">
        <w:rPr>
          <w:rFonts w:ascii="Times New Roman" w:hAnsi="Times New Roman"/>
        </w:rPr>
        <w:t xml:space="preserve">Supplier shall comply with the schedule set out in the applicable Purchase Order in all respects and </w:t>
      </w:r>
      <w:r w:rsidRPr="00C1490B">
        <w:rPr>
          <w:rFonts w:ascii="Times New Roman" w:hAnsi="Times New Roman"/>
        </w:rPr>
        <w:t>shall not deviate from t</w:t>
      </w:r>
      <w:r w:rsidR="007A420E" w:rsidRPr="00C1490B">
        <w:rPr>
          <w:rFonts w:ascii="Times New Roman" w:hAnsi="Times New Roman"/>
        </w:rPr>
        <w:t>he times and dates shown in such s</w:t>
      </w:r>
      <w:r w:rsidRPr="00C1490B">
        <w:rPr>
          <w:rFonts w:ascii="Times New Roman" w:hAnsi="Times New Roman"/>
        </w:rPr>
        <w:t xml:space="preserve">chedule unless directed or permitted otherwise by notice in writing by the </w:t>
      </w:r>
      <w:r w:rsidR="00E66B1A" w:rsidRPr="00C1490B">
        <w:rPr>
          <w:rFonts w:ascii="Times New Roman" w:hAnsi="Times New Roman"/>
        </w:rPr>
        <w:t>Company</w:t>
      </w:r>
      <w:r w:rsidR="00B85926">
        <w:rPr>
          <w:rFonts w:ascii="Times New Roman" w:hAnsi="Times New Roman"/>
        </w:rPr>
        <w:t>’</w:t>
      </w:r>
      <w:r w:rsidR="00E66B1A" w:rsidRPr="00C1490B">
        <w:rPr>
          <w:rFonts w:ascii="Times New Roman" w:hAnsi="Times New Roman"/>
        </w:rPr>
        <w:t>s Representative</w:t>
      </w:r>
      <w:r w:rsidRPr="00C1490B">
        <w:rPr>
          <w:rFonts w:ascii="Times New Roman" w:hAnsi="Times New Roman"/>
        </w:rPr>
        <w:t>.</w:t>
      </w:r>
    </w:p>
    <w:p w14:paraId="0A90EA53" w14:textId="2A94C11C" w:rsidR="0041725C" w:rsidRPr="00C1490B" w:rsidRDefault="0041725C" w:rsidP="0041725C">
      <w:pPr>
        <w:pStyle w:val="ScheduleCont3"/>
        <w:rPr>
          <w:rFonts w:ascii="Times New Roman" w:hAnsi="Times New Roman"/>
        </w:rPr>
      </w:pPr>
      <w:r w:rsidRPr="00C1490B">
        <w:rPr>
          <w:rFonts w:ascii="Times New Roman" w:hAnsi="Times New Roman"/>
        </w:rPr>
        <w:t xml:space="preserve">The Supplier shall give the </w:t>
      </w:r>
      <w:r w:rsidR="00E66B1A" w:rsidRPr="00C1490B">
        <w:rPr>
          <w:rFonts w:ascii="Times New Roman" w:hAnsi="Times New Roman"/>
        </w:rPr>
        <w:t>Company</w:t>
      </w:r>
      <w:r w:rsidR="00B85926">
        <w:rPr>
          <w:rFonts w:ascii="Times New Roman" w:hAnsi="Times New Roman"/>
        </w:rPr>
        <w:t>’</w:t>
      </w:r>
      <w:r w:rsidR="00E66B1A" w:rsidRPr="00C1490B">
        <w:rPr>
          <w:rFonts w:ascii="Times New Roman" w:hAnsi="Times New Roman"/>
        </w:rPr>
        <w:t>s Representative</w:t>
      </w:r>
      <w:r w:rsidRPr="00C1490B">
        <w:rPr>
          <w:rFonts w:ascii="Times New Roman" w:hAnsi="Times New Roman"/>
        </w:rPr>
        <w:t xml:space="preserve"> reasonable advance notice of when the Supplier requires any information, materials, documents or instructions from the </w:t>
      </w:r>
      <w:r w:rsidR="00E66B1A" w:rsidRPr="00C1490B">
        <w:rPr>
          <w:rFonts w:ascii="Times New Roman" w:hAnsi="Times New Roman"/>
        </w:rPr>
        <w:t>Company</w:t>
      </w:r>
      <w:r w:rsidR="00B85926">
        <w:rPr>
          <w:rFonts w:ascii="Times New Roman" w:hAnsi="Times New Roman"/>
        </w:rPr>
        <w:t>’</w:t>
      </w:r>
      <w:r w:rsidR="00E66B1A" w:rsidRPr="00C1490B">
        <w:rPr>
          <w:rFonts w:ascii="Times New Roman" w:hAnsi="Times New Roman"/>
        </w:rPr>
        <w:t>s Representative</w:t>
      </w:r>
      <w:r w:rsidRPr="00C1490B">
        <w:rPr>
          <w:rFonts w:ascii="Times New Roman" w:hAnsi="Times New Roman"/>
        </w:rPr>
        <w:t xml:space="preserve"> or the Company</w:t>
      </w:r>
      <w:r w:rsidR="007A420E" w:rsidRPr="00C1490B">
        <w:rPr>
          <w:rFonts w:ascii="Times New Roman" w:hAnsi="Times New Roman"/>
        </w:rPr>
        <w:t xml:space="preserve"> in order to comply with its obligations under this Agreement</w:t>
      </w:r>
      <w:r w:rsidRPr="00C1490B">
        <w:rPr>
          <w:rFonts w:ascii="Times New Roman" w:hAnsi="Times New Roman"/>
        </w:rPr>
        <w:t xml:space="preserve">, and furnish a comprehensive </w:t>
      </w:r>
      <w:r w:rsidR="006B567F" w:rsidRPr="00C1490B">
        <w:rPr>
          <w:rFonts w:ascii="Times New Roman" w:hAnsi="Times New Roman"/>
        </w:rPr>
        <w:t>e</w:t>
      </w:r>
      <w:r w:rsidRPr="00C1490B">
        <w:rPr>
          <w:rFonts w:ascii="Times New Roman" w:hAnsi="Times New Roman"/>
        </w:rPr>
        <w:t xml:space="preserve">quipment </w:t>
      </w:r>
      <w:r w:rsidR="007A420E" w:rsidRPr="00C1490B">
        <w:rPr>
          <w:rFonts w:ascii="Times New Roman" w:hAnsi="Times New Roman"/>
        </w:rPr>
        <w:t>a</w:t>
      </w:r>
      <w:r w:rsidRPr="00C1490B">
        <w:rPr>
          <w:rFonts w:ascii="Times New Roman" w:hAnsi="Times New Roman"/>
        </w:rPr>
        <w:t xml:space="preserve">ssembly and </w:t>
      </w:r>
      <w:r w:rsidR="007A420E" w:rsidRPr="00C1490B">
        <w:rPr>
          <w:rFonts w:ascii="Times New Roman" w:hAnsi="Times New Roman"/>
        </w:rPr>
        <w:t>c</w:t>
      </w:r>
      <w:r w:rsidRPr="00C1490B">
        <w:rPr>
          <w:rFonts w:ascii="Times New Roman" w:hAnsi="Times New Roman"/>
        </w:rPr>
        <w:t>ommissioning plan</w:t>
      </w:r>
      <w:r w:rsidR="007A420E" w:rsidRPr="00C1490B">
        <w:rPr>
          <w:rFonts w:ascii="Times New Roman" w:hAnsi="Times New Roman"/>
        </w:rPr>
        <w:t>,</w:t>
      </w:r>
      <w:r w:rsidRPr="00C1490B">
        <w:rPr>
          <w:rFonts w:ascii="Times New Roman" w:hAnsi="Times New Roman"/>
        </w:rPr>
        <w:t xml:space="preserve"> including detailed resource requirements</w:t>
      </w:r>
      <w:r w:rsidR="00B74438">
        <w:rPr>
          <w:rFonts w:ascii="Times New Roman" w:hAnsi="Times New Roman"/>
        </w:rPr>
        <w:t>.</w:t>
      </w:r>
    </w:p>
    <w:p w14:paraId="747A2F4A" w14:textId="167A4F6A" w:rsidR="0041725C" w:rsidRPr="00C1490B" w:rsidRDefault="0041725C" w:rsidP="0041725C">
      <w:pPr>
        <w:pStyle w:val="ScheduleCont3"/>
        <w:rPr>
          <w:rFonts w:ascii="Times New Roman" w:hAnsi="Times New Roman"/>
        </w:rPr>
      </w:pPr>
      <w:r w:rsidRPr="00C1490B">
        <w:rPr>
          <w:rFonts w:ascii="Times New Roman" w:hAnsi="Times New Roman"/>
        </w:rPr>
        <w:lastRenderedPageBreak/>
        <w:t xml:space="preserve">The Company and the </w:t>
      </w:r>
      <w:r w:rsidR="00E66B1A" w:rsidRPr="00C1490B">
        <w:rPr>
          <w:rFonts w:ascii="Times New Roman" w:hAnsi="Times New Roman"/>
        </w:rPr>
        <w:t>Company</w:t>
      </w:r>
      <w:r w:rsidR="00B85926">
        <w:rPr>
          <w:rFonts w:ascii="Times New Roman" w:hAnsi="Times New Roman"/>
        </w:rPr>
        <w:t>’</w:t>
      </w:r>
      <w:r w:rsidR="00E66B1A" w:rsidRPr="00C1490B">
        <w:rPr>
          <w:rFonts w:ascii="Times New Roman" w:hAnsi="Times New Roman"/>
        </w:rPr>
        <w:t>s Representative</w:t>
      </w:r>
      <w:r w:rsidRPr="00C1490B">
        <w:rPr>
          <w:rFonts w:ascii="Times New Roman" w:hAnsi="Times New Roman"/>
        </w:rPr>
        <w:t xml:space="preserve"> shall not be obliged to furnish any information, materials, documents or instructions earlier than the Company or the </w:t>
      </w:r>
      <w:r w:rsidR="00E66B1A" w:rsidRPr="00C1490B">
        <w:rPr>
          <w:rFonts w:ascii="Times New Roman" w:hAnsi="Times New Roman"/>
        </w:rPr>
        <w:t>Company</w:t>
      </w:r>
      <w:r w:rsidR="00B85926">
        <w:rPr>
          <w:rFonts w:ascii="Times New Roman" w:hAnsi="Times New Roman"/>
        </w:rPr>
        <w:t>’</w:t>
      </w:r>
      <w:r w:rsidR="00E66B1A" w:rsidRPr="00C1490B">
        <w:rPr>
          <w:rFonts w:ascii="Times New Roman" w:hAnsi="Times New Roman"/>
        </w:rPr>
        <w:t>s Representative</w:t>
      </w:r>
      <w:r w:rsidRPr="00C1490B">
        <w:rPr>
          <w:rFonts w:ascii="Times New Roman" w:hAnsi="Times New Roman"/>
        </w:rPr>
        <w:t>, as the case may be, sho</w:t>
      </w:r>
      <w:r w:rsidR="007A420E" w:rsidRPr="00C1490B">
        <w:rPr>
          <w:rFonts w:ascii="Times New Roman" w:hAnsi="Times New Roman"/>
        </w:rPr>
        <w:t>uld reasonably have anticipated</w:t>
      </w:r>
      <w:r w:rsidRPr="00C1490B">
        <w:rPr>
          <w:rFonts w:ascii="Times New Roman" w:hAnsi="Times New Roman"/>
        </w:rPr>
        <w:t>.</w:t>
      </w:r>
    </w:p>
    <w:p w14:paraId="0E75327B" w14:textId="0C139099" w:rsidR="0041725C" w:rsidRPr="00C1490B" w:rsidRDefault="0041725C" w:rsidP="0041725C">
      <w:pPr>
        <w:pStyle w:val="ScheduleCont3"/>
        <w:rPr>
          <w:rFonts w:ascii="Times New Roman" w:hAnsi="Times New Roman"/>
        </w:rPr>
      </w:pPr>
      <w:r w:rsidRPr="00C1490B">
        <w:rPr>
          <w:rFonts w:ascii="Times New Roman" w:hAnsi="Times New Roman"/>
        </w:rPr>
        <w:t xml:space="preserve">The </w:t>
      </w:r>
      <w:r w:rsidR="00E66B1A" w:rsidRPr="00C1490B">
        <w:rPr>
          <w:rFonts w:ascii="Times New Roman" w:hAnsi="Times New Roman"/>
        </w:rPr>
        <w:t>Company</w:t>
      </w:r>
      <w:r w:rsidR="00B85926">
        <w:rPr>
          <w:rFonts w:ascii="Times New Roman" w:hAnsi="Times New Roman"/>
        </w:rPr>
        <w:t>’</w:t>
      </w:r>
      <w:r w:rsidR="00E66B1A" w:rsidRPr="00C1490B">
        <w:rPr>
          <w:rFonts w:ascii="Times New Roman" w:hAnsi="Times New Roman"/>
        </w:rPr>
        <w:t>s Representative</w:t>
      </w:r>
      <w:r w:rsidRPr="00C1490B">
        <w:rPr>
          <w:rFonts w:ascii="Times New Roman" w:hAnsi="Times New Roman"/>
        </w:rPr>
        <w:t xml:space="preserve"> may direct in what order and at what time the various </w:t>
      </w:r>
      <w:r w:rsidR="007A420E" w:rsidRPr="00C1490B">
        <w:rPr>
          <w:rFonts w:ascii="Times New Roman" w:hAnsi="Times New Roman"/>
        </w:rPr>
        <w:t xml:space="preserve">units of Equipment </w:t>
      </w:r>
      <w:r w:rsidRPr="00C1490B">
        <w:rPr>
          <w:rFonts w:ascii="Times New Roman" w:hAnsi="Times New Roman"/>
        </w:rPr>
        <w:t xml:space="preserve">shall be </w:t>
      </w:r>
      <w:r w:rsidR="007A420E" w:rsidRPr="00C1490B">
        <w:rPr>
          <w:rFonts w:ascii="Times New Roman" w:hAnsi="Times New Roman"/>
        </w:rPr>
        <w:t>delivered.</w:t>
      </w:r>
      <w:r w:rsidRPr="00C1490B">
        <w:rPr>
          <w:rFonts w:ascii="Times New Roman" w:hAnsi="Times New Roman"/>
        </w:rPr>
        <w:t xml:space="preserve">  If the Supplier can reasonably comply with the direction, the Supplier shall do so.  If the Supplier cannot reasonably comply, the Supplier shall notify the </w:t>
      </w:r>
      <w:r w:rsidR="00E66B1A" w:rsidRPr="00C1490B">
        <w:rPr>
          <w:rFonts w:ascii="Times New Roman" w:hAnsi="Times New Roman"/>
        </w:rPr>
        <w:t>Company</w:t>
      </w:r>
      <w:r w:rsidR="00B85926">
        <w:rPr>
          <w:rFonts w:ascii="Times New Roman" w:hAnsi="Times New Roman"/>
        </w:rPr>
        <w:t>’</w:t>
      </w:r>
      <w:r w:rsidR="00E66B1A" w:rsidRPr="00C1490B">
        <w:rPr>
          <w:rFonts w:ascii="Times New Roman" w:hAnsi="Times New Roman"/>
        </w:rPr>
        <w:t>s Representative</w:t>
      </w:r>
      <w:r w:rsidRPr="00C1490B">
        <w:rPr>
          <w:rFonts w:ascii="Times New Roman" w:hAnsi="Times New Roman"/>
        </w:rPr>
        <w:t xml:space="preserve"> in writing, giving reasons.</w:t>
      </w:r>
    </w:p>
    <w:p w14:paraId="411E5141" w14:textId="77777777" w:rsidR="00D92367" w:rsidRPr="00C1490B" w:rsidRDefault="0041725C" w:rsidP="00B95FE1">
      <w:pPr>
        <w:pStyle w:val="ScheduleCont3"/>
        <w:rPr>
          <w:rFonts w:ascii="Times New Roman" w:hAnsi="Times New Roman"/>
        </w:rPr>
      </w:pPr>
      <w:r w:rsidRPr="00C1490B">
        <w:rPr>
          <w:rFonts w:ascii="Times New Roman" w:hAnsi="Times New Roman"/>
        </w:rPr>
        <w:t xml:space="preserve">If compliance with the direction causes the Supplier to incur more or less cost than otherwise would have been incurred had the Supplier not been given the direction, the difference shall be </w:t>
      </w:r>
      <w:r w:rsidR="00DA7838" w:rsidRPr="00C1490B">
        <w:rPr>
          <w:rFonts w:ascii="Times New Roman" w:hAnsi="Times New Roman"/>
        </w:rPr>
        <w:t>mutually agreed</w:t>
      </w:r>
      <w:r w:rsidR="00B95FE1">
        <w:rPr>
          <w:rFonts w:ascii="Times New Roman" w:hAnsi="Times New Roman"/>
        </w:rPr>
        <w:t>.</w:t>
      </w:r>
    </w:p>
    <w:p w14:paraId="432009C6" w14:textId="77777777" w:rsidR="00D92367" w:rsidRPr="00C1490B" w:rsidRDefault="00D92367" w:rsidP="00430D56">
      <w:pPr>
        <w:pStyle w:val="BodyText"/>
        <w:rPr>
          <w:rFonts w:ascii="Times New Roman" w:hAnsi="Times New Roman"/>
        </w:rPr>
      </w:pPr>
      <w:r w:rsidRPr="00C1490B">
        <w:rPr>
          <w:rFonts w:ascii="Times New Roman" w:hAnsi="Times New Roman"/>
        </w:rPr>
        <w:br w:type="page"/>
      </w:r>
    </w:p>
    <w:p w14:paraId="3F23BEA1" w14:textId="77777777" w:rsidR="00D92367" w:rsidRPr="00B95FE1" w:rsidRDefault="00D92367" w:rsidP="00CF63E2">
      <w:pPr>
        <w:pStyle w:val="ScheduleL1"/>
        <w:jc w:val="left"/>
        <w:rPr>
          <w:rFonts w:ascii="Times New Roman" w:hAnsi="Times New Roman"/>
          <w:sz w:val="24"/>
          <w:szCs w:val="24"/>
        </w:rPr>
      </w:pPr>
      <w:bookmarkStart w:id="1037" w:name="_Toc323199642"/>
      <w:bookmarkStart w:id="1038" w:name="_Ref324241324"/>
      <w:r w:rsidRPr="00B95FE1">
        <w:rPr>
          <w:rFonts w:ascii="Times New Roman" w:hAnsi="Times New Roman"/>
          <w:sz w:val="24"/>
          <w:szCs w:val="24"/>
        </w:rPr>
        <w:lastRenderedPageBreak/>
        <w:t xml:space="preserve">– </w:t>
      </w:r>
      <w:bookmarkEnd w:id="1037"/>
      <w:bookmarkEnd w:id="1038"/>
      <w:r w:rsidR="00231CAA" w:rsidRPr="00B95FE1">
        <w:rPr>
          <w:rFonts w:ascii="Times New Roman" w:hAnsi="Times New Roman"/>
          <w:sz w:val="24"/>
          <w:szCs w:val="24"/>
        </w:rPr>
        <w:t>GENERAL PRICING PROVISIONS</w:t>
      </w:r>
    </w:p>
    <w:p w14:paraId="59550E30" w14:textId="77777777" w:rsidR="00D92367" w:rsidRPr="00B95FE1" w:rsidRDefault="00D92367" w:rsidP="00430D56">
      <w:pPr>
        <w:pStyle w:val="ScheduleL2"/>
        <w:rPr>
          <w:rFonts w:ascii="Times New Roman" w:hAnsi="Times New Roman"/>
          <w:sz w:val="24"/>
          <w:szCs w:val="24"/>
        </w:rPr>
      </w:pPr>
      <w:bookmarkStart w:id="1039" w:name="_Toc323199643"/>
      <w:r w:rsidRPr="00B95FE1">
        <w:rPr>
          <w:rFonts w:ascii="Times New Roman" w:hAnsi="Times New Roman"/>
          <w:sz w:val="24"/>
          <w:szCs w:val="24"/>
        </w:rPr>
        <w:t>Pricing</w:t>
      </w:r>
      <w:bookmarkEnd w:id="1039"/>
    </w:p>
    <w:p w14:paraId="2F0E3043" w14:textId="77777777" w:rsidR="00D92367" w:rsidRPr="003E185D" w:rsidRDefault="00D92367" w:rsidP="00430D56">
      <w:pPr>
        <w:pStyle w:val="ScheduleL3"/>
        <w:rPr>
          <w:rFonts w:ascii="Times New Roman" w:hAnsi="Times New Roman"/>
        </w:rPr>
      </w:pPr>
      <w:r w:rsidRPr="003E185D">
        <w:rPr>
          <w:rFonts w:ascii="Times New Roman" w:hAnsi="Times New Roman"/>
        </w:rPr>
        <w:t>General</w:t>
      </w:r>
    </w:p>
    <w:p w14:paraId="4E5E5899" w14:textId="203EBF58" w:rsidR="00D14A64" w:rsidRPr="003E185D" w:rsidRDefault="00601F93" w:rsidP="005537B8">
      <w:pPr>
        <w:pStyle w:val="ScheduleL4"/>
        <w:rPr>
          <w:rFonts w:ascii="Times New Roman" w:hAnsi="Times New Roman"/>
        </w:rPr>
      </w:pPr>
      <w:r w:rsidRPr="003E185D">
        <w:rPr>
          <w:rFonts w:ascii="Times New Roman" w:hAnsi="Times New Roman"/>
        </w:rPr>
        <w:t>The p</w:t>
      </w:r>
      <w:r w:rsidR="00D92367" w:rsidRPr="003E185D">
        <w:rPr>
          <w:rFonts w:ascii="Times New Roman" w:hAnsi="Times New Roman"/>
        </w:rPr>
        <w:t xml:space="preserve">rices and rates in the </w:t>
      </w:r>
      <w:r w:rsidRPr="003E185D">
        <w:rPr>
          <w:rFonts w:ascii="Times New Roman" w:hAnsi="Times New Roman"/>
        </w:rPr>
        <w:t>applicable Purchase Order</w:t>
      </w:r>
      <w:r w:rsidR="00D92367" w:rsidRPr="003E185D">
        <w:rPr>
          <w:rFonts w:ascii="Times New Roman" w:hAnsi="Times New Roman"/>
        </w:rPr>
        <w:t xml:space="preserve"> shall include all of the Supplier</w:t>
      </w:r>
      <w:r w:rsidR="00B85926">
        <w:rPr>
          <w:rFonts w:ascii="Times New Roman" w:hAnsi="Times New Roman"/>
        </w:rPr>
        <w:t>’</w:t>
      </w:r>
      <w:r w:rsidR="00D92367" w:rsidRPr="003E185D">
        <w:rPr>
          <w:rFonts w:ascii="Times New Roman" w:hAnsi="Times New Roman"/>
        </w:rPr>
        <w:t xml:space="preserve">s costs, charges and overheads for the performance of the </w:t>
      </w:r>
      <w:r w:rsidRPr="003E185D">
        <w:rPr>
          <w:rFonts w:ascii="Times New Roman" w:hAnsi="Times New Roman"/>
        </w:rPr>
        <w:t>s</w:t>
      </w:r>
      <w:r w:rsidR="00D92367" w:rsidRPr="003E185D">
        <w:rPr>
          <w:rFonts w:ascii="Times New Roman" w:hAnsi="Times New Roman"/>
        </w:rPr>
        <w:t xml:space="preserve">upply of </w:t>
      </w:r>
      <w:r w:rsidRPr="003E185D">
        <w:rPr>
          <w:rFonts w:ascii="Times New Roman" w:hAnsi="Times New Roman"/>
        </w:rPr>
        <w:t xml:space="preserve">the </w:t>
      </w:r>
      <w:r w:rsidR="00865BA5" w:rsidRPr="003E185D">
        <w:rPr>
          <w:rFonts w:ascii="Times New Roman" w:hAnsi="Times New Roman"/>
        </w:rPr>
        <w:t>Equipment</w:t>
      </w:r>
      <w:r w:rsidR="00D92367" w:rsidRPr="003E185D">
        <w:rPr>
          <w:rFonts w:ascii="Times New Roman" w:hAnsi="Times New Roman"/>
        </w:rPr>
        <w:t xml:space="preserve"> and </w:t>
      </w:r>
      <w:r w:rsidRPr="003E185D">
        <w:rPr>
          <w:rFonts w:ascii="Times New Roman" w:hAnsi="Times New Roman"/>
        </w:rPr>
        <w:t>associated s</w:t>
      </w:r>
      <w:r w:rsidR="00D92367" w:rsidRPr="003E185D">
        <w:rPr>
          <w:rFonts w:ascii="Times New Roman" w:hAnsi="Times New Roman"/>
        </w:rPr>
        <w:t xml:space="preserve">ervices in accordance with </w:t>
      </w:r>
      <w:r w:rsidR="00BA462B" w:rsidRPr="003E185D">
        <w:rPr>
          <w:rFonts w:ascii="Times New Roman" w:hAnsi="Times New Roman"/>
        </w:rPr>
        <w:t>this Agreement</w:t>
      </w:r>
      <w:r w:rsidR="00D92367" w:rsidRPr="003E185D">
        <w:rPr>
          <w:rFonts w:ascii="Times New Roman" w:hAnsi="Times New Roman"/>
        </w:rPr>
        <w:t xml:space="preserve"> and no additional amounts shall be payable by the Company unless provided for elsewhere in </w:t>
      </w:r>
      <w:r w:rsidR="00BA462B" w:rsidRPr="003E185D">
        <w:rPr>
          <w:rFonts w:ascii="Times New Roman" w:hAnsi="Times New Roman"/>
        </w:rPr>
        <w:t>this Agreement</w:t>
      </w:r>
      <w:r w:rsidR="00D92367" w:rsidRPr="003E185D">
        <w:rPr>
          <w:rFonts w:ascii="Times New Roman" w:hAnsi="Times New Roman"/>
        </w:rPr>
        <w:t>.</w:t>
      </w:r>
    </w:p>
    <w:p w14:paraId="7DD1FFBA" w14:textId="1DCEE0F0" w:rsidR="00271DA4" w:rsidRPr="003E185D" w:rsidRDefault="00271DA4" w:rsidP="00450C97">
      <w:pPr>
        <w:pStyle w:val="ScheduleL4"/>
        <w:rPr>
          <w:rFonts w:ascii="Times New Roman" w:hAnsi="Times New Roman"/>
        </w:rPr>
      </w:pPr>
      <w:r w:rsidRPr="003E185D">
        <w:rPr>
          <w:rFonts w:ascii="Times New Roman" w:hAnsi="Times New Roman"/>
        </w:rPr>
        <w:t>Prices quoted do not include provincial sales tax, goods and services tax</w:t>
      </w:r>
      <w:r w:rsidR="00731D41">
        <w:rPr>
          <w:rFonts w:ascii="Times New Roman" w:hAnsi="Times New Roman"/>
        </w:rPr>
        <w:t xml:space="preserve"> or customs duties</w:t>
      </w:r>
      <w:r w:rsidR="00FD55CC" w:rsidRPr="003E185D">
        <w:rPr>
          <w:rFonts w:ascii="Times New Roman" w:hAnsi="Times New Roman"/>
        </w:rPr>
        <w:t>.</w:t>
      </w:r>
      <w:ins w:id="1040" w:author="Santiago Angueira, Joanne" w:date="2021-07-27T14:22:00Z">
        <w:r w:rsidR="00450C97" w:rsidRPr="00450C97">
          <w:t xml:space="preserve"> </w:t>
        </w:r>
        <w:r w:rsidR="00450C97">
          <w:t>Company</w:t>
        </w:r>
        <w:r w:rsidR="00450C97" w:rsidRPr="00450C97">
          <w:rPr>
            <w:rFonts w:ascii="Times New Roman" w:hAnsi="Times New Roman"/>
          </w:rPr>
          <w:t xml:space="preserve"> shall be responsible for all sales, use, excise and similar taxes and such taxes will be collected from </w:t>
        </w:r>
        <w:r w:rsidR="00450C97">
          <w:rPr>
            <w:rFonts w:ascii="Times New Roman" w:hAnsi="Times New Roman"/>
          </w:rPr>
          <w:t>Company</w:t>
        </w:r>
        <w:r w:rsidR="00450C97" w:rsidRPr="00450C97">
          <w:rPr>
            <w:rFonts w:ascii="Times New Roman" w:hAnsi="Times New Roman"/>
          </w:rPr>
          <w:t xml:space="preserve"> and remitted to the appropriate governmental agency as required by law, and </w:t>
        </w:r>
        <w:r w:rsidR="00450C97">
          <w:rPr>
            <w:rFonts w:ascii="Times New Roman" w:hAnsi="Times New Roman"/>
          </w:rPr>
          <w:t>Company</w:t>
        </w:r>
        <w:r w:rsidR="00450C97" w:rsidRPr="00450C97">
          <w:rPr>
            <w:rFonts w:ascii="Times New Roman" w:hAnsi="Times New Roman"/>
          </w:rPr>
          <w:t xml:space="preserve"> shall promptly reimburse </w:t>
        </w:r>
      </w:ins>
      <w:ins w:id="1041" w:author="Santiago Angueira, Joanne" w:date="2021-07-27T14:23:00Z">
        <w:r w:rsidR="00450C97">
          <w:rPr>
            <w:rFonts w:ascii="Times New Roman" w:hAnsi="Times New Roman"/>
          </w:rPr>
          <w:t>Supplier</w:t>
        </w:r>
      </w:ins>
      <w:ins w:id="1042" w:author="Santiago Angueira, Joanne" w:date="2021-07-27T14:22:00Z">
        <w:r w:rsidR="00450C97" w:rsidRPr="00450C97">
          <w:rPr>
            <w:rFonts w:ascii="Times New Roman" w:hAnsi="Times New Roman"/>
          </w:rPr>
          <w:t xml:space="preserve"> for any such taxes it is required to pay or advance; provided, however, </w:t>
        </w:r>
      </w:ins>
      <w:ins w:id="1043" w:author="Santiago Angueira, Joanne" w:date="2021-07-27T14:23:00Z">
        <w:r w:rsidR="00450C97">
          <w:rPr>
            <w:rFonts w:ascii="Times New Roman" w:hAnsi="Times New Roman"/>
          </w:rPr>
          <w:t xml:space="preserve">that Supplier’s </w:t>
        </w:r>
      </w:ins>
      <w:ins w:id="1044" w:author="Santiago Angueira, Joanne" w:date="2021-07-27T14:22:00Z">
        <w:r w:rsidR="00450C97" w:rsidRPr="00450C97">
          <w:rPr>
            <w:rFonts w:ascii="Times New Roman" w:hAnsi="Times New Roman"/>
          </w:rPr>
          <w:t xml:space="preserve">prices shall separately itemize all sales and use taxes included </w:t>
        </w:r>
        <w:r w:rsidR="00450C97">
          <w:rPr>
            <w:rFonts w:ascii="Times New Roman" w:hAnsi="Times New Roman"/>
          </w:rPr>
          <w:t>in any amounts due from Company</w:t>
        </w:r>
        <w:r w:rsidR="00450C97" w:rsidRPr="00450C97">
          <w:rPr>
            <w:rFonts w:ascii="Times New Roman" w:hAnsi="Times New Roman"/>
          </w:rPr>
          <w:t xml:space="preserve">, and </w:t>
        </w:r>
      </w:ins>
      <w:ins w:id="1045" w:author="Santiago Angueira, Joanne" w:date="2021-07-27T14:23:00Z">
        <w:r w:rsidR="00450C97">
          <w:rPr>
            <w:rFonts w:ascii="Times New Roman" w:hAnsi="Times New Roman"/>
          </w:rPr>
          <w:t>Supplier</w:t>
        </w:r>
      </w:ins>
      <w:ins w:id="1046" w:author="Santiago Angueira, Joanne" w:date="2021-07-27T14:22:00Z">
        <w:r w:rsidR="00450C97" w:rsidRPr="00450C97">
          <w:rPr>
            <w:rFonts w:ascii="Times New Roman" w:hAnsi="Times New Roman"/>
          </w:rPr>
          <w:t xml:space="preserve"> will not collect or remit </w:t>
        </w:r>
        <w:r w:rsidR="00450C97">
          <w:rPr>
            <w:rFonts w:ascii="Times New Roman" w:hAnsi="Times New Roman"/>
          </w:rPr>
          <w:t>such taxes (to the extent Supplier</w:t>
        </w:r>
        <w:r w:rsidR="00450C97" w:rsidRPr="00450C97">
          <w:rPr>
            <w:rFonts w:ascii="Times New Roman" w:hAnsi="Times New Roman"/>
          </w:rPr>
          <w:t xml:space="preserve"> is legally able to do) if </w:t>
        </w:r>
      </w:ins>
      <w:ins w:id="1047" w:author="Santiago Angueira, Joanne" w:date="2021-07-27T14:23:00Z">
        <w:r w:rsidR="00450C97">
          <w:rPr>
            <w:rFonts w:ascii="Times New Roman" w:hAnsi="Times New Roman"/>
          </w:rPr>
          <w:t>Company</w:t>
        </w:r>
      </w:ins>
      <w:ins w:id="1048" w:author="Santiago Angueira, Joanne" w:date="2021-07-27T14:22:00Z">
        <w:r w:rsidR="00450C97" w:rsidRPr="00450C97">
          <w:rPr>
            <w:rFonts w:ascii="Times New Roman" w:hAnsi="Times New Roman"/>
          </w:rPr>
          <w:t xml:space="preserve"> presents </w:t>
        </w:r>
      </w:ins>
      <w:ins w:id="1049" w:author="Santiago Angueira, Joanne" w:date="2021-07-27T14:24:00Z">
        <w:r w:rsidR="00450C97">
          <w:rPr>
            <w:rFonts w:ascii="Times New Roman" w:hAnsi="Times New Roman"/>
          </w:rPr>
          <w:t>Supplier</w:t>
        </w:r>
      </w:ins>
      <w:ins w:id="1050" w:author="Santiago Angueira, Joanne" w:date="2021-07-27T14:22:00Z">
        <w:r w:rsidR="00450C97" w:rsidRPr="00450C97">
          <w:rPr>
            <w:rFonts w:ascii="Times New Roman" w:hAnsi="Times New Roman"/>
          </w:rPr>
          <w:t xml:space="preserve"> with a valid exemption or direct payment certificate or other appropriate docume</w:t>
        </w:r>
        <w:r w:rsidR="00450C97">
          <w:rPr>
            <w:rFonts w:ascii="Times New Roman" w:hAnsi="Times New Roman"/>
          </w:rPr>
          <w:t xml:space="preserve">ntation evidencing that </w:t>
        </w:r>
      </w:ins>
      <w:ins w:id="1051" w:author="Santiago Angueira, Joanne" w:date="2021-07-27T14:24:00Z">
        <w:r w:rsidR="00450C97">
          <w:rPr>
            <w:rFonts w:ascii="Times New Roman" w:hAnsi="Times New Roman"/>
          </w:rPr>
          <w:t>Company</w:t>
        </w:r>
      </w:ins>
      <w:ins w:id="1052" w:author="Santiago Angueira, Joanne" w:date="2021-07-27T14:22:00Z">
        <w:r w:rsidR="00450C97" w:rsidRPr="00450C97">
          <w:rPr>
            <w:rFonts w:ascii="Times New Roman" w:hAnsi="Times New Roman"/>
          </w:rPr>
          <w:t xml:space="preserve"> will itself pay taxes directly to the appropriate authority(ies) or is e</w:t>
        </w:r>
        <w:r w:rsidR="00450C97">
          <w:rPr>
            <w:rFonts w:ascii="Times New Roman" w:hAnsi="Times New Roman"/>
          </w:rPr>
          <w:t>xempt from payment of taxes.</w:t>
        </w:r>
      </w:ins>
      <w:r w:rsidR="00FD55CC" w:rsidRPr="003E185D">
        <w:rPr>
          <w:rFonts w:ascii="Times New Roman" w:hAnsi="Times New Roman"/>
        </w:rPr>
        <w:t xml:space="preserve">  </w:t>
      </w:r>
      <w:del w:id="1053" w:author="Santiago Angueira, Joanne" w:date="2021-07-27T14:24:00Z">
        <w:r w:rsidR="00D50EA8" w:rsidRPr="003E185D" w:rsidDel="00450C97">
          <w:rPr>
            <w:rFonts w:ascii="Times New Roman" w:hAnsi="Times New Roman"/>
          </w:rPr>
          <w:delText xml:space="preserve">Except as may be provided on the face of a Purchase Order, the Supplier shall pay all sales, consumer, use and other similar taxes and import duties required by law on the sale of the goods or services to be performed, and shall secure all permits, fees and licenses necessary for the </w:delText>
        </w:r>
        <w:r w:rsidR="00902BCD" w:rsidRPr="003E185D" w:rsidDel="00450C97">
          <w:rPr>
            <w:rFonts w:ascii="Times New Roman" w:hAnsi="Times New Roman"/>
          </w:rPr>
          <w:delText xml:space="preserve">execution of any services unless otherwise instructed by the Company in writing. </w:delText>
        </w:r>
      </w:del>
    </w:p>
    <w:p w14:paraId="0CDC53AA" w14:textId="5630688F" w:rsidR="005537B8" w:rsidRPr="003E185D" w:rsidRDefault="005537B8" w:rsidP="005537B8">
      <w:pPr>
        <w:pStyle w:val="ScheduleL4"/>
        <w:rPr>
          <w:rFonts w:ascii="Times New Roman" w:hAnsi="Times New Roman"/>
        </w:rPr>
      </w:pPr>
      <w:r w:rsidRPr="003E185D">
        <w:rPr>
          <w:rFonts w:ascii="Times New Roman" w:hAnsi="Times New Roman"/>
        </w:rPr>
        <w:t>The Supplier</w:t>
      </w:r>
      <w:r w:rsidR="00B85926">
        <w:rPr>
          <w:rFonts w:ascii="Times New Roman" w:hAnsi="Times New Roman"/>
        </w:rPr>
        <w:t>’</w:t>
      </w:r>
      <w:r w:rsidRPr="003E185D">
        <w:rPr>
          <w:rFonts w:ascii="Times New Roman" w:hAnsi="Times New Roman"/>
        </w:rPr>
        <w:t>s additional costs resulting from determinations, decisions and instructio</w:t>
      </w:r>
      <w:r w:rsidR="00BC7C77" w:rsidRPr="003E185D">
        <w:rPr>
          <w:rFonts w:ascii="Times New Roman" w:hAnsi="Times New Roman"/>
        </w:rPr>
        <w:t xml:space="preserve">ns from the Company must be </w:t>
      </w:r>
      <w:ins w:id="1054" w:author="Santiago Angueira, Joanne" w:date="2021-07-27T14:26:00Z">
        <w:r w:rsidR="00450C97">
          <w:rPr>
            <w:rFonts w:ascii="Times New Roman" w:hAnsi="Times New Roman"/>
          </w:rPr>
          <w:t xml:space="preserve">reasonably </w:t>
        </w:r>
      </w:ins>
      <w:del w:id="1055" w:author="Santiago Angueira, Joanne" w:date="2021-07-27T14:26:00Z">
        <w:r w:rsidR="00BC7C77" w:rsidRPr="003E185D" w:rsidDel="00450C97">
          <w:rPr>
            <w:rFonts w:ascii="Times New Roman" w:hAnsi="Times New Roman"/>
          </w:rPr>
          <w:delText>fully</w:delText>
        </w:r>
      </w:del>
      <w:r w:rsidR="00BC7C77" w:rsidRPr="003E185D">
        <w:rPr>
          <w:rFonts w:ascii="Times New Roman" w:hAnsi="Times New Roman"/>
        </w:rPr>
        <w:t xml:space="preserve"> documented. Payment of these additional costs shall be made provided costs are additional, not equalized or compensated by cost reductions on other decisions of the Company</w:t>
      </w:r>
      <w:r w:rsidR="00F118D0" w:rsidRPr="003E185D">
        <w:rPr>
          <w:rFonts w:ascii="Times New Roman" w:hAnsi="Times New Roman"/>
        </w:rPr>
        <w:t xml:space="preserve">, not covered under the various Purchase Order prices, and if it is proven that these costs are </w:t>
      </w:r>
      <w:del w:id="1056" w:author="Santiago Angueira, Joanne" w:date="2021-07-27T14:27:00Z">
        <w:r w:rsidR="00F118D0" w:rsidRPr="003E185D" w:rsidDel="00450C97">
          <w:rPr>
            <w:rFonts w:ascii="Times New Roman" w:hAnsi="Times New Roman"/>
          </w:rPr>
          <w:delText>unavoidable, in accordance with a calculation basis specified in the Purchase Order,</w:delText>
        </w:r>
      </w:del>
      <w:r w:rsidR="00F118D0" w:rsidRPr="003E185D">
        <w:rPr>
          <w:rFonts w:ascii="Times New Roman" w:hAnsi="Times New Roman"/>
        </w:rPr>
        <w:t xml:space="preserve"> essential and that the Supplier has undertaken all reasonable measures to </w:t>
      </w:r>
      <w:ins w:id="1057" w:author="Santiago Angueira, Joanne" w:date="2021-07-27T14:24:00Z">
        <w:r w:rsidR="00450C97">
          <w:rPr>
            <w:rFonts w:ascii="Times New Roman" w:hAnsi="Times New Roman"/>
          </w:rPr>
          <w:t>mitigate</w:t>
        </w:r>
      </w:ins>
      <w:del w:id="1058" w:author="Santiago Angueira, Joanne" w:date="2021-07-27T14:24:00Z">
        <w:r w:rsidR="00F118D0" w:rsidRPr="003E185D" w:rsidDel="00450C97">
          <w:rPr>
            <w:rFonts w:ascii="Times New Roman" w:hAnsi="Times New Roman"/>
          </w:rPr>
          <w:delText>limit</w:delText>
        </w:r>
      </w:del>
      <w:r w:rsidR="00F118D0" w:rsidRPr="003E185D">
        <w:rPr>
          <w:rFonts w:ascii="Times New Roman" w:hAnsi="Times New Roman"/>
        </w:rPr>
        <w:t xml:space="preserve"> these additional expenses. </w:t>
      </w:r>
    </w:p>
    <w:p w14:paraId="098A8015" w14:textId="4535F047" w:rsidR="005B28FB" w:rsidRPr="003E185D" w:rsidRDefault="005B28FB" w:rsidP="005537B8">
      <w:pPr>
        <w:pStyle w:val="ScheduleL4"/>
        <w:rPr>
          <w:rFonts w:ascii="Times New Roman" w:hAnsi="Times New Roman"/>
        </w:rPr>
      </w:pPr>
      <w:r w:rsidRPr="003E185D">
        <w:rPr>
          <w:rFonts w:ascii="Times New Roman" w:hAnsi="Times New Roman"/>
        </w:rPr>
        <w:t xml:space="preserve">The Company or its representatives shall have the right to ask the Supplier for all </w:t>
      </w:r>
      <w:del w:id="1059" w:author="Santiago Angueira, Joanne" w:date="2021-07-27T14:25:00Z">
        <w:r w:rsidRPr="003E185D" w:rsidDel="00450C97">
          <w:rPr>
            <w:rFonts w:ascii="Times New Roman" w:hAnsi="Times New Roman"/>
          </w:rPr>
          <w:delText>necessary</w:delText>
        </w:r>
      </w:del>
      <w:ins w:id="1060" w:author="Santiago Angueira, Joanne" w:date="2021-07-27T14:25:00Z">
        <w:r w:rsidR="00450C97">
          <w:rPr>
            <w:rFonts w:ascii="Times New Roman" w:hAnsi="Times New Roman"/>
          </w:rPr>
          <w:t>commercially reasonable</w:t>
        </w:r>
      </w:ins>
      <w:r w:rsidRPr="003E185D">
        <w:rPr>
          <w:rFonts w:ascii="Times New Roman" w:hAnsi="Times New Roman"/>
        </w:rPr>
        <w:t xml:space="preserve"> </w:t>
      </w:r>
      <w:del w:id="1061" w:author="Santiago Angueira, Joanne" w:date="2021-07-27T14:27:00Z">
        <w:r w:rsidRPr="003E185D" w:rsidDel="00450C97">
          <w:rPr>
            <w:rFonts w:ascii="Times New Roman" w:hAnsi="Times New Roman"/>
          </w:rPr>
          <w:delText>facts and</w:delText>
        </w:r>
      </w:del>
      <w:r w:rsidRPr="003E185D">
        <w:rPr>
          <w:rFonts w:ascii="Times New Roman" w:hAnsi="Times New Roman"/>
        </w:rPr>
        <w:t xml:space="preserve"> documents to very and support the costs. </w:t>
      </w:r>
    </w:p>
    <w:p w14:paraId="1D5783DA" w14:textId="06B4917A" w:rsidR="005B28FB" w:rsidRPr="003E185D" w:rsidRDefault="005B28FB" w:rsidP="005537B8">
      <w:pPr>
        <w:pStyle w:val="ScheduleL4"/>
        <w:rPr>
          <w:rFonts w:ascii="Times New Roman" w:hAnsi="Times New Roman"/>
        </w:rPr>
      </w:pPr>
      <w:r w:rsidRPr="003E185D">
        <w:rPr>
          <w:rFonts w:ascii="Times New Roman" w:hAnsi="Times New Roman"/>
        </w:rPr>
        <w:t xml:space="preserve">If the Supplier fails to </w:t>
      </w:r>
      <w:ins w:id="1062" w:author="Santiago Angueira, Joanne" w:date="2021-07-27T14:27:00Z">
        <w:r w:rsidR="000C314D">
          <w:rPr>
            <w:rFonts w:ascii="Times New Roman" w:hAnsi="Times New Roman"/>
          </w:rPr>
          <w:t xml:space="preserve">reasonably </w:t>
        </w:r>
      </w:ins>
      <w:r w:rsidRPr="003E185D">
        <w:rPr>
          <w:rFonts w:ascii="Times New Roman" w:hAnsi="Times New Roman"/>
        </w:rPr>
        <w:t>support these facts and/or sup</w:t>
      </w:r>
      <w:r w:rsidR="0078638E" w:rsidRPr="003E185D">
        <w:rPr>
          <w:rFonts w:ascii="Times New Roman" w:hAnsi="Times New Roman"/>
        </w:rPr>
        <w:t xml:space="preserve">ply these documents or if the examination confirms that the </w:t>
      </w:r>
      <w:r w:rsidR="005E3F47" w:rsidRPr="003E185D">
        <w:rPr>
          <w:rFonts w:ascii="Times New Roman" w:hAnsi="Times New Roman"/>
        </w:rPr>
        <w:t xml:space="preserve">additional costs do not comply with the terms hereunder, payment shall not be made to the Supplier. </w:t>
      </w:r>
    </w:p>
    <w:p w14:paraId="334D6C50" w14:textId="7779346F" w:rsidR="005537B8" w:rsidRPr="003E185D" w:rsidRDefault="008C5D5B" w:rsidP="003E185D">
      <w:pPr>
        <w:pStyle w:val="ScheduleL4"/>
        <w:rPr>
          <w:rFonts w:ascii="Times New Roman" w:hAnsi="Times New Roman"/>
        </w:rPr>
      </w:pPr>
      <w:r w:rsidRPr="003E185D">
        <w:rPr>
          <w:rFonts w:ascii="Times New Roman" w:hAnsi="Times New Roman"/>
        </w:rPr>
        <w:t>In the case of a dispute, the parties shall make all possible efforts to settle the matter in accordance with the Amica</w:t>
      </w:r>
      <w:r w:rsidR="003E185D" w:rsidRPr="003E185D">
        <w:rPr>
          <w:rFonts w:ascii="Times New Roman" w:hAnsi="Times New Roman"/>
        </w:rPr>
        <w:t>b</w:t>
      </w:r>
      <w:r w:rsidRPr="003E185D">
        <w:rPr>
          <w:rFonts w:ascii="Times New Roman" w:hAnsi="Times New Roman"/>
        </w:rPr>
        <w:t>l</w:t>
      </w:r>
      <w:r w:rsidR="003E185D" w:rsidRPr="003E185D">
        <w:rPr>
          <w:rFonts w:ascii="Times New Roman" w:hAnsi="Times New Roman"/>
        </w:rPr>
        <w:t>e</w:t>
      </w:r>
      <w:r w:rsidRPr="003E185D">
        <w:rPr>
          <w:rFonts w:ascii="Times New Roman" w:hAnsi="Times New Roman"/>
        </w:rPr>
        <w:t xml:space="preserve"> Procedure under the Dispute Resolution provisions of the Agreement.</w:t>
      </w:r>
      <w:ins w:id="1063" w:author="Santiago Angueira, Joanne" w:date="2021-07-27T14:28:00Z">
        <w:r w:rsidR="000C314D">
          <w:rPr>
            <w:rFonts w:ascii="Times New Roman" w:hAnsi="Times New Roman"/>
          </w:rPr>
          <w:t xml:space="preserve"> Provided, however, that Supplier shall not proceed with </w:t>
        </w:r>
      </w:ins>
      <w:ins w:id="1064" w:author="Santiago Angueira, Joanne" w:date="2021-07-27T14:29:00Z">
        <w:r w:rsidR="000C314D">
          <w:rPr>
            <w:rFonts w:ascii="Times New Roman" w:hAnsi="Times New Roman"/>
          </w:rPr>
          <w:t>the</w:t>
        </w:r>
      </w:ins>
      <w:ins w:id="1065" w:author="Santiago Angueira, Joanne" w:date="2021-07-27T14:28:00Z">
        <w:r w:rsidR="000C314D">
          <w:rPr>
            <w:rFonts w:ascii="Times New Roman" w:hAnsi="Times New Roman"/>
          </w:rPr>
          <w:t xml:space="preserve"> </w:t>
        </w:r>
      </w:ins>
      <w:ins w:id="1066" w:author="Santiago Angueira, Joanne" w:date="2021-07-27T14:29:00Z">
        <w:r w:rsidR="000C314D">
          <w:rPr>
            <w:rFonts w:ascii="Times New Roman" w:hAnsi="Times New Roman"/>
          </w:rPr>
          <w:t xml:space="preserve">performance of the Work subject to the dispute for more than thirty (30) consecutive days, unless the parties have agreed in writing to an equitable adjustment or if </w:t>
        </w:r>
      </w:ins>
      <w:ins w:id="1067" w:author="Santiago Angueira, Joanne" w:date="2021-07-27T14:30:00Z">
        <w:r w:rsidR="000C314D">
          <w:rPr>
            <w:rFonts w:ascii="Times New Roman" w:hAnsi="Times New Roman"/>
          </w:rPr>
          <w:t>otherwise Supplier elects to waive the additional fees.</w:t>
        </w:r>
      </w:ins>
      <w:del w:id="1068" w:author="Santiago Angueira, Joanne" w:date="2021-07-27T14:28:00Z">
        <w:r w:rsidRPr="003E185D" w:rsidDel="000C314D">
          <w:rPr>
            <w:rFonts w:ascii="Times New Roman" w:hAnsi="Times New Roman"/>
          </w:rPr>
          <w:delText xml:space="preserve"> </w:delText>
        </w:r>
      </w:del>
      <w:ins w:id="1069" w:author="Santiago Angueira, Joanne" w:date="2021-07-27T14:26:00Z">
        <w:r w:rsidR="00450C97">
          <w:rPr>
            <w:rFonts w:ascii="Times New Roman" w:hAnsi="Times New Roman"/>
          </w:rPr>
          <w:t xml:space="preserve"> </w:t>
        </w:r>
      </w:ins>
    </w:p>
    <w:p w14:paraId="0453F02B" w14:textId="26FF4735" w:rsidR="00EF544F" w:rsidRDefault="00EF544F" w:rsidP="00FE2080">
      <w:pPr>
        <w:pStyle w:val="ScheduleL3"/>
        <w:rPr>
          <w:rFonts w:ascii="Times New Roman" w:hAnsi="Times New Roman"/>
        </w:rPr>
      </w:pPr>
      <w:r>
        <w:rPr>
          <w:rFonts w:ascii="Times New Roman" w:hAnsi="Times New Roman"/>
        </w:rPr>
        <w:t xml:space="preserve">Non-Resident Withholding Tax </w:t>
      </w:r>
    </w:p>
    <w:p w14:paraId="11C0AB1F" w14:textId="20932679" w:rsidR="0055772B" w:rsidRPr="0055772B" w:rsidRDefault="00E1731E" w:rsidP="0055772B">
      <w:pPr>
        <w:pStyle w:val="BodyText"/>
        <w:tabs>
          <w:tab w:val="left" w:pos="1215"/>
        </w:tabs>
        <w:spacing w:before="156"/>
        <w:ind w:left="720" w:right="176"/>
        <w:rPr>
          <w:rFonts w:ascii="Times New Roman" w:hAnsi="Times New Roman"/>
        </w:rPr>
      </w:pPr>
      <w:r w:rsidRPr="0055772B">
        <w:rPr>
          <w:rFonts w:ascii="Times New Roman" w:hAnsi="Times New Roman"/>
        </w:rPr>
        <w:t xml:space="preserve">Payments </w:t>
      </w:r>
      <w:r w:rsidR="0055772B" w:rsidRPr="0055772B">
        <w:rPr>
          <w:rFonts w:ascii="Times New Roman" w:hAnsi="Times New Roman"/>
        </w:rPr>
        <w:t>made</w:t>
      </w:r>
      <w:r w:rsidR="0055772B" w:rsidRPr="0055772B">
        <w:rPr>
          <w:rFonts w:ascii="Times New Roman" w:hAnsi="Times New Roman"/>
          <w:spacing w:val="-7"/>
        </w:rPr>
        <w:t xml:space="preserve"> </w:t>
      </w:r>
      <w:r w:rsidR="0055772B" w:rsidRPr="0055772B">
        <w:rPr>
          <w:rFonts w:ascii="Times New Roman" w:hAnsi="Times New Roman"/>
        </w:rPr>
        <w:t xml:space="preserve">to </w:t>
      </w:r>
      <w:r w:rsidR="0055772B" w:rsidRPr="0055772B">
        <w:rPr>
          <w:rFonts w:ascii="Times New Roman" w:hAnsi="Times New Roman"/>
          <w:spacing w:val="-1"/>
        </w:rPr>
        <w:t>corporate</w:t>
      </w:r>
      <w:r w:rsidR="0055772B" w:rsidRPr="0055772B">
        <w:rPr>
          <w:rFonts w:ascii="Times New Roman" w:hAnsi="Times New Roman"/>
          <w:spacing w:val="-6"/>
        </w:rPr>
        <w:t xml:space="preserve"> </w:t>
      </w:r>
      <w:r w:rsidR="0055772B" w:rsidRPr="0055772B">
        <w:rPr>
          <w:rFonts w:ascii="Times New Roman" w:hAnsi="Times New Roman"/>
        </w:rPr>
        <w:t xml:space="preserve">or </w:t>
      </w:r>
      <w:r w:rsidR="0055772B" w:rsidRPr="0055772B">
        <w:rPr>
          <w:rFonts w:ascii="Times New Roman" w:hAnsi="Times New Roman"/>
          <w:spacing w:val="-2"/>
        </w:rPr>
        <w:t>individual</w:t>
      </w:r>
      <w:r w:rsidR="0055772B" w:rsidRPr="0055772B">
        <w:rPr>
          <w:rFonts w:ascii="Times New Roman" w:hAnsi="Times New Roman"/>
          <w:spacing w:val="-3"/>
        </w:rPr>
        <w:t xml:space="preserve"> </w:t>
      </w:r>
      <w:r w:rsidR="0055772B" w:rsidRPr="0055772B">
        <w:rPr>
          <w:rFonts w:ascii="Times New Roman" w:hAnsi="Times New Roman"/>
          <w:spacing w:val="-1"/>
        </w:rPr>
        <w:t>non-residents</w:t>
      </w:r>
      <w:r w:rsidR="0055772B" w:rsidRPr="0055772B">
        <w:rPr>
          <w:rFonts w:ascii="Times New Roman" w:hAnsi="Times New Roman"/>
        </w:rPr>
        <w:t xml:space="preserve"> who</w:t>
      </w:r>
      <w:r w:rsidR="0055772B" w:rsidRPr="0055772B">
        <w:rPr>
          <w:rFonts w:ascii="Times New Roman" w:hAnsi="Times New Roman"/>
          <w:spacing w:val="-3"/>
        </w:rPr>
        <w:t xml:space="preserve"> </w:t>
      </w:r>
      <w:r w:rsidR="0055772B" w:rsidRPr="0055772B">
        <w:rPr>
          <w:rFonts w:ascii="Times New Roman" w:hAnsi="Times New Roman"/>
        </w:rPr>
        <w:t>perform</w:t>
      </w:r>
      <w:r w:rsidR="0055772B" w:rsidRPr="0055772B">
        <w:rPr>
          <w:rFonts w:ascii="Times New Roman" w:hAnsi="Times New Roman"/>
          <w:spacing w:val="-5"/>
        </w:rPr>
        <w:t xml:space="preserve"> </w:t>
      </w:r>
      <w:r w:rsidR="0055772B" w:rsidRPr="0055772B">
        <w:rPr>
          <w:rFonts w:ascii="Times New Roman" w:hAnsi="Times New Roman"/>
          <w:spacing w:val="-1"/>
        </w:rPr>
        <w:t>services</w:t>
      </w:r>
      <w:r w:rsidR="0055772B" w:rsidRPr="0055772B">
        <w:rPr>
          <w:rFonts w:ascii="Times New Roman" w:hAnsi="Times New Roman"/>
        </w:rPr>
        <w:t xml:space="preserve"> in</w:t>
      </w:r>
      <w:r w:rsidR="0055772B" w:rsidRPr="0055772B">
        <w:rPr>
          <w:rFonts w:ascii="Times New Roman" w:hAnsi="Times New Roman"/>
          <w:spacing w:val="-3"/>
        </w:rPr>
        <w:t xml:space="preserve"> </w:t>
      </w:r>
      <w:r w:rsidR="0055772B" w:rsidRPr="0055772B">
        <w:rPr>
          <w:rFonts w:ascii="Times New Roman" w:hAnsi="Times New Roman"/>
          <w:spacing w:val="-2"/>
        </w:rPr>
        <w:t>Canada</w:t>
      </w:r>
      <w:r w:rsidR="0055772B" w:rsidRPr="0055772B">
        <w:rPr>
          <w:rFonts w:ascii="Times New Roman" w:hAnsi="Times New Roman"/>
        </w:rPr>
        <w:t xml:space="preserve"> are</w:t>
      </w:r>
      <w:r w:rsidR="0055772B" w:rsidRPr="0055772B">
        <w:rPr>
          <w:rFonts w:ascii="Times New Roman" w:hAnsi="Times New Roman"/>
          <w:spacing w:val="63"/>
        </w:rPr>
        <w:t xml:space="preserve"> </w:t>
      </w:r>
      <w:r w:rsidR="0055772B" w:rsidRPr="0055772B">
        <w:rPr>
          <w:rFonts w:ascii="Times New Roman" w:hAnsi="Times New Roman"/>
          <w:spacing w:val="-1"/>
        </w:rPr>
        <w:t>normally</w:t>
      </w:r>
      <w:r w:rsidR="0055772B" w:rsidRPr="0055772B">
        <w:rPr>
          <w:rFonts w:ascii="Times New Roman" w:hAnsi="Times New Roman"/>
        </w:rPr>
        <w:t xml:space="preserve"> </w:t>
      </w:r>
      <w:r w:rsidR="0055772B" w:rsidRPr="0055772B">
        <w:rPr>
          <w:rFonts w:ascii="Times New Roman" w:hAnsi="Times New Roman"/>
          <w:spacing w:val="-1"/>
        </w:rPr>
        <w:t>subject</w:t>
      </w:r>
      <w:r w:rsidR="0055772B" w:rsidRPr="0055772B">
        <w:rPr>
          <w:rFonts w:ascii="Times New Roman" w:hAnsi="Times New Roman"/>
          <w:spacing w:val="-3"/>
        </w:rPr>
        <w:t xml:space="preserve"> </w:t>
      </w:r>
      <w:r w:rsidR="0055772B" w:rsidRPr="0055772B">
        <w:rPr>
          <w:rFonts w:ascii="Times New Roman" w:hAnsi="Times New Roman"/>
        </w:rPr>
        <w:t xml:space="preserve">to </w:t>
      </w:r>
      <w:r w:rsidR="0055772B" w:rsidRPr="0055772B">
        <w:rPr>
          <w:rFonts w:ascii="Times New Roman" w:hAnsi="Times New Roman"/>
          <w:spacing w:val="-2"/>
        </w:rPr>
        <w:t>Canadian</w:t>
      </w:r>
      <w:r w:rsidR="0055772B" w:rsidRPr="0055772B">
        <w:rPr>
          <w:rFonts w:ascii="Times New Roman" w:hAnsi="Times New Roman"/>
        </w:rPr>
        <w:t xml:space="preserve"> </w:t>
      </w:r>
      <w:r w:rsidR="0055772B" w:rsidRPr="0055772B">
        <w:rPr>
          <w:rFonts w:ascii="Times New Roman" w:hAnsi="Times New Roman"/>
          <w:spacing w:val="-2"/>
        </w:rPr>
        <w:t>withholding</w:t>
      </w:r>
      <w:r w:rsidR="0055772B" w:rsidRPr="0055772B">
        <w:rPr>
          <w:rFonts w:ascii="Times New Roman" w:hAnsi="Times New Roman"/>
        </w:rPr>
        <w:t xml:space="preserve"> tax. An </w:t>
      </w:r>
      <w:r w:rsidR="0055772B" w:rsidRPr="0055772B">
        <w:rPr>
          <w:rFonts w:ascii="Times New Roman" w:hAnsi="Times New Roman"/>
          <w:spacing w:val="-2"/>
        </w:rPr>
        <w:t>amount</w:t>
      </w:r>
      <w:r w:rsidR="0055772B" w:rsidRPr="0055772B">
        <w:rPr>
          <w:rFonts w:ascii="Times New Roman" w:hAnsi="Times New Roman"/>
        </w:rPr>
        <w:t xml:space="preserve"> </w:t>
      </w:r>
      <w:r w:rsidR="0055772B" w:rsidRPr="0055772B">
        <w:rPr>
          <w:rFonts w:ascii="Times New Roman" w:hAnsi="Times New Roman"/>
          <w:spacing w:val="-1"/>
        </w:rPr>
        <w:t>equal</w:t>
      </w:r>
      <w:r w:rsidR="0055772B" w:rsidRPr="0055772B">
        <w:rPr>
          <w:rFonts w:ascii="Times New Roman" w:hAnsi="Times New Roman"/>
          <w:spacing w:val="-3"/>
        </w:rPr>
        <w:t xml:space="preserve"> </w:t>
      </w:r>
      <w:r w:rsidR="0055772B" w:rsidRPr="0055772B">
        <w:rPr>
          <w:rFonts w:ascii="Times New Roman" w:hAnsi="Times New Roman"/>
          <w:spacing w:val="1"/>
        </w:rPr>
        <w:t>to</w:t>
      </w:r>
      <w:r w:rsidR="0055772B" w:rsidRPr="0055772B">
        <w:rPr>
          <w:rFonts w:ascii="Times New Roman" w:hAnsi="Times New Roman"/>
        </w:rPr>
        <w:t xml:space="preserve"> 15</w:t>
      </w:r>
      <w:r w:rsidR="0055772B" w:rsidRPr="0055772B">
        <w:rPr>
          <w:rFonts w:ascii="Times New Roman" w:hAnsi="Times New Roman"/>
          <w:spacing w:val="-4"/>
        </w:rPr>
        <w:t xml:space="preserve"> </w:t>
      </w:r>
      <w:r w:rsidR="0055772B" w:rsidRPr="0055772B">
        <w:rPr>
          <w:rFonts w:ascii="Times New Roman" w:hAnsi="Times New Roman"/>
        </w:rPr>
        <w:t xml:space="preserve">% </w:t>
      </w:r>
      <w:r w:rsidR="0055772B" w:rsidRPr="0055772B">
        <w:rPr>
          <w:rFonts w:ascii="Times New Roman" w:hAnsi="Times New Roman"/>
          <w:spacing w:val="-3"/>
        </w:rPr>
        <w:t>of</w:t>
      </w:r>
      <w:r w:rsidR="0055772B" w:rsidRPr="0055772B">
        <w:rPr>
          <w:rFonts w:ascii="Times New Roman" w:hAnsi="Times New Roman"/>
          <w:spacing w:val="3"/>
        </w:rPr>
        <w:t xml:space="preserve"> </w:t>
      </w:r>
      <w:r w:rsidR="0055772B" w:rsidRPr="0055772B">
        <w:rPr>
          <w:rFonts w:ascii="Times New Roman" w:hAnsi="Times New Roman"/>
          <w:spacing w:val="-1"/>
        </w:rPr>
        <w:t>payments</w:t>
      </w:r>
      <w:r w:rsidR="0055772B" w:rsidRPr="0055772B">
        <w:rPr>
          <w:rFonts w:ascii="Times New Roman" w:hAnsi="Times New Roman"/>
          <w:spacing w:val="-3"/>
        </w:rPr>
        <w:t xml:space="preserve"> </w:t>
      </w:r>
      <w:r w:rsidR="0055772B" w:rsidRPr="0055772B">
        <w:rPr>
          <w:rFonts w:ascii="Times New Roman" w:hAnsi="Times New Roman"/>
          <w:spacing w:val="1"/>
        </w:rPr>
        <w:t>for</w:t>
      </w:r>
      <w:r w:rsidR="0055772B" w:rsidRPr="0055772B">
        <w:rPr>
          <w:rFonts w:ascii="Times New Roman" w:hAnsi="Times New Roman"/>
          <w:spacing w:val="45"/>
        </w:rPr>
        <w:t xml:space="preserve"> </w:t>
      </w:r>
      <w:r w:rsidR="0055772B" w:rsidRPr="0055772B">
        <w:rPr>
          <w:rFonts w:ascii="Times New Roman" w:hAnsi="Times New Roman"/>
          <w:spacing w:val="-1"/>
        </w:rPr>
        <w:t>services</w:t>
      </w:r>
      <w:r w:rsidR="0055772B" w:rsidRPr="0055772B">
        <w:rPr>
          <w:rFonts w:ascii="Times New Roman" w:hAnsi="Times New Roman"/>
        </w:rPr>
        <w:t xml:space="preserve"> </w:t>
      </w:r>
      <w:r w:rsidR="0055772B" w:rsidRPr="0055772B">
        <w:rPr>
          <w:rFonts w:ascii="Times New Roman" w:hAnsi="Times New Roman"/>
          <w:spacing w:val="-1"/>
        </w:rPr>
        <w:t>performed</w:t>
      </w:r>
      <w:r w:rsidR="0055772B" w:rsidRPr="0055772B">
        <w:rPr>
          <w:rFonts w:ascii="Times New Roman" w:hAnsi="Times New Roman"/>
          <w:spacing w:val="-3"/>
        </w:rPr>
        <w:t xml:space="preserve"> </w:t>
      </w:r>
      <w:r w:rsidR="0055772B" w:rsidRPr="0055772B">
        <w:rPr>
          <w:rFonts w:ascii="Times New Roman" w:hAnsi="Times New Roman"/>
        </w:rPr>
        <w:t xml:space="preserve">in </w:t>
      </w:r>
      <w:r w:rsidR="0055772B" w:rsidRPr="0055772B">
        <w:rPr>
          <w:rFonts w:ascii="Times New Roman" w:hAnsi="Times New Roman"/>
          <w:spacing w:val="-2"/>
        </w:rPr>
        <w:t>Canada</w:t>
      </w:r>
      <w:r w:rsidR="0055772B" w:rsidRPr="0055772B">
        <w:rPr>
          <w:rFonts w:ascii="Times New Roman" w:hAnsi="Times New Roman"/>
          <w:spacing w:val="-3"/>
        </w:rPr>
        <w:t xml:space="preserve"> </w:t>
      </w:r>
      <w:r w:rsidR="0055772B" w:rsidRPr="0055772B">
        <w:rPr>
          <w:rFonts w:ascii="Times New Roman" w:hAnsi="Times New Roman"/>
          <w:spacing w:val="-1"/>
        </w:rPr>
        <w:t>will</w:t>
      </w:r>
      <w:r w:rsidR="0055772B" w:rsidRPr="0055772B">
        <w:rPr>
          <w:rFonts w:ascii="Times New Roman" w:hAnsi="Times New Roman"/>
        </w:rPr>
        <w:t xml:space="preserve"> be</w:t>
      </w:r>
      <w:r w:rsidR="0055772B" w:rsidRPr="0055772B">
        <w:rPr>
          <w:rFonts w:ascii="Times New Roman" w:hAnsi="Times New Roman"/>
          <w:spacing w:val="-3"/>
        </w:rPr>
        <w:t xml:space="preserve"> </w:t>
      </w:r>
      <w:r w:rsidR="0055772B" w:rsidRPr="0055772B">
        <w:rPr>
          <w:rFonts w:ascii="Times New Roman" w:hAnsi="Times New Roman"/>
          <w:spacing w:val="-1"/>
        </w:rPr>
        <w:t>withheld</w:t>
      </w:r>
      <w:r w:rsidR="0055772B" w:rsidRPr="0055772B">
        <w:rPr>
          <w:rFonts w:ascii="Times New Roman" w:hAnsi="Times New Roman"/>
        </w:rPr>
        <w:t xml:space="preserve"> </w:t>
      </w:r>
      <w:r w:rsidR="0055772B" w:rsidRPr="0055772B">
        <w:rPr>
          <w:rFonts w:ascii="Times New Roman" w:hAnsi="Times New Roman"/>
          <w:spacing w:val="-2"/>
        </w:rPr>
        <w:t>unless</w:t>
      </w:r>
      <w:r w:rsidR="0055772B" w:rsidRPr="0055772B">
        <w:rPr>
          <w:rFonts w:ascii="Times New Roman" w:hAnsi="Times New Roman"/>
        </w:rPr>
        <w:t xml:space="preserve"> </w:t>
      </w:r>
      <w:r w:rsidR="00507547">
        <w:rPr>
          <w:rFonts w:ascii="Times New Roman" w:hAnsi="Times New Roman"/>
        </w:rPr>
        <w:t>the Company</w:t>
      </w:r>
      <w:r w:rsidR="0055772B" w:rsidRPr="0055772B">
        <w:rPr>
          <w:rFonts w:ascii="Times New Roman" w:hAnsi="Times New Roman"/>
        </w:rPr>
        <w:t xml:space="preserve"> </w:t>
      </w:r>
      <w:r w:rsidR="00507547">
        <w:rPr>
          <w:rFonts w:ascii="Times New Roman" w:hAnsi="Times New Roman"/>
        </w:rPr>
        <w:t>is</w:t>
      </w:r>
      <w:r w:rsidR="0055772B" w:rsidRPr="0055772B">
        <w:rPr>
          <w:rFonts w:ascii="Times New Roman" w:hAnsi="Times New Roman"/>
        </w:rPr>
        <w:t xml:space="preserve"> </w:t>
      </w:r>
      <w:r w:rsidR="0055772B" w:rsidRPr="0055772B">
        <w:rPr>
          <w:rFonts w:ascii="Times New Roman" w:hAnsi="Times New Roman"/>
          <w:spacing w:val="-1"/>
        </w:rPr>
        <w:t>provided</w:t>
      </w:r>
      <w:r w:rsidR="0055772B" w:rsidRPr="0055772B">
        <w:rPr>
          <w:rFonts w:ascii="Times New Roman" w:hAnsi="Times New Roman"/>
          <w:spacing w:val="-3"/>
        </w:rPr>
        <w:t xml:space="preserve"> </w:t>
      </w:r>
      <w:r w:rsidR="0055772B" w:rsidRPr="0055772B">
        <w:rPr>
          <w:rFonts w:ascii="Times New Roman" w:hAnsi="Times New Roman"/>
        </w:rPr>
        <w:t>with a</w:t>
      </w:r>
      <w:r w:rsidR="0055772B" w:rsidRPr="0055772B">
        <w:rPr>
          <w:rFonts w:ascii="Times New Roman" w:hAnsi="Times New Roman"/>
          <w:spacing w:val="41"/>
        </w:rPr>
        <w:t xml:space="preserve"> </w:t>
      </w:r>
      <w:r w:rsidR="0055772B" w:rsidRPr="0055772B">
        <w:rPr>
          <w:rFonts w:ascii="Times New Roman" w:hAnsi="Times New Roman"/>
          <w:spacing w:val="-2"/>
        </w:rPr>
        <w:t>waiver</w:t>
      </w:r>
      <w:r w:rsidR="0055772B" w:rsidRPr="0055772B">
        <w:rPr>
          <w:rFonts w:ascii="Times New Roman" w:hAnsi="Times New Roman"/>
          <w:spacing w:val="3"/>
        </w:rPr>
        <w:t xml:space="preserve"> </w:t>
      </w:r>
      <w:r w:rsidR="0055772B" w:rsidRPr="0055772B">
        <w:rPr>
          <w:rFonts w:ascii="Times New Roman" w:hAnsi="Times New Roman"/>
          <w:spacing w:val="-1"/>
        </w:rPr>
        <w:t>that</w:t>
      </w:r>
      <w:r w:rsidR="0055772B" w:rsidRPr="0055772B">
        <w:rPr>
          <w:rFonts w:ascii="Times New Roman" w:hAnsi="Times New Roman"/>
          <w:spacing w:val="3"/>
        </w:rPr>
        <w:t xml:space="preserve"> </w:t>
      </w:r>
      <w:r w:rsidR="00507547">
        <w:rPr>
          <w:rFonts w:ascii="Times New Roman" w:hAnsi="Times New Roman"/>
          <w:spacing w:val="-2"/>
        </w:rPr>
        <w:t>the Supplier</w:t>
      </w:r>
      <w:r w:rsidR="0055772B" w:rsidRPr="0055772B">
        <w:rPr>
          <w:rFonts w:ascii="Times New Roman" w:hAnsi="Times New Roman"/>
          <w:spacing w:val="3"/>
        </w:rPr>
        <w:t xml:space="preserve"> </w:t>
      </w:r>
      <w:r w:rsidR="0055772B" w:rsidRPr="0055772B">
        <w:rPr>
          <w:rFonts w:ascii="Times New Roman" w:hAnsi="Times New Roman"/>
          <w:spacing w:val="-2"/>
        </w:rPr>
        <w:t>obtained</w:t>
      </w:r>
      <w:r w:rsidR="0055772B" w:rsidRPr="0055772B">
        <w:rPr>
          <w:rFonts w:ascii="Times New Roman" w:hAnsi="Times New Roman"/>
        </w:rPr>
        <w:t xml:space="preserve"> </w:t>
      </w:r>
      <w:r w:rsidR="0055772B" w:rsidRPr="0055772B">
        <w:rPr>
          <w:rFonts w:ascii="Times New Roman" w:hAnsi="Times New Roman"/>
          <w:spacing w:val="-1"/>
        </w:rPr>
        <w:t>from</w:t>
      </w:r>
      <w:r w:rsidR="0055772B" w:rsidRPr="0055772B">
        <w:rPr>
          <w:rFonts w:ascii="Times New Roman" w:hAnsi="Times New Roman"/>
          <w:spacing w:val="-3"/>
        </w:rPr>
        <w:t xml:space="preserve"> </w:t>
      </w:r>
      <w:r w:rsidR="0055772B" w:rsidRPr="0055772B">
        <w:rPr>
          <w:rFonts w:ascii="Times New Roman" w:hAnsi="Times New Roman"/>
        </w:rPr>
        <w:t xml:space="preserve">the </w:t>
      </w:r>
      <w:r w:rsidR="0055772B" w:rsidRPr="0055772B">
        <w:rPr>
          <w:rFonts w:ascii="Times New Roman" w:hAnsi="Times New Roman"/>
          <w:spacing w:val="-2"/>
        </w:rPr>
        <w:t>Canadian</w:t>
      </w:r>
      <w:r w:rsidR="0055772B" w:rsidRPr="0055772B">
        <w:rPr>
          <w:rFonts w:ascii="Times New Roman" w:hAnsi="Times New Roman"/>
        </w:rPr>
        <w:t xml:space="preserve"> </w:t>
      </w:r>
      <w:r w:rsidR="0055772B" w:rsidRPr="0055772B">
        <w:rPr>
          <w:rFonts w:ascii="Times New Roman" w:hAnsi="Times New Roman"/>
          <w:spacing w:val="-1"/>
        </w:rPr>
        <w:t>tax</w:t>
      </w:r>
      <w:r w:rsidR="0055772B" w:rsidRPr="0055772B">
        <w:rPr>
          <w:rFonts w:ascii="Times New Roman" w:hAnsi="Times New Roman"/>
          <w:spacing w:val="2"/>
        </w:rPr>
        <w:t xml:space="preserve"> </w:t>
      </w:r>
      <w:r w:rsidR="0055772B" w:rsidRPr="0055772B">
        <w:rPr>
          <w:rFonts w:ascii="Times New Roman" w:hAnsi="Times New Roman"/>
          <w:spacing w:val="-2"/>
        </w:rPr>
        <w:t>authorities.</w:t>
      </w:r>
      <w:r w:rsidR="0055772B" w:rsidRPr="0055772B">
        <w:rPr>
          <w:rFonts w:ascii="Times New Roman" w:hAnsi="Times New Roman"/>
          <w:spacing w:val="5"/>
        </w:rPr>
        <w:t xml:space="preserve"> </w:t>
      </w:r>
      <w:r w:rsidR="0055772B" w:rsidRPr="0055772B">
        <w:rPr>
          <w:rFonts w:ascii="Times New Roman" w:hAnsi="Times New Roman"/>
          <w:spacing w:val="-2"/>
        </w:rPr>
        <w:t>Any</w:t>
      </w:r>
      <w:r w:rsidR="0055772B" w:rsidRPr="0055772B">
        <w:rPr>
          <w:rFonts w:ascii="Times New Roman" w:hAnsi="Times New Roman"/>
          <w:spacing w:val="3"/>
        </w:rPr>
        <w:t xml:space="preserve"> </w:t>
      </w:r>
      <w:r w:rsidR="0055772B" w:rsidRPr="0055772B">
        <w:rPr>
          <w:rFonts w:ascii="Times New Roman" w:hAnsi="Times New Roman"/>
          <w:spacing w:val="-2"/>
        </w:rPr>
        <w:t>reasonable</w:t>
      </w:r>
      <w:r w:rsidR="0055772B" w:rsidRPr="0055772B">
        <w:rPr>
          <w:rFonts w:ascii="Times New Roman" w:hAnsi="Times New Roman"/>
        </w:rPr>
        <w:t xml:space="preserve"> </w:t>
      </w:r>
      <w:r w:rsidR="0055772B" w:rsidRPr="0055772B">
        <w:rPr>
          <w:rFonts w:ascii="Times New Roman" w:hAnsi="Times New Roman"/>
          <w:spacing w:val="-2"/>
        </w:rPr>
        <w:t>amount</w:t>
      </w:r>
      <w:r w:rsidR="0055772B" w:rsidRPr="0055772B">
        <w:rPr>
          <w:rFonts w:ascii="Times New Roman" w:hAnsi="Times New Roman"/>
          <w:spacing w:val="5"/>
        </w:rPr>
        <w:t xml:space="preserve"> </w:t>
      </w:r>
      <w:r w:rsidR="0055772B" w:rsidRPr="0055772B">
        <w:rPr>
          <w:rFonts w:ascii="Times New Roman" w:hAnsi="Times New Roman"/>
          <w:spacing w:val="-2"/>
        </w:rPr>
        <w:t>paid</w:t>
      </w:r>
      <w:r w:rsidR="0055772B" w:rsidRPr="0055772B">
        <w:rPr>
          <w:rFonts w:ascii="Times New Roman" w:hAnsi="Times New Roman"/>
          <w:spacing w:val="59"/>
        </w:rPr>
        <w:t xml:space="preserve"> </w:t>
      </w:r>
      <w:r w:rsidR="0055772B" w:rsidRPr="0055772B">
        <w:rPr>
          <w:rFonts w:ascii="Times New Roman" w:hAnsi="Times New Roman"/>
        </w:rPr>
        <w:t xml:space="preserve">for </w:t>
      </w:r>
      <w:r w:rsidR="0055772B" w:rsidRPr="0055772B">
        <w:rPr>
          <w:rFonts w:ascii="Times New Roman" w:hAnsi="Times New Roman"/>
          <w:spacing w:val="-1"/>
        </w:rPr>
        <w:t>traveling</w:t>
      </w:r>
      <w:r w:rsidR="0055772B" w:rsidRPr="0055772B">
        <w:rPr>
          <w:rFonts w:ascii="Times New Roman" w:hAnsi="Times New Roman"/>
          <w:spacing w:val="-3"/>
        </w:rPr>
        <w:t xml:space="preserve"> </w:t>
      </w:r>
      <w:r w:rsidR="0055772B" w:rsidRPr="0055772B">
        <w:rPr>
          <w:rFonts w:ascii="Times New Roman" w:hAnsi="Times New Roman"/>
          <w:spacing w:val="-1"/>
        </w:rPr>
        <w:t>expenses</w:t>
      </w:r>
      <w:r w:rsidR="0055772B" w:rsidRPr="0055772B">
        <w:rPr>
          <w:rFonts w:ascii="Times New Roman" w:hAnsi="Times New Roman"/>
        </w:rPr>
        <w:t xml:space="preserve"> or </w:t>
      </w:r>
      <w:r w:rsidR="0055772B" w:rsidRPr="0055772B">
        <w:rPr>
          <w:rFonts w:ascii="Times New Roman" w:hAnsi="Times New Roman"/>
          <w:spacing w:val="-1"/>
        </w:rPr>
        <w:t>living</w:t>
      </w:r>
      <w:r w:rsidR="0055772B" w:rsidRPr="0055772B">
        <w:rPr>
          <w:rFonts w:ascii="Times New Roman" w:hAnsi="Times New Roman"/>
          <w:spacing w:val="-3"/>
        </w:rPr>
        <w:t xml:space="preserve"> </w:t>
      </w:r>
      <w:r w:rsidR="0055772B" w:rsidRPr="0055772B">
        <w:rPr>
          <w:rFonts w:ascii="Times New Roman" w:hAnsi="Times New Roman"/>
          <w:spacing w:val="-1"/>
        </w:rPr>
        <w:t>expenses</w:t>
      </w:r>
      <w:r w:rsidR="0055772B" w:rsidRPr="0055772B">
        <w:rPr>
          <w:rFonts w:ascii="Times New Roman" w:hAnsi="Times New Roman"/>
        </w:rPr>
        <w:t xml:space="preserve"> in </w:t>
      </w:r>
      <w:r w:rsidR="0055772B" w:rsidRPr="0055772B">
        <w:rPr>
          <w:rFonts w:ascii="Times New Roman" w:hAnsi="Times New Roman"/>
          <w:spacing w:val="-2"/>
        </w:rPr>
        <w:t>Canada</w:t>
      </w:r>
      <w:r w:rsidR="0055772B" w:rsidRPr="0055772B">
        <w:rPr>
          <w:rFonts w:ascii="Times New Roman" w:hAnsi="Times New Roman"/>
          <w:spacing w:val="-3"/>
        </w:rPr>
        <w:t xml:space="preserve"> </w:t>
      </w:r>
      <w:r w:rsidR="0055772B" w:rsidRPr="0055772B">
        <w:rPr>
          <w:rFonts w:ascii="Times New Roman" w:hAnsi="Times New Roman"/>
        </w:rPr>
        <w:lastRenderedPageBreak/>
        <w:t>or</w:t>
      </w:r>
      <w:r w:rsidR="0055772B" w:rsidRPr="0055772B">
        <w:rPr>
          <w:rFonts w:ascii="Times New Roman" w:hAnsi="Times New Roman"/>
          <w:spacing w:val="-3"/>
        </w:rPr>
        <w:t xml:space="preserve"> </w:t>
      </w:r>
      <w:r w:rsidR="0055772B" w:rsidRPr="0055772B">
        <w:rPr>
          <w:rFonts w:ascii="Times New Roman" w:hAnsi="Times New Roman"/>
        </w:rPr>
        <w:t xml:space="preserve">for </w:t>
      </w:r>
      <w:r w:rsidR="0055772B" w:rsidRPr="0055772B">
        <w:rPr>
          <w:rFonts w:ascii="Times New Roman" w:hAnsi="Times New Roman"/>
          <w:spacing w:val="-1"/>
        </w:rPr>
        <w:t>services</w:t>
      </w:r>
      <w:r w:rsidR="0055772B" w:rsidRPr="0055772B">
        <w:rPr>
          <w:rFonts w:ascii="Times New Roman" w:hAnsi="Times New Roman"/>
        </w:rPr>
        <w:t xml:space="preserve"> </w:t>
      </w:r>
      <w:r w:rsidR="0055772B" w:rsidRPr="0055772B">
        <w:rPr>
          <w:rFonts w:ascii="Times New Roman" w:hAnsi="Times New Roman"/>
          <w:spacing w:val="-1"/>
        </w:rPr>
        <w:t>performed</w:t>
      </w:r>
      <w:r w:rsidR="0055772B" w:rsidRPr="0055772B">
        <w:rPr>
          <w:rFonts w:ascii="Times New Roman" w:hAnsi="Times New Roman"/>
          <w:spacing w:val="-3"/>
        </w:rPr>
        <w:t xml:space="preserve"> </w:t>
      </w:r>
      <w:r w:rsidR="0055772B" w:rsidRPr="0055772B">
        <w:rPr>
          <w:rFonts w:ascii="Times New Roman" w:hAnsi="Times New Roman"/>
          <w:spacing w:val="-1"/>
        </w:rPr>
        <w:t>outside</w:t>
      </w:r>
      <w:r w:rsidR="0055772B" w:rsidRPr="0055772B">
        <w:rPr>
          <w:rFonts w:ascii="Times New Roman" w:hAnsi="Times New Roman"/>
          <w:spacing w:val="-5"/>
        </w:rPr>
        <w:t xml:space="preserve"> </w:t>
      </w:r>
      <w:r w:rsidR="0055772B" w:rsidRPr="0055772B">
        <w:rPr>
          <w:rFonts w:ascii="Times New Roman" w:hAnsi="Times New Roman"/>
        </w:rPr>
        <w:t>the</w:t>
      </w:r>
      <w:r w:rsidR="0055772B" w:rsidRPr="0055772B">
        <w:rPr>
          <w:rFonts w:ascii="Times New Roman" w:hAnsi="Times New Roman"/>
          <w:spacing w:val="39"/>
        </w:rPr>
        <w:t xml:space="preserve"> </w:t>
      </w:r>
      <w:r w:rsidR="0055772B" w:rsidRPr="0055772B">
        <w:rPr>
          <w:rFonts w:ascii="Times New Roman" w:hAnsi="Times New Roman"/>
          <w:spacing w:val="-1"/>
        </w:rPr>
        <w:t>territorial</w:t>
      </w:r>
      <w:r w:rsidR="0055772B" w:rsidRPr="0055772B">
        <w:rPr>
          <w:rFonts w:ascii="Times New Roman" w:hAnsi="Times New Roman"/>
          <w:spacing w:val="-3"/>
        </w:rPr>
        <w:t xml:space="preserve"> </w:t>
      </w:r>
      <w:r w:rsidR="0055772B" w:rsidRPr="0055772B">
        <w:rPr>
          <w:rFonts w:ascii="Times New Roman" w:hAnsi="Times New Roman"/>
          <w:spacing w:val="-1"/>
        </w:rPr>
        <w:t>limits</w:t>
      </w:r>
      <w:r w:rsidR="0055772B" w:rsidRPr="0055772B">
        <w:rPr>
          <w:rFonts w:ascii="Times New Roman" w:hAnsi="Times New Roman"/>
          <w:spacing w:val="3"/>
        </w:rPr>
        <w:t xml:space="preserve"> </w:t>
      </w:r>
      <w:r w:rsidR="0055772B" w:rsidRPr="0055772B">
        <w:rPr>
          <w:rFonts w:ascii="Times New Roman" w:hAnsi="Times New Roman"/>
        </w:rPr>
        <w:t>of</w:t>
      </w:r>
      <w:r w:rsidR="0055772B" w:rsidRPr="0055772B">
        <w:rPr>
          <w:rFonts w:ascii="Times New Roman" w:hAnsi="Times New Roman"/>
          <w:spacing w:val="-5"/>
        </w:rPr>
        <w:t xml:space="preserve"> </w:t>
      </w:r>
      <w:r w:rsidR="0055772B" w:rsidRPr="0055772B">
        <w:rPr>
          <w:rFonts w:ascii="Times New Roman" w:hAnsi="Times New Roman"/>
          <w:spacing w:val="-2"/>
        </w:rPr>
        <w:t>Canada</w:t>
      </w:r>
      <w:r w:rsidR="0055772B" w:rsidRPr="0055772B">
        <w:rPr>
          <w:rFonts w:ascii="Times New Roman" w:hAnsi="Times New Roman"/>
        </w:rPr>
        <w:t xml:space="preserve"> are</w:t>
      </w:r>
      <w:r w:rsidR="0055772B" w:rsidRPr="0055772B">
        <w:rPr>
          <w:rFonts w:ascii="Times New Roman" w:hAnsi="Times New Roman"/>
          <w:spacing w:val="-3"/>
        </w:rPr>
        <w:t xml:space="preserve"> </w:t>
      </w:r>
      <w:r w:rsidR="0055772B" w:rsidRPr="0055772B">
        <w:rPr>
          <w:rFonts w:ascii="Times New Roman" w:hAnsi="Times New Roman"/>
        </w:rPr>
        <w:t xml:space="preserve">not </w:t>
      </w:r>
      <w:r w:rsidR="0055772B" w:rsidRPr="0055772B">
        <w:rPr>
          <w:rFonts w:ascii="Times New Roman" w:hAnsi="Times New Roman"/>
          <w:spacing w:val="-1"/>
        </w:rPr>
        <w:t>subject</w:t>
      </w:r>
      <w:r w:rsidR="0055772B" w:rsidRPr="0055772B">
        <w:rPr>
          <w:rFonts w:ascii="Times New Roman" w:hAnsi="Times New Roman"/>
        </w:rPr>
        <w:t xml:space="preserve"> to the </w:t>
      </w:r>
      <w:r w:rsidR="0055772B" w:rsidRPr="0055772B">
        <w:rPr>
          <w:rFonts w:ascii="Times New Roman" w:hAnsi="Times New Roman"/>
          <w:spacing w:val="-2"/>
        </w:rPr>
        <w:t>Canadian</w:t>
      </w:r>
      <w:r w:rsidR="0055772B" w:rsidRPr="0055772B">
        <w:rPr>
          <w:rFonts w:ascii="Times New Roman" w:hAnsi="Times New Roman"/>
          <w:spacing w:val="-3"/>
        </w:rPr>
        <w:t xml:space="preserve"> </w:t>
      </w:r>
      <w:r w:rsidR="0055772B" w:rsidRPr="0055772B">
        <w:rPr>
          <w:rFonts w:ascii="Times New Roman" w:hAnsi="Times New Roman"/>
          <w:spacing w:val="-2"/>
        </w:rPr>
        <w:t>withholding</w:t>
      </w:r>
      <w:r w:rsidR="0055772B" w:rsidRPr="0055772B">
        <w:rPr>
          <w:rFonts w:ascii="Times New Roman" w:hAnsi="Times New Roman"/>
          <w:spacing w:val="-3"/>
        </w:rPr>
        <w:t xml:space="preserve"> </w:t>
      </w:r>
      <w:r w:rsidR="0055772B" w:rsidRPr="0055772B">
        <w:rPr>
          <w:rFonts w:ascii="Times New Roman" w:hAnsi="Times New Roman"/>
        </w:rPr>
        <w:t xml:space="preserve">tax. </w:t>
      </w:r>
      <w:r w:rsidR="0055772B" w:rsidRPr="0055772B">
        <w:rPr>
          <w:rFonts w:ascii="Times New Roman" w:hAnsi="Times New Roman"/>
          <w:spacing w:val="-1"/>
        </w:rPr>
        <w:t>Therefore,</w:t>
      </w:r>
      <w:r w:rsidR="0055772B" w:rsidRPr="0055772B">
        <w:rPr>
          <w:rFonts w:ascii="Times New Roman" w:hAnsi="Times New Roman"/>
          <w:spacing w:val="-3"/>
        </w:rPr>
        <w:t xml:space="preserve"> </w:t>
      </w:r>
      <w:r w:rsidR="00684AE2">
        <w:rPr>
          <w:rFonts w:ascii="Times New Roman" w:hAnsi="Times New Roman"/>
          <w:spacing w:val="-3"/>
        </w:rPr>
        <w:t xml:space="preserve">Supplier </w:t>
      </w:r>
      <w:r w:rsidR="0055772B" w:rsidRPr="0055772B">
        <w:rPr>
          <w:rFonts w:ascii="Times New Roman" w:hAnsi="Times New Roman"/>
        </w:rPr>
        <w:t xml:space="preserve">must </w:t>
      </w:r>
      <w:r w:rsidR="0055772B" w:rsidRPr="0055772B">
        <w:rPr>
          <w:rFonts w:ascii="Times New Roman" w:hAnsi="Times New Roman"/>
          <w:spacing w:val="-1"/>
        </w:rPr>
        <w:t>indicate</w:t>
      </w:r>
      <w:r w:rsidR="0055772B" w:rsidRPr="0055772B">
        <w:rPr>
          <w:rFonts w:ascii="Times New Roman" w:hAnsi="Times New Roman"/>
        </w:rPr>
        <w:t xml:space="preserve"> </w:t>
      </w:r>
      <w:r w:rsidR="0055772B" w:rsidRPr="0055772B">
        <w:rPr>
          <w:rFonts w:ascii="Times New Roman" w:hAnsi="Times New Roman"/>
          <w:spacing w:val="-1"/>
        </w:rPr>
        <w:t>these</w:t>
      </w:r>
      <w:r w:rsidR="0055772B" w:rsidRPr="0055772B">
        <w:rPr>
          <w:rFonts w:ascii="Times New Roman" w:hAnsi="Times New Roman"/>
        </w:rPr>
        <w:t xml:space="preserve"> </w:t>
      </w:r>
      <w:r w:rsidR="0055772B" w:rsidRPr="0055772B">
        <w:rPr>
          <w:rFonts w:ascii="Times New Roman" w:hAnsi="Times New Roman"/>
          <w:spacing w:val="-2"/>
        </w:rPr>
        <w:t>amounts</w:t>
      </w:r>
      <w:r w:rsidR="0055772B" w:rsidRPr="0055772B">
        <w:rPr>
          <w:rFonts w:ascii="Times New Roman" w:hAnsi="Times New Roman"/>
        </w:rPr>
        <w:t xml:space="preserve"> </w:t>
      </w:r>
      <w:r w:rsidR="0055772B" w:rsidRPr="0055772B">
        <w:rPr>
          <w:rFonts w:ascii="Times New Roman" w:hAnsi="Times New Roman"/>
          <w:spacing w:val="-1"/>
        </w:rPr>
        <w:t>separately</w:t>
      </w:r>
      <w:r w:rsidR="0055772B" w:rsidRPr="0055772B">
        <w:rPr>
          <w:rFonts w:ascii="Times New Roman" w:hAnsi="Times New Roman"/>
        </w:rPr>
        <w:t xml:space="preserve"> on </w:t>
      </w:r>
      <w:r w:rsidR="0055772B" w:rsidRPr="0055772B">
        <w:rPr>
          <w:rFonts w:ascii="Times New Roman" w:hAnsi="Times New Roman"/>
          <w:spacing w:val="-1"/>
        </w:rPr>
        <w:t>invoices.</w:t>
      </w:r>
    </w:p>
    <w:p w14:paraId="2A5B75BA" w14:textId="630F4873" w:rsidR="00E1731E" w:rsidRPr="0055772B" w:rsidRDefault="00684AE2" w:rsidP="0055772B">
      <w:pPr>
        <w:pStyle w:val="ScheduleL3"/>
        <w:numPr>
          <w:ilvl w:val="0"/>
          <w:numId w:val="0"/>
        </w:numPr>
        <w:ind w:left="720"/>
        <w:rPr>
          <w:rFonts w:ascii="Times New Roman" w:hAnsi="Times New Roman"/>
        </w:rPr>
      </w:pPr>
      <w:r>
        <w:rPr>
          <w:rFonts w:ascii="Times New Roman" w:hAnsi="Times New Roman"/>
        </w:rPr>
        <w:t>The Supplier</w:t>
      </w:r>
      <w:r w:rsidR="0055772B" w:rsidRPr="0055772B">
        <w:rPr>
          <w:rFonts w:ascii="Times New Roman" w:hAnsi="Times New Roman"/>
        </w:rPr>
        <w:t xml:space="preserve"> may </w:t>
      </w:r>
      <w:r w:rsidR="0055772B" w:rsidRPr="0055772B">
        <w:rPr>
          <w:rFonts w:ascii="Times New Roman" w:hAnsi="Times New Roman"/>
          <w:spacing w:val="-1"/>
        </w:rPr>
        <w:t>obtain</w:t>
      </w:r>
      <w:r w:rsidR="0055772B" w:rsidRPr="0055772B">
        <w:rPr>
          <w:rFonts w:ascii="Times New Roman" w:hAnsi="Times New Roman"/>
        </w:rPr>
        <w:t xml:space="preserve"> a </w:t>
      </w:r>
      <w:r w:rsidR="0055772B" w:rsidRPr="0055772B">
        <w:rPr>
          <w:rFonts w:ascii="Times New Roman" w:hAnsi="Times New Roman"/>
          <w:spacing w:val="-2"/>
        </w:rPr>
        <w:t>waiver</w:t>
      </w:r>
      <w:r w:rsidR="0055772B" w:rsidRPr="0055772B">
        <w:rPr>
          <w:rFonts w:ascii="Times New Roman" w:hAnsi="Times New Roman"/>
        </w:rPr>
        <w:t xml:space="preserve"> </w:t>
      </w:r>
      <w:r w:rsidR="0055772B" w:rsidRPr="0055772B">
        <w:rPr>
          <w:rFonts w:ascii="Times New Roman" w:hAnsi="Times New Roman"/>
          <w:spacing w:val="-1"/>
        </w:rPr>
        <w:t>from</w:t>
      </w:r>
      <w:r w:rsidR="0055772B" w:rsidRPr="0055772B">
        <w:rPr>
          <w:rFonts w:ascii="Times New Roman" w:hAnsi="Times New Roman"/>
        </w:rPr>
        <w:t xml:space="preserve"> </w:t>
      </w:r>
      <w:r w:rsidR="0055772B" w:rsidRPr="0055772B">
        <w:rPr>
          <w:rFonts w:ascii="Times New Roman" w:hAnsi="Times New Roman"/>
          <w:spacing w:val="-2"/>
        </w:rPr>
        <w:t>Revenue</w:t>
      </w:r>
      <w:r w:rsidR="0055772B" w:rsidRPr="0055772B">
        <w:rPr>
          <w:rFonts w:ascii="Times New Roman" w:hAnsi="Times New Roman"/>
        </w:rPr>
        <w:t xml:space="preserve"> </w:t>
      </w:r>
      <w:r w:rsidR="0055772B" w:rsidRPr="0055772B">
        <w:rPr>
          <w:rFonts w:ascii="Times New Roman" w:hAnsi="Times New Roman"/>
          <w:spacing w:val="-2"/>
        </w:rPr>
        <w:t>Canada</w:t>
      </w:r>
      <w:r w:rsidR="0055772B" w:rsidRPr="0055772B">
        <w:rPr>
          <w:rFonts w:ascii="Times New Roman" w:hAnsi="Times New Roman"/>
          <w:spacing w:val="-3"/>
        </w:rPr>
        <w:t xml:space="preserve"> </w:t>
      </w:r>
      <w:r w:rsidR="0055772B" w:rsidRPr="0055772B">
        <w:rPr>
          <w:rFonts w:ascii="Times New Roman" w:hAnsi="Times New Roman"/>
        </w:rPr>
        <w:t>if</w:t>
      </w:r>
      <w:r w:rsidR="0055772B" w:rsidRPr="0055772B">
        <w:rPr>
          <w:rFonts w:ascii="Times New Roman" w:hAnsi="Times New Roman"/>
          <w:spacing w:val="3"/>
        </w:rPr>
        <w:t xml:space="preserve"> </w:t>
      </w:r>
      <w:r>
        <w:rPr>
          <w:rFonts w:ascii="Times New Roman" w:hAnsi="Times New Roman"/>
          <w:spacing w:val="3"/>
        </w:rPr>
        <w:t>the Supplier</w:t>
      </w:r>
      <w:r w:rsidR="0055772B" w:rsidRPr="0055772B">
        <w:rPr>
          <w:rFonts w:ascii="Times New Roman" w:hAnsi="Times New Roman"/>
        </w:rPr>
        <w:t xml:space="preserve"> is </w:t>
      </w:r>
      <w:r w:rsidR="0055772B" w:rsidRPr="0055772B">
        <w:rPr>
          <w:rFonts w:ascii="Times New Roman" w:hAnsi="Times New Roman"/>
          <w:spacing w:val="-1"/>
        </w:rPr>
        <w:t>able</w:t>
      </w:r>
      <w:r w:rsidR="0055772B" w:rsidRPr="0055772B">
        <w:rPr>
          <w:rFonts w:ascii="Times New Roman" w:hAnsi="Times New Roman"/>
        </w:rPr>
        <w:t xml:space="preserve"> to </w:t>
      </w:r>
      <w:r w:rsidR="0055772B" w:rsidRPr="0055772B">
        <w:rPr>
          <w:rFonts w:ascii="Times New Roman" w:hAnsi="Times New Roman"/>
          <w:spacing w:val="-1"/>
        </w:rPr>
        <w:t>convince</w:t>
      </w:r>
      <w:r w:rsidR="0055772B" w:rsidRPr="0055772B">
        <w:rPr>
          <w:rFonts w:ascii="Times New Roman" w:hAnsi="Times New Roman"/>
          <w:spacing w:val="-3"/>
        </w:rPr>
        <w:t xml:space="preserve"> </w:t>
      </w:r>
      <w:r w:rsidR="0055772B" w:rsidRPr="0055772B">
        <w:rPr>
          <w:rFonts w:ascii="Times New Roman" w:hAnsi="Times New Roman"/>
          <w:spacing w:val="-1"/>
        </w:rPr>
        <w:t>them</w:t>
      </w:r>
      <w:r w:rsidR="0055772B" w:rsidRPr="0055772B">
        <w:rPr>
          <w:rFonts w:ascii="Times New Roman" w:hAnsi="Times New Roman"/>
          <w:spacing w:val="-3"/>
        </w:rPr>
        <w:t xml:space="preserve"> </w:t>
      </w:r>
      <w:r w:rsidR="0055772B" w:rsidRPr="0055772B">
        <w:rPr>
          <w:rFonts w:ascii="Times New Roman" w:hAnsi="Times New Roman"/>
        </w:rPr>
        <w:t>that</w:t>
      </w:r>
      <w:r w:rsidR="0055772B" w:rsidRPr="0055772B">
        <w:rPr>
          <w:rFonts w:ascii="Times New Roman" w:hAnsi="Times New Roman"/>
          <w:spacing w:val="63"/>
        </w:rPr>
        <w:t xml:space="preserve"> </w:t>
      </w:r>
      <w:r w:rsidR="0055772B" w:rsidRPr="0055772B">
        <w:rPr>
          <w:rFonts w:ascii="Times New Roman" w:hAnsi="Times New Roman"/>
        </w:rPr>
        <w:t xml:space="preserve">the </w:t>
      </w:r>
      <w:r w:rsidR="0055772B" w:rsidRPr="0055772B">
        <w:rPr>
          <w:rFonts w:ascii="Times New Roman" w:hAnsi="Times New Roman"/>
          <w:spacing w:val="-2"/>
        </w:rPr>
        <w:t>withholding</w:t>
      </w:r>
      <w:r w:rsidR="0055772B" w:rsidRPr="0055772B">
        <w:rPr>
          <w:rFonts w:ascii="Times New Roman" w:hAnsi="Times New Roman"/>
        </w:rPr>
        <w:t xml:space="preserve"> tax </w:t>
      </w:r>
      <w:r w:rsidR="0055772B" w:rsidRPr="0055772B">
        <w:rPr>
          <w:rFonts w:ascii="Times New Roman" w:hAnsi="Times New Roman"/>
          <w:spacing w:val="-1"/>
        </w:rPr>
        <w:t>would</w:t>
      </w:r>
      <w:r w:rsidR="0055772B" w:rsidRPr="0055772B">
        <w:rPr>
          <w:rFonts w:ascii="Times New Roman" w:hAnsi="Times New Roman"/>
          <w:spacing w:val="-3"/>
        </w:rPr>
        <w:t xml:space="preserve"> </w:t>
      </w:r>
      <w:r w:rsidR="0055772B" w:rsidRPr="0055772B">
        <w:rPr>
          <w:rFonts w:ascii="Times New Roman" w:hAnsi="Times New Roman"/>
        </w:rPr>
        <w:t xml:space="preserve">be </w:t>
      </w:r>
      <w:r w:rsidR="0055772B" w:rsidRPr="0055772B">
        <w:rPr>
          <w:rFonts w:ascii="Times New Roman" w:hAnsi="Times New Roman"/>
          <w:spacing w:val="-1"/>
        </w:rPr>
        <w:t>excessive.</w:t>
      </w:r>
      <w:r w:rsidR="0055772B" w:rsidRPr="0055772B">
        <w:rPr>
          <w:rFonts w:ascii="Times New Roman" w:hAnsi="Times New Roman"/>
          <w:spacing w:val="3"/>
        </w:rPr>
        <w:t xml:space="preserve"> </w:t>
      </w:r>
      <w:r w:rsidR="0055772B" w:rsidRPr="0055772B">
        <w:rPr>
          <w:rFonts w:ascii="Times New Roman" w:hAnsi="Times New Roman"/>
        </w:rPr>
        <w:t>There</w:t>
      </w:r>
      <w:r w:rsidR="0055772B" w:rsidRPr="0055772B">
        <w:rPr>
          <w:rFonts w:ascii="Times New Roman" w:hAnsi="Times New Roman"/>
          <w:spacing w:val="-8"/>
        </w:rPr>
        <w:t xml:space="preserve"> </w:t>
      </w:r>
      <w:r w:rsidR="0055772B" w:rsidRPr="0055772B">
        <w:rPr>
          <w:rFonts w:ascii="Times New Roman" w:hAnsi="Times New Roman"/>
        </w:rPr>
        <w:t>are two</w:t>
      </w:r>
      <w:r w:rsidR="0055772B" w:rsidRPr="0055772B">
        <w:rPr>
          <w:rFonts w:ascii="Times New Roman" w:hAnsi="Times New Roman"/>
          <w:spacing w:val="-5"/>
        </w:rPr>
        <w:t xml:space="preserve"> </w:t>
      </w:r>
      <w:r w:rsidR="0055772B" w:rsidRPr="0055772B">
        <w:rPr>
          <w:rFonts w:ascii="Times New Roman" w:hAnsi="Times New Roman"/>
          <w:spacing w:val="-1"/>
        </w:rPr>
        <w:t>ways</w:t>
      </w:r>
      <w:r w:rsidR="0055772B" w:rsidRPr="0055772B">
        <w:rPr>
          <w:rFonts w:ascii="Times New Roman" w:hAnsi="Times New Roman"/>
        </w:rPr>
        <w:t xml:space="preserve"> </w:t>
      </w:r>
      <w:r w:rsidR="0055772B" w:rsidRPr="0055772B">
        <w:rPr>
          <w:rFonts w:ascii="Times New Roman" w:hAnsi="Times New Roman"/>
          <w:spacing w:val="1"/>
        </w:rPr>
        <w:t>to</w:t>
      </w:r>
      <w:r w:rsidR="0055772B" w:rsidRPr="0055772B">
        <w:rPr>
          <w:rFonts w:ascii="Times New Roman" w:hAnsi="Times New Roman"/>
        </w:rPr>
        <w:t xml:space="preserve"> </w:t>
      </w:r>
      <w:r w:rsidR="0055772B" w:rsidRPr="0055772B">
        <w:rPr>
          <w:rFonts w:ascii="Times New Roman" w:hAnsi="Times New Roman"/>
          <w:spacing w:val="-1"/>
        </w:rPr>
        <w:t>obtain</w:t>
      </w:r>
      <w:r w:rsidR="0055772B" w:rsidRPr="0055772B">
        <w:rPr>
          <w:rFonts w:ascii="Times New Roman" w:hAnsi="Times New Roman"/>
          <w:spacing w:val="-3"/>
        </w:rPr>
        <w:t xml:space="preserve"> </w:t>
      </w:r>
      <w:r w:rsidR="0055772B" w:rsidRPr="0055772B">
        <w:rPr>
          <w:rFonts w:ascii="Times New Roman" w:hAnsi="Times New Roman"/>
        </w:rPr>
        <w:t xml:space="preserve">a </w:t>
      </w:r>
      <w:r w:rsidR="0055772B" w:rsidRPr="0055772B">
        <w:rPr>
          <w:rFonts w:ascii="Times New Roman" w:hAnsi="Times New Roman"/>
          <w:spacing w:val="-1"/>
        </w:rPr>
        <w:t>waiver</w:t>
      </w:r>
      <w:r w:rsidR="0055772B" w:rsidRPr="0055772B">
        <w:rPr>
          <w:rFonts w:ascii="Times New Roman" w:hAnsi="Times New Roman"/>
        </w:rPr>
        <w:t xml:space="preserve"> or</w:t>
      </w:r>
      <w:r w:rsidR="0055772B" w:rsidRPr="0055772B">
        <w:rPr>
          <w:rFonts w:ascii="Times New Roman" w:hAnsi="Times New Roman"/>
          <w:spacing w:val="-7"/>
        </w:rPr>
        <w:t xml:space="preserve"> </w:t>
      </w:r>
      <w:r w:rsidR="0055772B" w:rsidRPr="0055772B">
        <w:rPr>
          <w:rFonts w:ascii="Times New Roman" w:hAnsi="Times New Roman"/>
        </w:rPr>
        <w:t xml:space="preserve">a </w:t>
      </w:r>
      <w:r w:rsidR="0055772B" w:rsidRPr="0055772B">
        <w:rPr>
          <w:rFonts w:ascii="Times New Roman" w:hAnsi="Times New Roman"/>
          <w:spacing w:val="-1"/>
        </w:rPr>
        <w:t>reduction</w:t>
      </w:r>
      <w:r w:rsidR="0055772B" w:rsidRPr="0055772B">
        <w:rPr>
          <w:rFonts w:ascii="Times New Roman" w:hAnsi="Times New Roman"/>
          <w:spacing w:val="39"/>
        </w:rPr>
        <w:t xml:space="preserve"> </w:t>
      </w:r>
      <w:r w:rsidR="0055772B" w:rsidRPr="0055772B">
        <w:rPr>
          <w:rFonts w:ascii="Times New Roman" w:hAnsi="Times New Roman"/>
        </w:rPr>
        <w:t xml:space="preserve">of the </w:t>
      </w:r>
      <w:r w:rsidR="0055772B" w:rsidRPr="0055772B">
        <w:rPr>
          <w:rFonts w:ascii="Times New Roman" w:hAnsi="Times New Roman"/>
          <w:spacing w:val="-2"/>
        </w:rPr>
        <w:t>proposed</w:t>
      </w:r>
      <w:r w:rsidR="0055772B" w:rsidRPr="0055772B">
        <w:rPr>
          <w:rFonts w:ascii="Times New Roman" w:hAnsi="Times New Roman"/>
        </w:rPr>
        <w:t xml:space="preserve"> </w:t>
      </w:r>
      <w:r w:rsidR="0055772B" w:rsidRPr="0055772B">
        <w:rPr>
          <w:rFonts w:ascii="Times New Roman" w:hAnsi="Times New Roman"/>
          <w:spacing w:val="-2"/>
        </w:rPr>
        <w:t>withholdings.</w:t>
      </w:r>
      <w:r w:rsidR="0055772B" w:rsidRPr="0055772B">
        <w:rPr>
          <w:rFonts w:ascii="Times New Roman" w:hAnsi="Times New Roman"/>
        </w:rPr>
        <w:t xml:space="preserve"> </w:t>
      </w:r>
      <w:r w:rsidR="0055772B" w:rsidRPr="0055772B">
        <w:rPr>
          <w:rFonts w:ascii="Times New Roman" w:hAnsi="Times New Roman"/>
          <w:spacing w:val="1"/>
        </w:rPr>
        <w:t>It</w:t>
      </w:r>
      <w:r w:rsidR="0055772B" w:rsidRPr="0055772B">
        <w:rPr>
          <w:rFonts w:ascii="Times New Roman" w:hAnsi="Times New Roman"/>
          <w:spacing w:val="-3"/>
        </w:rPr>
        <w:t xml:space="preserve"> </w:t>
      </w:r>
      <w:r w:rsidR="0055772B" w:rsidRPr="0055772B">
        <w:rPr>
          <w:rFonts w:ascii="Times New Roman" w:hAnsi="Times New Roman"/>
          <w:spacing w:val="-1"/>
        </w:rPr>
        <w:t>could</w:t>
      </w:r>
      <w:r w:rsidR="0055772B" w:rsidRPr="0055772B">
        <w:rPr>
          <w:rFonts w:ascii="Times New Roman" w:hAnsi="Times New Roman"/>
        </w:rPr>
        <w:t xml:space="preserve"> be</w:t>
      </w:r>
      <w:r w:rsidR="0055772B" w:rsidRPr="0055772B">
        <w:rPr>
          <w:rFonts w:ascii="Times New Roman" w:hAnsi="Times New Roman"/>
          <w:spacing w:val="-4"/>
        </w:rPr>
        <w:t xml:space="preserve"> </w:t>
      </w:r>
      <w:r w:rsidR="0055772B" w:rsidRPr="0055772B">
        <w:rPr>
          <w:rFonts w:ascii="Times New Roman" w:hAnsi="Times New Roman"/>
          <w:spacing w:val="-1"/>
        </w:rPr>
        <w:t>based</w:t>
      </w:r>
      <w:r w:rsidR="0055772B" w:rsidRPr="0055772B">
        <w:rPr>
          <w:rFonts w:ascii="Times New Roman" w:hAnsi="Times New Roman"/>
        </w:rPr>
        <w:t xml:space="preserve"> on</w:t>
      </w:r>
      <w:r w:rsidR="0055772B" w:rsidRPr="0055772B">
        <w:rPr>
          <w:rFonts w:ascii="Times New Roman" w:hAnsi="Times New Roman"/>
          <w:spacing w:val="-3"/>
        </w:rPr>
        <w:t xml:space="preserve"> </w:t>
      </w:r>
      <w:r w:rsidR="0055772B" w:rsidRPr="0055772B">
        <w:rPr>
          <w:rFonts w:ascii="Times New Roman" w:hAnsi="Times New Roman"/>
        </w:rPr>
        <w:t xml:space="preserve">a </w:t>
      </w:r>
      <w:r w:rsidR="0055772B" w:rsidRPr="0055772B">
        <w:rPr>
          <w:rFonts w:ascii="Times New Roman" w:hAnsi="Times New Roman"/>
          <w:spacing w:val="-2"/>
        </w:rPr>
        <w:t>tax</w:t>
      </w:r>
      <w:r w:rsidR="0055772B" w:rsidRPr="0055772B">
        <w:rPr>
          <w:rFonts w:ascii="Times New Roman" w:hAnsi="Times New Roman"/>
        </w:rPr>
        <w:t xml:space="preserve"> </w:t>
      </w:r>
      <w:r w:rsidR="0055772B" w:rsidRPr="0055772B">
        <w:rPr>
          <w:rFonts w:ascii="Times New Roman" w:hAnsi="Times New Roman"/>
          <w:spacing w:val="-1"/>
        </w:rPr>
        <w:t>treaty</w:t>
      </w:r>
      <w:r w:rsidR="0055772B" w:rsidRPr="0055772B">
        <w:rPr>
          <w:rFonts w:ascii="Times New Roman" w:hAnsi="Times New Roman"/>
          <w:spacing w:val="-3"/>
        </w:rPr>
        <w:t xml:space="preserve"> </w:t>
      </w:r>
      <w:r w:rsidR="0055772B" w:rsidRPr="0055772B">
        <w:rPr>
          <w:rFonts w:ascii="Times New Roman" w:hAnsi="Times New Roman"/>
          <w:spacing w:val="-1"/>
        </w:rPr>
        <w:t>protection</w:t>
      </w:r>
      <w:r w:rsidR="0055772B" w:rsidRPr="0055772B">
        <w:rPr>
          <w:rFonts w:ascii="Times New Roman" w:hAnsi="Times New Roman"/>
        </w:rPr>
        <w:t xml:space="preserve"> </w:t>
      </w:r>
      <w:r w:rsidR="0055772B" w:rsidRPr="0055772B">
        <w:rPr>
          <w:rFonts w:ascii="Times New Roman" w:hAnsi="Times New Roman"/>
          <w:spacing w:val="-1"/>
        </w:rPr>
        <w:t>clause</w:t>
      </w:r>
      <w:r w:rsidR="0055772B" w:rsidRPr="0055772B">
        <w:rPr>
          <w:rFonts w:ascii="Times New Roman" w:hAnsi="Times New Roman"/>
          <w:spacing w:val="-3"/>
        </w:rPr>
        <w:t xml:space="preserve"> </w:t>
      </w:r>
      <w:r w:rsidR="0055772B" w:rsidRPr="0055772B">
        <w:rPr>
          <w:rFonts w:ascii="Times New Roman" w:hAnsi="Times New Roman"/>
        </w:rPr>
        <w:t>if</w:t>
      </w:r>
      <w:r w:rsidR="0055772B" w:rsidRPr="0055772B">
        <w:rPr>
          <w:rFonts w:ascii="Times New Roman" w:hAnsi="Times New Roman"/>
          <w:spacing w:val="-3"/>
        </w:rPr>
        <w:t xml:space="preserve"> </w:t>
      </w:r>
      <w:r>
        <w:rPr>
          <w:rFonts w:ascii="Times New Roman" w:hAnsi="Times New Roman"/>
          <w:spacing w:val="-3"/>
        </w:rPr>
        <w:t>the Supplier</w:t>
      </w:r>
      <w:r w:rsidR="0055772B" w:rsidRPr="0055772B">
        <w:rPr>
          <w:rFonts w:ascii="Times New Roman" w:hAnsi="Times New Roman"/>
          <w:spacing w:val="75"/>
        </w:rPr>
        <w:t xml:space="preserve"> </w:t>
      </w:r>
      <w:r w:rsidR="0055772B" w:rsidRPr="0055772B">
        <w:rPr>
          <w:rFonts w:ascii="Times New Roman" w:hAnsi="Times New Roman"/>
          <w:spacing w:val="-2"/>
        </w:rPr>
        <w:t>has</w:t>
      </w:r>
      <w:r w:rsidR="0055772B" w:rsidRPr="0055772B">
        <w:rPr>
          <w:rFonts w:ascii="Times New Roman" w:hAnsi="Times New Roman"/>
        </w:rPr>
        <w:t xml:space="preserve"> no </w:t>
      </w:r>
      <w:r w:rsidR="0055772B" w:rsidRPr="0055772B">
        <w:rPr>
          <w:rFonts w:ascii="Times New Roman" w:hAnsi="Times New Roman"/>
          <w:spacing w:val="-2"/>
        </w:rPr>
        <w:t>permanent</w:t>
      </w:r>
      <w:r w:rsidR="0055772B" w:rsidRPr="0055772B">
        <w:rPr>
          <w:rFonts w:ascii="Times New Roman" w:hAnsi="Times New Roman"/>
          <w:spacing w:val="3"/>
        </w:rPr>
        <w:t xml:space="preserve"> </w:t>
      </w:r>
      <w:r w:rsidR="0055772B" w:rsidRPr="0055772B">
        <w:rPr>
          <w:rFonts w:ascii="Times New Roman" w:hAnsi="Times New Roman"/>
          <w:spacing w:val="-1"/>
        </w:rPr>
        <w:t>establishment</w:t>
      </w:r>
      <w:r w:rsidR="0055772B" w:rsidRPr="0055772B">
        <w:rPr>
          <w:rFonts w:ascii="Times New Roman" w:hAnsi="Times New Roman"/>
        </w:rPr>
        <w:t xml:space="preserve"> in </w:t>
      </w:r>
      <w:r w:rsidR="0055772B" w:rsidRPr="0055772B">
        <w:rPr>
          <w:rFonts w:ascii="Times New Roman" w:hAnsi="Times New Roman"/>
          <w:spacing w:val="-2"/>
        </w:rPr>
        <w:t>Canada.</w:t>
      </w:r>
      <w:r w:rsidR="0055772B" w:rsidRPr="0055772B">
        <w:rPr>
          <w:rFonts w:ascii="Times New Roman" w:hAnsi="Times New Roman"/>
          <w:spacing w:val="3"/>
        </w:rPr>
        <w:t xml:space="preserve"> </w:t>
      </w:r>
      <w:r w:rsidR="0055772B" w:rsidRPr="0055772B">
        <w:rPr>
          <w:rFonts w:ascii="Times New Roman" w:hAnsi="Times New Roman"/>
          <w:spacing w:val="-2"/>
        </w:rPr>
        <w:t>It</w:t>
      </w:r>
      <w:r w:rsidR="0055772B" w:rsidRPr="0055772B">
        <w:rPr>
          <w:rFonts w:ascii="Times New Roman" w:hAnsi="Times New Roman"/>
          <w:spacing w:val="3"/>
        </w:rPr>
        <w:t xml:space="preserve"> </w:t>
      </w:r>
      <w:r w:rsidR="0055772B" w:rsidRPr="0055772B">
        <w:rPr>
          <w:rFonts w:ascii="Times New Roman" w:hAnsi="Times New Roman"/>
          <w:spacing w:val="-1"/>
        </w:rPr>
        <w:t>could</w:t>
      </w:r>
      <w:r w:rsidR="0055772B" w:rsidRPr="0055772B">
        <w:rPr>
          <w:rFonts w:ascii="Times New Roman" w:hAnsi="Times New Roman"/>
          <w:spacing w:val="-3"/>
        </w:rPr>
        <w:t xml:space="preserve"> </w:t>
      </w:r>
      <w:r w:rsidR="0055772B" w:rsidRPr="0055772B">
        <w:rPr>
          <w:rFonts w:ascii="Times New Roman" w:hAnsi="Times New Roman"/>
          <w:spacing w:val="-2"/>
        </w:rPr>
        <w:t>also</w:t>
      </w:r>
      <w:r w:rsidR="0055772B" w:rsidRPr="0055772B">
        <w:rPr>
          <w:rFonts w:ascii="Times New Roman" w:hAnsi="Times New Roman"/>
        </w:rPr>
        <w:t xml:space="preserve"> be</w:t>
      </w:r>
      <w:r w:rsidR="0055772B" w:rsidRPr="0055772B">
        <w:rPr>
          <w:rFonts w:ascii="Times New Roman" w:hAnsi="Times New Roman"/>
          <w:spacing w:val="-4"/>
        </w:rPr>
        <w:t xml:space="preserve"> </w:t>
      </w:r>
      <w:r w:rsidR="0055772B" w:rsidRPr="0055772B">
        <w:rPr>
          <w:rFonts w:ascii="Times New Roman" w:hAnsi="Times New Roman"/>
          <w:spacing w:val="-1"/>
        </w:rPr>
        <w:t>based</w:t>
      </w:r>
      <w:r w:rsidR="0055772B" w:rsidRPr="0055772B">
        <w:rPr>
          <w:rFonts w:ascii="Times New Roman" w:hAnsi="Times New Roman"/>
        </w:rPr>
        <w:t xml:space="preserve"> on</w:t>
      </w:r>
      <w:r w:rsidR="0055772B" w:rsidRPr="0055772B">
        <w:rPr>
          <w:rFonts w:ascii="Times New Roman" w:hAnsi="Times New Roman"/>
          <w:spacing w:val="-4"/>
        </w:rPr>
        <w:t xml:space="preserve"> </w:t>
      </w:r>
      <w:r w:rsidR="0055772B" w:rsidRPr="0055772B">
        <w:rPr>
          <w:rFonts w:ascii="Times New Roman" w:hAnsi="Times New Roman"/>
        </w:rPr>
        <w:t xml:space="preserve">an </w:t>
      </w:r>
      <w:r w:rsidR="0055772B" w:rsidRPr="0055772B">
        <w:rPr>
          <w:rFonts w:ascii="Times New Roman" w:hAnsi="Times New Roman"/>
          <w:spacing w:val="-1"/>
        </w:rPr>
        <w:t>estimate</w:t>
      </w:r>
      <w:r w:rsidR="0055772B" w:rsidRPr="0055772B">
        <w:rPr>
          <w:rFonts w:ascii="Times New Roman" w:hAnsi="Times New Roman"/>
          <w:spacing w:val="-5"/>
        </w:rPr>
        <w:t xml:space="preserve"> </w:t>
      </w:r>
      <w:r w:rsidR="0055772B" w:rsidRPr="0055772B">
        <w:rPr>
          <w:rFonts w:ascii="Times New Roman" w:hAnsi="Times New Roman"/>
        </w:rPr>
        <w:t>of</w:t>
      </w:r>
      <w:r w:rsidR="0055772B" w:rsidRPr="0055772B">
        <w:rPr>
          <w:rFonts w:ascii="Times New Roman" w:hAnsi="Times New Roman"/>
          <w:spacing w:val="3"/>
        </w:rPr>
        <w:t xml:space="preserve"> </w:t>
      </w:r>
      <w:r w:rsidR="0055772B" w:rsidRPr="0055772B">
        <w:rPr>
          <w:rFonts w:ascii="Times New Roman" w:hAnsi="Times New Roman"/>
          <w:spacing w:val="-2"/>
        </w:rPr>
        <w:t>Vendor</w:t>
      </w:r>
      <w:r w:rsidR="0055772B" w:rsidRPr="0055772B">
        <w:rPr>
          <w:rFonts w:ascii="Times New Roman" w:hAnsi="Times New Roman"/>
          <w:spacing w:val="45"/>
        </w:rPr>
        <w:t xml:space="preserve"> </w:t>
      </w:r>
      <w:r w:rsidR="0055772B" w:rsidRPr="0055772B">
        <w:rPr>
          <w:rFonts w:ascii="Times New Roman" w:hAnsi="Times New Roman"/>
          <w:spacing w:val="-2"/>
        </w:rPr>
        <w:t>income</w:t>
      </w:r>
      <w:r w:rsidR="0055772B" w:rsidRPr="0055772B">
        <w:rPr>
          <w:rFonts w:ascii="Times New Roman" w:hAnsi="Times New Roman"/>
        </w:rPr>
        <w:t xml:space="preserve"> </w:t>
      </w:r>
      <w:r w:rsidR="0055772B" w:rsidRPr="0055772B">
        <w:rPr>
          <w:rFonts w:ascii="Times New Roman" w:hAnsi="Times New Roman"/>
          <w:spacing w:val="-2"/>
        </w:rPr>
        <w:t>and</w:t>
      </w:r>
      <w:r w:rsidR="0055772B" w:rsidRPr="0055772B">
        <w:rPr>
          <w:rFonts w:ascii="Times New Roman" w:hAnsi="Times New Roman"/>
        </w:rPr>
        <w:t xml:space="preserve"> </w:t>
      </w:r>
      <w:r w:rsidR="0055772B" w:rsidRPr="0055772B">
        <w:rPr>
          <w:rFonts w:ascii="Times New Roman" w:hAnsi="Times New Roman"/>
          <w:spacing w:val="-2"/>
        </w:rPr>
        <w:t>expenses</w:t>
      </w:r>
      <w:r w:rsidR="009B7CD6">
        <w:rPr>
          <w:rFonts w:ascii="Times New Roman" w:hAnsi="Times New Roman"/>
          <w:spacing w:val="-2"/>
        </w:rPr>
        <w:t>.</w:t>
      </w:r>
    </w:p>
    <w:p w14:paraId="5C494C76" w14:textId="03E1CF6E" w:rsidR="00FE2080" w:rsidRPr="00C1490B" w:rsidDel="003C385B" w:rsidRDefault="00FE2080" w:rsidP="00FE2080">
      <w:pPr>
        <w:pStyle w:val="ScheduleL3"/>
        <w:rPr>
          <w:del w:id="1070" w:author="Whipple, Blu" w:date="2021-07-29T14:07:00Z"/>
          <w:rFonts w:ascii="Times New Roman" w:hAnsi="Times New Roman"/>
        </w:rPr>
      </w:pPr>
      <w:del w:id="1071" w:author="Whipple, Blu" w:date="2021-07-29T14:07:00Z">
        <w:r w:rsidRPr="00C1490B" w:rsidDel="003C385B">
          <w:rPr>
            <w:rFonts w:ascii="Times New Roman" w:hAnsi="Times New Roman"/>
          </w:rPr>
          <w:delText>Liquidated Damages</w:delText>
        </w:r>
      </w:del>
    </w:p>
    <w:p w14:paraId="03072D07" w14:textId="43FF39CD" w:rsidR="001A1E45" w:rsidRPr="00C1490B" w:rsidDel="003C385B" w:rsidRDefault="001A1E45" w:rsidP="001A1E45">
      <w:pPr>
        <w:pStyle w:val="ScheduleCont3"/>
        <w:rPr>
          <w:del w:id="1072" w:author="Whipple, Blu" w:date="2021-07-29T14:07:00Z"/>
          <w:rFonts w:ascii="Times New Roman" w:hAnsi="Times New Roman"/>
        </w:rPr>
      </w:pPr>
      <w:del w:id="1073" w:author="Whipple, Blu" w:date="2021-07-29T14:07:00Z">
        <w:r w:rsidRPr="00C1490B" w:rsidDel="003C385B">
          <w:rPr>
            <w:rFonts w:ascii="Times New Roman" w:hAnsi="Times New Roman"/>
          </w:rPr>
          <w:delText>The Company reserves the right to apply liquidated damages for delays in the delivery of any unit of Equipment in cases where the Company considers that such delays will impact the Project schedule</w:delText>
        </w:r>
        <w:r w:rsidR="00977DA6" w:rsidDel="003C385B">
          <w:rPr>
            <w:rFonts w:ascii="Times New Roman" w:hAnsi="Times New Roman"/>
          </w:rPr>
          <w:delText xml:space="preserve"> or where the material is not supplied in accordance with the terms of this Agreement or the technical specifications</w:delText>
        </w:r>
        <w:r w:rsidRPr="00C1490B" w:rsidDel="003C385B">
          <w:rPr>
            <w:rFonts w:ascii="Times New Roman" w:hAnsi="Times New Roman"/>
          </w:rPr>
          <w:delText>.</w:delText>
        </w:r>
      </w:del>
    </w:p>
    <w:p w14:paraId="45571712" w14:textId="315946DD" w:rsidR="001A1E45" w:rsidRPr="00C1490B" w:rsidDel="003C385B" w:rsidRDefault="001A1E45" w:rsidP="001A1E45">
      <w:pPr>
        <w:pStyle w:val="ScheduleCont3"/>
        <w:rPr>
          <w:del w:id="1074" w:author="Whipple, Blu" w:date="2021-07-29T14:07:00Z"/>
          <w:rFonts w:ascii="Times New Roman" w:hAnsi="Times New Roman"/>
        </w:rPr>
      </w:pPr>
      <w:del w:id="1075" w:author="Whipple, Blu" w:date="2021-07-29T14:07:00Z">
        <w:r w:rsidRPr="00C1490B" w:rsidDel="003C385B">
          <w:rPr>
            <w:rFonts w:ascii="Times New Roman" w:hAnsi="Times New Roman"/>
          </w:rPr>
          <w:delText>Notwithstanding anything to the contrary in this Agreement, and subject to the paragraphs below, should the Supplier fail to either:</w:delText>
        </w:r>
      </w:del>
    </w:p>
    <w:p w14:paraId="391CE9DB" w14:textId="335C28B4" w:rsidR="001A1E45" w:rsidRPr="00C1490B" w:rsidDel="003C385B" w:rsidRDefault="001A1E45" w:rsidP="005A13BC">
      <w:pPr>
        <w:numPr>
          <w:ilvl w:val="3"/>
          <w:numId w:val="3"/>
        </w:numPr>
        <w:autoSpaceDE w:val="0"/>
        <w:autoSpaceDN w:val="0"/>
        <w:adjustRightInd w:val="0"/>
        <w:jc w:val="both"/>
        <w:rPr>
          <w:del w:id="1076" w:author="Whipple, Blu" w:date="2021-07-29T14:07:00Z"/>
          <w:iCs/>
          <w:sz w:val="20"/>
          <w:szCs w:val="20"/>
        </w:rPr>
      </w:pPr>
      <w:del w:id="1077" w:author="Whipple, Blu" w:date="2021-07-29T14:07:00Z">
        <w:r w:rsidRPr="00C1490B" w:rsidDel="003C385B">
          <w:rPr>
            <w:iCs/>
            <w:sz w:val="20"/>
            <w:szCs w:val="20"/>
          </w:rPr>
          <w:delText xml:space="preserve">deliver any unit of Equipment on or before the agreed delivery date (as outlined in Schedule </w:delText>
        </w:r>
        <w:r w:rsidR="00790A0C" w:rsidDel="003C385B">
          <w:rPr>
            <w:iCs/>
            <w:sz w:val="20"/>
            <w:szCs w:val="20"/>
          </w:rPr>
          <w:delText>C-</w:delText>
        </w:r>
        <w:r w:rsidR="009A0CB2" w:rsidDel="003C385B">
          <w:rPr>
            <w:iCs/>
            <w:sz w:val="20"/>
            <w:szCs w:val="20"/>
          </w:rPr>
          <w:delText>1</w:delText>
        </w:r>
        <w:r w:rsidRPr="00C1490B" w:rsidDel="003C385B">
          <w:rPr>
            <w:iCs/>
            <w:sz w:val="20"/>
            <w:szCs w:val="20"/>
          </w:rPr>
          <w:delText xml:space="preserve"> – Supply Timetable); or</w:delText>
        </w:r>
      </w:del>
    </w:p>
    <w:p w14:paraId="69782A77" w14:textId="374B0B3A" w:rsidR="000C314D" w:rsidRPr="00C1490B" w:rsidDel="003C385B" w:rsidRDefault="00846DEA">
      <w:pPr>
        <w:autoSpaceDE w:val="0"/>
        <w:autoSpaceDN w:val="0"/>
        <w:adjustRightInd w:val="0"/>
        <w:ind w:left="1418"/>
        <w:jc w:val="both"/>
        <w:rPr>
          <w:del w:id="1078" w:author="Whipple, Blu" w:date="2021-07-29T14:07:00Z"/>
          <w:iCs/>
          <w:sz w:val="20"/>
          <w:szCs w:val="20"/>
        </w:rPr>
        <w:pPrChange w:id="1079" w:author="Santiago Angueira, Joanne" w:date="2021-07-27T14:33:00Z">
          <w:pPr>
            <w:numPr>
              <w:ilvl w:val="3"/>
              <w:numId w:val="3"/>
            </w:numPr>
            <w:tabs>
              <w:tab w:val="num" w:pos="2126"/>
            </w:tabs>
            <w:autoSpaceDE w:val="0"/>
            <w:autoSpaceDN w:val="0"/>
            <w:adjustRightInd w:val="0"/>
            <w:ind w:left="2126" w:hanging="708"/>
            <w:jc w:val="both"/>
          </w:pPr>
        </w:pPrChange>
      </w:pPr>
      <w:del w:id="1080" w:author="Whipple, Blu" w:date="2021-07-29T14:07:00Z">
        <w:r w:rsidDel="003C385B">
          <w:rPr>
            <w:iCs/>
            <w:sz w:val="20"/>
            <w:szCs w:val="20"/>
          </w:rPr>
          <w:delText>fail to supply the material in accordance with the terms of this Agreement or the technical specifications</w:delText>
        </w:r>
        <w:r w:rsidR="001A1E45" w:rsidRPr="00C1490B" w:rsidDel="003C385B">
          <w:rPr>
            <w:iCs/>
            <w:sz w:val="20"/>
            <w:szCs w:val="20"/>
          </w:rPr>
          <w:delText>,</w:delText>
        </w:r>
      </w:del>
    </w:p>
    <w:p w14:paraId="453DF3B9" w14:textId="3517C313" w:rsidR="001A1E45" w:rsidRPr="00C1490B" w:rsidDel="003C385B" w:rsidRDefault="001A1E45" w:rsidP="001A1E45">
      <w:pPr>
        <w:pStyle w:val="ScheduleCont3"/>
        <w:rPr>
          <w:del w:id="1081" w:author="Whipple, Blu" w:date="2021-07-29T14:07:00Z"/>
          <w:rFonts w:ascii="Times New Roman" w:hAnsi="Times New Roman"/>
        </w:rPr>
      </w:pPr>
      <w:del w:id="1082" w:author="Whipple, Blu" w:date="2021-07-29T14:07:00Z">
        <w:r w:rsidRPr="00C1490B" w:rsidDel="003C385B">
          <w:rPr>
            <w:rFonts w:ascii="Times New Roman" w:hAnsi="Times New Roman"/>
          </w:rPr>
          <w:delText>the Supplier shall pay to the Company, as liquidated damages and not as a penalty, an amount equal to one-third percent (0.33%) of the EXW price per unit of Equipment, per day overdue, calculated daily (</w:delText>
        </w:r>
        <w:r w:rsidR="00B85926" w:rsidDel="003C385B">
          <w:rPr>
            <w:rFonts w:ascii="Times New Roman" w:hAnsi="Times New Roman"/>
          </w:rPr>
          <w:delText>“</w:delText>
        </w:r>
        <w:r w:rsidRPr="00C1490B" w:rsidDel="003C385B">
          <w:rPr>
            <w:rFonts w:ascii="Times New Roman" w:hAnsi="Times New Roman"/>
            <w:b/>
            <w:bCs/>
          </w:rPr>
          <w:delText>Liquidated Damages</w:delText>
        </w:r>
        <w:r w:rsidR="00B85926" w:rsidDel="003C385B">
          <w:rPr>
            <w:rFonts w:ascii="Times New Roman" w:hAnsi="Times New Roman"/>
            <w:bCs/>
          </w:rPr>
          <w:delText>”</w:delText>
        </w:r>
        <w:r w:rsidRPr="00C1490B" w:rsidDel="003C385B">
          <w:rPr>
            <w:rFonts w:ascii="Times New Roman" w:hAnsi="Times New Roman"/>
          </w:rPr>
          <w:delText>).</w:delText>
        </w:r>
      </w:del>
    </w:p>
    <w:p w14:paraId="74BBDB9E" w14:textId="12C26AF3" w:rsidR="001A1E45" w:rsidRPr="00C1490B" w:rsidDel="003C385B" w:rsidRDefault="001A1E45" w:rsidP="001A1E45">
      <w:pPr>
        <w:pStyle w:val="ScheduleCont3"/>
        <w:rPr>
          <w:del w:id="1083" w:author="Whipple, Blu" w:date="2021-07-29T14:07:00Z"/>
          <w:rFonts w:ascii="Times New Roman" w:hAnsi="Times New Roman"/>
        </w:rPr>
      </w:pPr>
      <w:del w:id="1084" w:author="Whipple, Blu" w:date="2021-07-29T14:07:00Z">
        <w:r w:rsidRPr="00C1490B" w:rsidDel="003C385B">
          <w:rPr>
            <w:rFonts w:ascii="Times New Roman" w:hAnsi="Times New Roman"/>
          </w:rPr>
          <w:delText xml:space="preserve">The Company shall grant the Supplier a one (1) week grace period after the agreed delivery date or agreed date for </w:delText>
        </w:r>
        <w:r w:rsidR="009F5359" w:rsidDel="003C385B">
          <w:rPr>
            <w:rFonts w:ascii="Times New Roman" w:hAnsi="Times New Roman"/>
          </w:rPr>
          <w:delText>addressing any issues with adherence to technical spe</w:delText>
        </w:r>
        <w:r w:rsidR="00F138EB" w:rsidDel="003C385B">
          <w:rPr>
            <w:rFonts w:ascii="Times New Roman" w:hAnsi="Times New Roman"/>
          </w:rPr>
          <w:delText>cifications</w:delText>
        </w:r>
        <w:r w:rsidRPr="00C1490B" w:rsidDel="003C385B">
          <w:rPr>
            <w:rFonts w:ascii="Times New Roman" w:hAnsi="Times New Roman"/>
          </w:rPr>
          <w:delText xml:space="preserve"> of any unit of Equipment before enforcing the Liquidated Damages.</w:delText>
        </w:r>
      </w:del>
    </w:p>
    <w:p w14:paraId="65E52D50" w14:textId="65235647" w:rsidR="001A1E45" w:rsidRPr="00C1490B" w:rsidDel="003C385B" w:rsidRDefault="001A1E45" w:rsidP="001A1E45">
      <w:pPr>
        <w:pStyle w:val="ScheduleCont3"/>
        <w:rPr>
          <w:del w:id="1085" w:author="Whipple, Blu" w:date="2021-07-29T14:07:00Z"/>
          <w:rFonts w:ascii="Times New Roman" w:hAnsi="Times New Roman"/>
        </w:rPr>
      </w:pPr>
      <w:del w:id="1086" w:author="Whipple, Blu" w:date="2021-07-29T14:07:00Z">
        <w:r w:rsidRPr="00C1490B" w:rsidDel="003C385B">
          <w:rPr>
            <w:rFonts w:ascii="Times New Roman" w:hAnsi="Times New Roman"/>
          </w:rPr>
          <w:delText>The total Liquidated Damages per unit of Equipment shall be capped at 7.5% of the EXW price for that unit of Equipment.</w:delText>
        </w:r>
      </w:del>
    </w:p>
    <w:p w14:paraId="7B88A0D5" w14:textId="1A7999A3" w:rsidR="000C314D" w:rsidRPr="00C1490B" w:rsidDel="003C385B" w:rsidRDefault="001A1E45" w:rsidP="000C314D">
      <w:pPr>
        <w:pStyle w:val="ScheduleCont3"/>
        <w:rPr>
          <w:del w:id="1087" w:author="Whipple, Blu" w:date="2021-07-29T14:07:00Z"/>
          <w:rFonts w:ascii="Times New Roman" w:hAnsi="Times New Roman"/>
        </w:rPr>
      </w:pPr>
      <w:del w:id="1088" w:author="Whipple, Blu" w:date="2021-07-29T14:07:00Z">
        <w:r w:rsidRPr="00C1490B" w:rsidDel="003C385B">
          <w:rPr>
            <w:rFonts w:ascii="Times New Roman" w:hAnsi="Times New Roman"/>
          </w:rPr>
          <w:delText>The Parties agree that the liquidated damages pursuant to this Clause 1.3 do not represent a penalty for losses sustained by the Company for such delays.</w:delText>
        </w:r>
      </w:del>
    </w:p>
    <w:p w14:paraId="0D8B36D0" w14:textId="77777777" w:rsidR="00D92367" w:rsidRPr="00B95FE1" w:rsidRDefault="00D92367" w:rsidP="00471B27">
      <w:pPr>
        <w:pStyle w:val="ScheduleL2"/>
        <w:rPr>
          <w:rFonts w:ascii="Times New Roman" w:hAnsi="Times New Roman"/>
          <w:sz w:val="24"/>
          <w:szCs w:val="24"/>
        </w:rPr>
      </w:pPr>
      <w:bookmarkStart w:id="1089" w:name="_Toc323199645"/>
      <w:bookmarkStart w:id="1090" w:name="_Ref324249303"/>
      <w:r w:rsidRPr="00B95FE1">
        <w:rPr>
          <w:rFonts w:ascii="Times New Roman" w:hAnsi="Times New Roman"/>
          <w:sz w:val="24"/>
          <w:szCs w:val="24"/>
        </w:rPr>
        <w:t>Pricing Currencies</w:t>
      </w:r>
      <w:bookmarkEnd w:id="1089"/>
      <w:bookmarkEnd w:id="1090"/>
    </w:p>
    <w:p w14:paraId="30C29398" w14:textId="2F82E19B" w:rsidR="00D92367" w:rsidRPr="00C1490B" w:rsidRDefault="00D92367" w:rsidP="00471B27">
      <w:pPr>
        <w:pStyle w:val="ScheduleCont3"/>
        <w:rPr>
          <w:rFonts w:ascii="Times New Roman" w:hAnsi="Times New Roman"/>
        </w:rPr>
      </w:pPr>
      <w:r w:rsidRPr="00C1490B">
        <w:rPr>
          <w:rFonts w:ascii="Times New Roman" w:hAnsi="Times New Roman"/>
        </w:rPr>
        <w:t xml:space="preserve">All prices and rates in </w:t>
      </w:r>
      <w:r w:rsidR="00BA462B" w:rsidRPr="00C1490B">
        <w:rPr>
          <w:rFonts w:ascii="Times New Roman" w:hAnsi="Times New Roman"/>
        </w:rPr>
        <w:t>this Agreement</w:t>
      </w:r>
      <w:r w:rsidRPr="00C1490B">
        <w:rPr>
          <w:rFonts w:ascii="Times New Roman" w:hAnsi="Times New Roman"/>
        </w:rPr>
        <w:t xml:space="preserve"> shall be quoted in </w:t>
      </w:r>
      <w:r w:rsidR="00B95183">
        <w:rPr>
          <w:rFonts w:ascii="Times New Roman" w:hAnsi="Times New Roman"/>
        </w:rPr>
        <w:t>Canadian Dollars</w:t>
      </w:r>
      <w:r w:rsidRPr="00C1490B">
        <w:rPr>
          <w:rFonts w:ascii="Times New Roman" w:hAnsi="Times New Roman"/>
        </w:rPr>
        <w:t>.</w:t>
      </w:r>
    </w:p>
    <w:p w14:paraId="33A4F361" w14:textId="77777777" w:rsidR="00D92367" w:rsidRPr="00B95FE1" w:rsidRDefault="00D92367" w:rsidP="00430D56">
      <w:pPr>
        <w:pStyle w:val="ScheduleL2"/>
        <w:rPr>
          <w:rFonts w:ascii="Times New Roman" w:hAnsi="Times New Roman"/>
          <w:sz w:val="24"/>
          <w:szCs w:val="24"/>
        </w:rPr>
      </w:pPr>
      <w:bookmarkStart w:id="1091" w:name="_Toc323199647"/>
      <w:bookmarkStart w:id="1092" w:name="_Ref324841729"/>
      <w:r w:rsidRPr="00B95FE1">
        <w:rPr>
          <w:rFonts w:ascii="Times New Roman" w:hAnsi="Times New Roman"/>
          <w:sz w:val="24"/>
          <w:szCs w:val="24"/>
        </w:rPr>
        <w:t>Payment Currency</w:t>
      </w:r>
      <w:bookmarkEnd w:id="1091"/>
      <w:bookmarkEnd w:id="1092"/>
    </w:p>
    <w:p w14:paraId="5A199CD0" w14:textId="61BA2F90" w:rsidR="00D92367" w:rsidRPr="00C1490B" w:rsidRDefault="00D92367" w:rsidP="00430D56">
      <w:pPr>
        <w:pStyle w:val="ScheduleCont3"/>
        <w:rPr>
          <w:rFonts w:ascii="Times New Roman" w:hAnsi="Times New Roman"/>
        </w:rPr>
      </w:pPr>
      <w:r w:rsidRPr="00C1490B">
        <w:rPr>
          <w:rFonts w:ascii="Times New Roman" w:hAnsi="Times New Roman"/>
        </w:rPr>
        <w:t xml:space="preserve">Payment </w:t>
      </w:r>
      <w:r w:rsidR="00B95183">
        <w:rPr>
          <w:rFonts w:ascii="Times New Roman" w:hAnsi="Times New Roman"/>
        </w:rPr>
        <w:t>shall be made in Canadian Dollars</w:t>
      </w:r>
      <w:r w:rsidRPr="00C1490B">
        <w:rPr>
          <w:rFonts w:ascii="Times New Roman" w:hAnsi="Times New Roman"/>
        </w:rPr>
        <w:t>.</w:t>
      </w:r>
    </w:p>
    <w:p w14:paraId="23A1C9D5" w14:textId="5C7530B9" w:rsidR="00D92367" w:rsidRDefault="00D92367" w:rsidP="00430D56">
      <w:pPr>
        <w:pStyle w:val="ScheduleL2"/>
        <w:rPr>
          <w:rFonts w:ascii="Times New Roman" w:hAnsi="Times New Roman"/>
          <w:sz w:val="24"/>
          <w:szCs w:val="24"/>
        </w:rPr>
      </w:pPr>
      <w:bookmarkStart w:id="1093" w:name="_Toc323199648"/>
      <w:r w:rsidRPr="000B32E3">
        <w:rPr>
          <w:rFonts w:ascii="Times New Roman" w:hAnsi="Times New Roman"/>
          <w:sz w:val="24"/>
          <w:szCs w:val="24"/>
        </w:rPr>
        <w:lastRenderedPageBreak/>
        <w:t>Customs Duty</w:t>
      </w:r>
      <w:bookmarkEnd w:id="1093"/>
    </w:p>
    <w:p w14:paraId="16DB1D93" w14:textId="5DECC691" w:rsidR="00F36758" w:rsidRPr="00AC3A54" w:rsidRDefault="00F36758" w:rsidP="00F36758">
      <w:pPr>
        <w:pStyle w:val="ScheduleL3"/>
        <w:rPr>
          <w:rFonts w:ascii="Times New Roman" w:hAnsi="Times New Roman"/>
        </w:rPr>
      </w:pPr>
      <w:r w:rsidRPr="00AC3A54">
        <w:rPr>
          <w:rFonts w:ascii="Times New Roman" w:hAnsi="Times New Roman"/>
        </w:rPr>
        <w:t xml:space="preserve">For </w:t>
      </w:r>
      <w:r w:rsidR="0087287A" w:rsidRPr="00AC3A54">
        <w:rPr>
          <w:rFonts w:ascii="Times New Roman" w:hAnsi="Times New Roman"/>
          <w:spacing w:val="-1"/>
        </w:rPr>
        <w:t>goods</w:t>
      </w:r>
      <w:r w:rsidR="0087287A" w:rsidRPr="00AC3A54">
        <w:rPr>
          <w:rFonts w:ascii="Times New Roman" w:hAnsi="Times New Roman"/>
        </w:rPr>
        <w:t xml:space="preserve"> or </w:t>
      </w:r>
      <w:r w:rsidR="0087287A" w:rsidRPr="00AC3A54">
        <w:rPr>
          <w:rFonts w:ascii="Times New Roman" w:hAnsi="Times New Roman"/>
          <w:spacing w:val="-2"/>
        </w:rPr>
        <w:t>services</w:t>
      </w:r>
      <w:r w:rsidR="0087287A" w:rsidRPr="00AC3A54">
        <w:rPr>
          <w:rFonts w:ascii="Times New Roman" w:hAnsi="Times New Roman"/>
        </w:rPr>
        <w:t xml:space="preserve"> </w:t>
      </w:r>
      <w:r w:rsidR="0087287A" w:rsidRPr="00AC3A54">
        <w:rPr>
          <w:rFonts w:ascii="Times New Roman" w:hAnsi="Times New Roman"/>
          <w:spacing w:val="-1"/>
        </w:rPr>
        <w:t>identified</w:t>
      </w:r>
      <w:r w:rsidR="0087287A" w:rsidRPr="00AC3A54">
        <w:rPr>
          <w:rFonts w:ascii="Times New Roman" w:hAnsi="Times New Roman"/>
        </w:rPr>
        <w:t xml:space="preserve"> or </w:t>
      </w:r>
      <w:r w:rsidR="0087287A" w:rsidRPr="00AC3A54">
        <w:rPr>
          <w:rFonts w:ascii="Times New Roman" w:hAnsi="Times New Roman"/>
          <w:spacing w:val="-1"/>
        </w:rPr>
        <w:t>shown</w:t>
      </w:r>
      <w:r w:rsidR="0087287A" w:rsidRPr="00AC3A54">
        <w:rPr>
          <w:rFonts w:ascii="Times New Roman" w:hAnsi="Times New Roman"/>
          <w:spacing w:val="-3"/>
        </w:rPr>
        <w:t xml:space="preserve"> </w:t>
      </w:r>
      <w:r w:rsidR="0087287A" w:rsidRPr="00AC3A54">
        <w:rPr>
          <w:rFonts w:ascii="Times New Roman" w:hAnsi="Times New Roman"/>
        </w:rPr>
        <w:t xml:space="preserve">as </w:t>
      </w:r>
      <w:r w:rsidR="00B85926">
        <w:rPr>
          <w:rFonts w:ascii="Times New Roman" w:hAnsi="Times New Roman"/>
          <w:spacing w:val="-1"/>
        </w:rPr>
        <w:t>“</w:t>
      </w:r>
      <w:r w:rsidR="0087287A" w:rsidRPr="00AC3A54">
        <w:rPr>
          <w:rFonts w:ascii="Times New Roman" w:hAnsi="Times New Roman"/>
          <w:spacing w:val="-1"/>
        </w:rPr>
        <w:t>customs</w:t>
      </w:r>
      <w:r w:rsidR="0087287A" w:rsidRPr="00AC3A54">
        <w:rPr>
          <w:rFonts w:ascii="Times New Roman" w:hAnsi="Times New Roman"/>
          <w:spacing w:val="-10"/>
        </w:rPr>
        <w:t xml:space="preserve"> </w:t>
      </w:r>
      <w:r w:rsidR="0087287A" w:rsidRPr="00AC3A54">
        <w:rPr>
          <w:rFonts w:ascii="Times New Roman" w:hAnsi="Times New Roman"/>
          <w:spacing w:val="-1"/>
        </w:rPr>
        <w:t>duty</w:t>
      </w:r>
      <w:r w:rsidR="0087287A" w:rsidRPr="00AC3A54">
        <w:rPr>
          <w:rFonts w:ascii="Times New Roman" w:hAnsi="Times New Roman"/>
          <w:spacing w:val="3"/>
        </w:rPr>
        <w:t xml:space="preserve"> </w:t>
      </w:r>
      <w:r w:rsidR="0087287A" w:rsidRPr="00AC3A54">
        <w:rPr>
          <w:rFonts w:ascii="Times New Roman" w:hAnsi="Times New Roman"/>
          <w:spacing w:val="-1"/>
        </w:rPr>
        <w:t>exempt</w:t>
      </w:r>
      <w:r w:rsidR="00B85926">
        <w:rPr>
          <w:rFonts w:ascii="Times New Roman" w:hAnsi="Times New Roman"/>
          <w:spacing w:val="-1"/>
        </w:rPr>
        <w:t>”</w:t>
      </w:r>
      <w:r w:rsidR="0087287A" w:rsidRPr="00AC3A54">
        <w:rPr>
          <w:rFonts w:ascii="Times New Roman" w:hAnsi="Times New Roman"/>
          <w:spacing w:val="-5"/>
        </w:rPr>
        <w:t xml:space="preserve"> </w:t>
      </w:r>
      <w:r w:rsidR="0087287A" w:rsidRPr="00AC3A54">
        <w:rPr>
          <w:rFonts w:ascii="Times New Roman" w:hAnsi="Times New Roman"/>
        </w:rPr>
        <w:t xml:space="preserve">on the </w:t>
      </w:r>
      <w:r w:rsidR="0087287A" w:rsidRPr="00AC3A54">
        <w:rPr>
          <w:rFonts w:ascii="Times New Roman" w:hAnsi="Times New Roman"/>
          <w:spacing w:val="-2"/>
        </w:rPr>
        <w:t>Purchase</w:t>
      </w:r>
      <w:r w:rsidR="0087287A" w:rsidRPr="00AC3A54">
        <w:rPr>
          <w:rFonts w:ascii="Times New Roman" w:hAnsi="Times New Roman"/>
        </w:rPr>
        <w:t xml:space="preserve"> Order o</w:t>
      </w:r>
      <w:r w:rsidR="00431462">
        <w:rPr>
          <w:rFonts w:ascii="Times New Roman" w:hAnsi="Times New Roman"/>
        </w:rPr>
        <w:t>f the Company</w:t>
      </w:r>
      <w:r w:rsidR="0087287A" w:rsidRPr="00AC3A54">
        <w:rPr>
          <w:rFonts w:ascii="Times New Roman" w:hAnsi="Times New Roman"/>
        </w:rPr>
        <w:t xml:space="preserve"> or</w:t>
      </w:r>
      <w:r w:rsidR="0087287A" w:rsidRPr="00AC3A54">
        <w:rPr>
          <w:rFonts w:ascii="Times New Roman" w:hAnsi="Times New Roman"/>
          <w:spacing w:val="-7"/>
        </w:rPr>
        <w:t xml:space="preserve"> </w:t>
      </w:r>
      <w:r w:rsidR="0087287A" w:rsidRPr="00AC3A54">
        <w:rPr>
          <w:rFonts w:ascii="Times New Roman" w:hAnsi="Times New Roman"/>
          <w:spacing w:val="-1"/>
        </w:rPr>
        <w:t>otherwise,</w:t>
      </w:r>
      <w:r w:rsidR="0087287A" w:rsidRPr="00AC3A54">
        <w:rPr>
          <w:rFonts w:ascii="Times New Roman" w:hAnsi="Times New Roman"/>
        </w:rPr>
        <w:t xml:space="preserve"> the</w:t>
      </w:r>
      <w:r w:rsidR="0087287A" w:rsidRPr="00AC3A54">
        <w:rPr>
          <w:rFonts w:ascii="Times New Roman" w:hAnsi="Times New Roman"/>
          <w:spacing w:val="-3"/>
        </w:rPr>
        <w:t xml:space="preserve"> </w:t>
      </w:r>
      <w:r w:rsidR="0087287A" w:rsidRPr="00AC3A54">
        <w:rPr>
          <w:rFonts w:ascii="Times New Roman" w:hAnsi="Times New Roman"/>
          <w:spacing w:val="-1"/>
        </w:rPr>
        <w:t>prices</w:t>
      </w:r>
      <w:r w:rsidR="0087287A" w:rsidRPr="00AC3A54">
        <w:rPr>
          <w:rFonts w:ascii="Times New Roman" w:hAnsi="Times New Roman"/>
        </w:rPr>
        <w:t xml:space="preserve"> </w:t>
      </w:r>
      <w:r w:rsidR="0087287A" w:rsidRPr="00AC3A54">
        <w:rPr>
          <w:rFonts w:ascii="Times New Roman" w:hAnsi="Times New Roman"/>
          <w:spacing w:val="-1"/>
        </w:rPr>
        <w:t>herein</w:t>
      </w:r>
      <w:r w:rsidR="0087287A" w:rsidRPr="00AC3A54">
        <w:rPr>
          <w:rFonts w:ascii="Times New Roman" w:hAnsi="Times New Roman"/>
          <w:spacing w:val="-3"/>
        </w:rPr>
        <w:t xml:space="preserve"> </w:t>
      </w:r>
      <w:r w:rsidR="0087287A" w:rsidRPr="00AC3A54">
        <w:rPr>
          <w:rFonts w:ascii="Times New Roman" w:hAnsi="Times New Roman"/>
          <w:spacing w:val="-1"/>
        </w:rPr>
        <w:t>specified</w:t>
      </w:r>
      <w:r w:rsidR="0087287A" w:rsidRPr="00AC3A54">
        <w:rPr>
          <w:rFonts w:ascii="Times New Roman" w:hAnsi="Times New Roman"/>
          <w:spacing w:val="-3"/>
        </w:rPr>
        <w:t xml:space="preserve"> </w:t>
      </w:r>
      <w:r w:rsidR="0087287A" w:rsidRPr="00AC3A54">
        <w:rPr>
          <w:rFonts w:ascii="Times New Roman" w:hAnsi="Times New Roman"/>
          <w:spacing w:val="-1"/>
        </w:rPr>
        <w:t>shall</w:t>
      </w:r>
      <w:r w:rsidR="0087287A" w:rsidRPr="00AC3A54">
        <w:rPr>
          <w:rFonts w:ascii="Times New Roman" w:hAnsi="Times New Roman"/>
        </w:rPr>
        <w:t xml:space="preserve"> </w:t>
      </w:r>
      <w:r w:rsidR="0087287A" w:rsidRPr="00AC3A54">
        <w:rPr>
          <w:rFonts w:ascii="Times New Roman" w:hAnsi="Times New Roman"/>
          <w:spacing w:val="-2"/>
        </w:rPr>
        <w:t>exclude</w:t>
      </w:r>
      <w:r w:rsidR="0087287A" w:rsidRPr="00AC3A54">
        <w:rPr>
          <w:rFonts w:ascii="Times New Roman" w:hAnsi="Times New Roman"/>
        </w:rPr>
        <w:t xml:space="preserve"> </w:t>
      </w:r>
      <w:r w:rsidR="0087287A" w:rsidRPr="00AC3A54">
        <w:rPr>
          <w:rFonts w:ascii="Times New Roman" w:hAnsi="Times New Roman"/>
          <w:spacing w:val="-2"/>
        </w:rPr>
        <w:t>any</w:t>
      </w:r>
      <w:r w:rsidR="0087287A" w:rsidRPr="00AC3A54">
        <w:rPr>
          <w:rFonts w:ascii="Times New Roman" w:hAnsi="Times New Roman"/>
        </w:rPr>
        <w:t xml:space="preserve"> customs or</w:t>
      </w:r>
      <w:r w:rsidR="0087287A" w:rsidRPr="00AC3A54">
        <w:rPr>
          <w:rFonts w:ascii="Times New Roman" w:hAnsi="Times New Roman"/>
          <w:spacing w:val="-5"/>
        </w:rPr>
        <w:t xml:space="preserve"> </w:t>
      </w:r>
      <w:r w:rsidR="0087287A" w:rsidRPr="00AC3A54">
        <w:rPr>
          <w:rFonts w:ascii="Times New Roman" w:hAnsi="Times New Roman"/>
          <w:spacing w:val="-1"/>
        </w:rPr>
        <w:t>similar</w:t>
      </w:r>
      <w:r w:rsidR="0087287A" w:rsidRPr="00AC3A54">
        <w:rPr>
          <w:rFonts w:ascii="Times New Roman" w:hAnsi="Times New Roman"/>
        </w:rPr>
        <w:t xml:space="preserve"> </w:t>
      </w:r>
      <w:r w:rsidR="0087287A" w:rsidRPr="00AC3A54">
        <w:rPr>
          <w:rFonts w:ascii="Times New Roman" w:hAnsi="Times New Roman"/>
          <w:spacing w:val="-2"/>
        </w:rPr>
        <w:t>levies</w:t>
      </w:r>
      <w:r w:rsidR="0087287A" w:rsidRPr="00AC3A54">
        <w:rPr>
          <w:rFonts w:ascii="Times New Roman" w:hAnsi="Times New Roman"/>
        </w:rPr>
        <w:t xml:space="preserve"> of</w:t>
      </w:r>
      <w:r w:rsidR="0087287A" w:rsidRPr="00AC3A54">
        <w:rPr>
          <w:rFonts w:ascii="Times New Roman" w:hAnsi="Times New Roman"/>
          <w:spacing w:val="55"/>
        </w:rPr>
        <w:t xml:space="preserve"> </w:t>
      </w:r>
      <w:r w:rsidR="0087287A" w:rsidRPr="00AC3A54">
        <w:rPr>
          <w:rFonts w:ascii="Times New Roman" w:hAnsi="Times New Roman"/>
        </w:rPr>
        <w:t xml:space="preserve">any </w:t>
      </w:r>
      <w:r w:rsidR="0087287A" w:rsidRPr="00AC3A54">
        <w:rPr>
          <w:rFonts w:ascii="Times New Roman" w:hAnsi="Times New Roman"/>
          <w:spacing w:val="-1"/>
        </w:rPr>
        <w:t>kind</w:t>
      </w:r>
      <w:r w:rsidR="0087287A" w:rsidRPr="00AC3A54">
        <w:rPr>
          <w:rFonts w:ascii="Times New Roman" w:hAnsi="Times New Roman"/>
        </w:rPr>
        <w:t xml:space="preserve"> </w:t>
      </w:r>
      <w:r w:rsidR="0087287A" w:rsidRPr="00AC3A54">
        <w:rPr>
          <w:rFonts w:ascii="Times New Roman" w:hAnsi="Times New Roman"/>
          <w:spacing w:val="-1"/>
        </w:rPr>
        <w:t>which</w:t>
      </w:r>
      <w:r w:rsidR="0087287A" w:rsidRPr="00AC3A54">
        <w:rPr>
          <w:rFonts w:ascii="Times New Roman" w:hAnsi="Times New Roman"/>
          <w:spacing w:val="-3"/>
        </w:rPr>
        <w:t xml:space="preserve"> </w:t>
      </w:r>
      <w:r w:rsidR="0087287A" w:rsidRPr="00AC3A54">
        <w:rPr>
          <w:rFonts w:ascii="Times New Roman" w:hAnsi="Times New Roman"/>
          <w:spacing w:val="-1"/>
        </w:rPr>
        <w:t>either</w:t>
      </w:r>
      <w:r w:rsidR="0087287A" w:rsidRPr="00AC3A54">
        <w:rPr>
          <w:rFonts w:ascii="Times New Roman" w:hAnsi="Times New Roman"/>
        </w:rPr>
        <w:t xml:space="preserve"> party</w:t>
      </w:r>
      <w:r w:rsidR="0087287A" w:rsidRPr="00AC3A54">
        <w:rPr>
          <w:rFonts w:ascii="Times New Roman" w:hAnsi="Times New Roman"/>
          <w:spacing w:val="-5"/>
        </w:rPr>
        <w:t xml:space="preserve"> </w:t>
      </w:r>
      <w:r w:rsidR="0087287A" w:rsidRPr="00AC3A54">
        <w:rPr>
          <w:rFonts w:ascii="Times New Roman" w:hAnsi="Times New Roman"/>
        </w:rPr>
        <w:t xml:space="preserve">is </w:t>
      </w:r>
      <w:r w:rsidR="0087287A" w:rsidRPr="00AC3A54">
        <w:rPr>
          <w:rFonts w:ascii="Times New Roman" w:hAnsi="Times New Roman"/>
          <w:spacing w:val="-1"/>
        </w:rPr>
        <w:t>required</w:t>
      </w:r>
      <w:r w:rsidR="0087287A" w:rsidRPr="00AC3A54">
        <w:rPr>
          <w:rFonts w:ascii="Times New Roman" w:hAnsi="Times New Roman"/>
        </w:rPr>
        <w:t xml:space="preserve"> to pay</w:t>
      </w:r>
      <w:r w:rsidR="0087287A" w:rsidRPr="00AC3A54">
        <w:rPr>
          <w:rFonts w:ascii="Times New Roman" w:hAnsi="Times New Roman"/>
          <w:spacing w:val="-7"/>
        </w:rPr>
        <w:t xml:space="preserve"> </w:t>
      </w:r>
      <w:r w:rsidR="0087287A" w:rsidRPr="00AC3A54">
        <w:rPr>
          <w:rFonts w:ascii="Times New Roman" w:hAnsi="Times New Roman"/>
        </w:rPr>
        <w:t xml:space="preserve">with </w:t>
      </w:r>
      <w:r w:rsidR="0087287A" w:rsidRPr="00AC3A54">
        <w:rPr>
          <w:rFonts w:ascii="Times New Roman" w:hAnsi="Times New Roman"/>
          <w:spacing w:val="-2"/>
        </w:rPr>
        <w:t>respect</w:t>
      </w:r>
      <w:r w:rsidR="0087287A" w:rsidRPr="00AC3A54">
        <w:rPr>
          <w:rFonts w:ascii="Times New Roman" w:hAnsi="Times New Roman"/>
          <w:spacing w:val="3"/>
        </w:rPr>
        <w:t xml:space="preserve"> </w:t>
      </w:r>
      <w:r w:rsidR="0087287A" w:rsidRPr="00AC3A54">
        <w:rPr>
          <w:rFonts w:ascii="Times New Roman" w:hAnsi="Times New Roman"/>
        </w:rPr>
        <w:t>to</w:t>
      </w:r>
      <w:r w:rsidR="0087287A" w:rsidRPr="00AC3A54">
        <w:rPr>
          <w:rFonts w:ascii="Times New Roman" w:hAnsi="Times New Roman"/>
          <w:spacing w:val="-5"/>
        </w:rPr>
        <w:t xml:space="preserve"> </w:t>
      </w:r>
      <w:r w:rsidR="0087287A" w:rsidRPr="00AC3A54">
        <w:rPr>
          <w:rFonts w:ascii="Times New Roman" w:hAnsi="Times New Roman"/>
          <w:spacing w:val="1"/>
        </w:rPr>
        <w:t>the</w:t>
      </w:r>
      <w:r w:rsidR="0087287A" w:rsidRPr="00AC3A54">
        <w:rPr>
          <w:rFonts w:ascii="Times New Roman" w:hAnsi="Times New Roman"/>
          <w:spacing w:val="-3"/>
        </w:rPr>
        <w:t xml:space="preserve"> </w:t>
      </w:r>
      <w:r w:rsidR="0087287A" w:rsidRPr="00AC3A54">
        <w:rPr>
          <w:rFonts w:ascii="Times New Roman" w:hAnsi="Times New Roman"/>
        </w:rPr>
        <w:t>sale</w:t>
      </w:r>
      <w:r w:rsidR="0087287A" w:rsidRPr="00AC3A54">
        <w:rPr>
          <w:rFonts w:ascii="Times New Roman" w:hAnsi="Times New Roman"/>
          <w:spacing w:val="-3"/>
        </w:rPr>
        <w:t xml:space="preserve"> </w:t>
      </w:r>
      <w:r w:rsidR="0087287A" w:rsidRPr="00AC3A54">
        <w:rPr>
          <w:rFonts w:ascii="Times New Roman" w:hAnsi="Times New Roman"/>
        </w:rPr>
        <w:t>of</w:t>
      </w:r>
      <w:r w:rsidR="0087287A" w:rsidRPr="00AC3A54">
        <w:rPr>
          <w:rFonts w:ascii="Times New Roman" w:hAnsi="Times New Roman"/>
          <w:spacing w:val="-3"/>
        </w:rPr>
        <w:t xml:space="preserve"> </w:t>
      </w:r>
      <w:r w:rsidR="0087287A" w:rsidRPr="00AC3A54">
        <w:rPr>
          <w:rFonts w:ascii="Times New Roman" w:hAnsi="Times New Roman"/>
          <w:spacing w:val="-1"/>
        </w:rPr>
        <w:t>goods</w:t>
      </w:r>
      <w:r w:rsidR="0087287A" w:rsidRPr="00AC3A54">
        <w:rPr>
          <w:rFonts w:ascii="Times New Roman" w:hAnsi="Times New Roman"/>
        </w:rPr>
        <w:t xml:space="preserve"> </w:t>
      </w:r>
      <w:r w:rsidR="0087287A" w:rsidRPr="00AC3A54">
        <w:rPr>
          <w:rFonts w:ascii="Times New Roman" w:hAnsi="Times New Roman"/>
          <w:spacing w:val="-2"/>
        </w:rPr>
        <w:t>and</w:t>
      </w:r>
      <w:r w:rsidR="0087287A" w:rsidRPr="00AC3A54">
        <w:rPr>
          <w:rFonts w:ascii="Times New Roman" w:hAnsi="Times New Roman"/>
        </w:rPr>
        <w:t xml:space="preserve"> </w:t>
      </w:r>
      <w:r w:rsidR="0087287A" w:rsidRPr="00AC3A54">
        <w:rPr>
          <w:rFonts w:ascii="Times New Roman" w:hAnsi="Times New Roman"/>
          <w:spacing w:val="-1"/>
        </w:rPr>
        <w:t>services</w:t>
      </w:r>
      <w:r w:rsidR="0087287A" w:rsidRPr="00AC3A54">
        <w:rPr>
          <w:rFonts w:ascii="Times New Roman" w:hAnsi="Times New Roman"/>
          <w:spacing w:val="27"/>
        </w:rPr>
        <w:t xml:space="preserve"> </w:t>
      </w:r>
      <w:r w:rsidR="0087287A" w:rsidRPr="00AC3A54">
        <w:rPr>
          <w:rFonts w:ascii="Times New Roman" w:hAnsi="Times New Roman"/>
          <w:spacing w:val="-1"/>
        </w:rPr>
        <w:t>covered</w:t>
      </w:r>
      <w:r w:rsidR="0087287A" w:rsidRPr="00AC3A54">
        <w:rPr>
          <w:rFonts w:ascii="Times New Roman" w:hAnsi="Times New Roman"/>
          <w:spacing w:val="-3"/>
        </w:rPr>
        <w:t xml:space="preserve"> </w:t>
      </w:r>
      <w:r w:rsidR="0087287A" w:rsidRPr="00AC3A54">
        <w:rPr>
          <w:rFonts w:ascii="Times New Roman" w:hAnsi="Times New Roman"/>
        </w:rPr>
        <w:t xml:space="preserve">by </w:t>
      </w:r>
      <w:r w:rsidR="0087287A" w:rsidRPr="00AC3A54">
        <w:rPr>
          <w:rFonts w:ascii="Times New Roman" w:hAnsi="Times New Roman"/>
          <w:spacing w:val="1"/>
        </w:rPr>
        <w:t>the</w:t>
      </w:r>
      <w:r w:rsidR="0087287A" w:rsidRPr="00AC3A54">
        <w:rPr>
          <w:rFonts w:ascii="Times New Roman" w:hAnsi="Times New Roman"/>
          <w:spacing w:val="-3"/>
        </w:rPr>
        <w:t xml:space="preserve"> </w:t>
      </w:r>
      <w:r w:rsidR="0087287A" w:rsidRPr="00AC3A54">
        <w:rPr>
          <w:rFonts w:ascii="Times New Roman" w:hAnsi="Times New Roman"/>
          <w:spacing w:val="-1"/>
        </w:rPr>
        <w:t>Purchase</w:t>
      </w:r>
      <w:r w:rsidR="0087287A" w:rsidRPr="00AC3A54">
        <w:rPr>
          <w:rFonts w:ascii="Times New Roman" w:hAnsi="Times New Roman"/>
          <w:spacing w:val="-6"/>
        </w:rPr>
        <w:t xml:space="preserve"> </w:t>
      </w:r>
      <w:r w:rsidR="0087287A" w:rsidRPr="00AC3A54">
        <w:rPr>
          <w:rFonts w:ascii="Times New Roman" w:hAnsi="Times New Roman"/>
          <w:spacing w:val="-1"/>
        </w:rPr>
        <w:t>Order.</w:t>
      </w:r>
      <w:r w:rsidR="0087287A" w:rsidRPr="00AC3A54">
        <w:rPr>
          <w:rFonts w:ascii="Times New Roman" w:hAnsi="Times New Roman"/>
          <w:spacing w:val="55"/>
        </w:rPr>
        <w:t xml:space="preserve"> </w:t>
      </w:r>
      <w:r w:rsidR="008014FC">
        <w:rPr>
          <w:rFonts w:ascii="Times New Roman" w:hAnsi="Times New Roman"/>
          <w:spacing w:val="-1"/>
        </w:rPr>
        <w:t>Company</w:t>
      </w:r>
      <w:r w:rsidR="0087287A" w:rsidRPr="00AC3A54">
        <w:rPr>
          <w:rFonts w:ascii="Times New Roman" w:hAnsi="Times New Roman"/>
        </w:rPr>
        <w:t xml:space="preserve"> </w:t>
      </w:r>
      <w:r w:rsidR="0087287A" w:rsidRPr="00AC3A54">
        <w:rPr>
          <w:rFonts w:ascii="Times New Roman" w:hAnsi="Times New Roman"/>
          <w:spacing w:val="-1"/>
        </w:rPr>
        <w:t>undertakes</w:t>
      </w:r>
      <w:r w:rsidR="0087287A" w:rsidRPr="00AC3A54">
        <w:rPr>
          <w:rFonts w:ascii="Times New Roman" w:hAnsi="Times New Roman"/>
          <w:spacing w:val="-3"/>
        </w:rPr>
        <w:t xml:space="preserve"> </w:t>
      </w:r>
      <w:r w:rsidR="0087287A" w:rsidRPr="00AC3A54">
        <w:rPr>
          <w:rFonts w:ascii="Times New Roman" w:hAnsi="Times New Roman"/>
        </w:rPr>
        <w:t xml:space="preserve">to </w:t>
      </w:r>
      <w:r w:rsidR="0087287A" w:rsidRPr="00AC3A54">
        <w:rPr>
          <w:rFonts w:ascii="Times New Roman" w:hAnsi="Times New Roman"/>
          <w:spacing w:val="-2"/>
        </w:rPr>
        <w:t>provide</w:t>
      </w:r>
      <w:r w:rsidR="0087287A" w:rsidRPr="00AC3A54">
        <w:rPr>
          <w:rFonts w:ascii="Times New Roman" w:hAnsi="Times New Roman"/>
          <w:spacing w:val="-3"/>
        </w:rPr>
        <w:t xml:space="preserve"> </w:t>
      </w:r>
      <w:r w:rsidR="008014FC">
        <w:rPr>
          <w:rFonts w:ascii="Times New Roman" w:hAnsi="Times New Roman"/>
          <w:spacing w:val="-3"/>
        </w:rPr>
        <w:t>Supplier</w:t>
      </w:r>
      <w:r w:rsidR="0087287A" w:rsidRPr="00AC3A54">
        <w:rPr>
          <w:rFonts w:ascii="Times New Roman" w:hAnsi="Times New Roman"/>
        </w:rPr>
        <w:t xml:space="preserve"> </w:t>
      </w:r>
      <w:r w:rsidR="0087287A" w:rsidRPr="00AC3A54">
        <w:rPr>
          <w:rFonts w:ascii="Times New Roman" w:hAnsi="Times New Roman"/>
          <w:spacing w:val="-1"/>
        </w:rPr>
        <w:t>with</w:t>
      </w:r>
      <w:r w:rsidR="0087287A" w:rsidRPr="00AC3A54">
        <w:rPr>
          <w:rFonts w:ascii="Times New Roman" w:hAnsi="Times New Roman"/>
        </w:rPr>
        <w:t xml:space="preserve"> </w:t>
      </w:r>
      <w:r w:rsidR="0087287A" w:rsidRPr="00AC3A54">
        <w:rPr>
          <w:rFonts w:ascii="Times New Roman" w:hAnsi="Times New Roman"/>
          <w:spacing w:val="1"/>
        </w:rPr>
        <w:t>the</w:t>
      </w:r>
      <w:r w:rsidR="0087287A" w:rsidRPr="00AC3A54">
        <w:rPr>
          <w:rFonts w:ascii="Times New Roman" w:hAnsi="Times New Roman"/>
          <w:spacing w:val="-3"/>
        </w:rPr>
        <w:t xml:space="preserve"> </w:t>
      </w:r>
      <w:r w:rsidR="0087287A" w:rsidRPr="00AC3A54">
        <w:rPr>
          <w:rFonts w:ascii="Times New Roman" w:hAnsi="Times New Roman"/>
          <w:spacing w:val="-2"/>
        </w:rPr>
        <w:t>appropriate</w:t>
      </w:r>
      <w:r w:rsidR="0087287A" w:rsidRPr="00AC3A54">
        <w:rPr>
          <w:rFonts w:ascii="Times New Roman" w:hAnsi="Times New Roman"/>
          <w:spacing w:val="53"/>
        </w:rPr>
        <w:t xml:space="preserve"> </w:t>
      </w:r>
      <w:r w:rsidR="0087287A" w:rsidRPr="00AC3A54">
        <w:rPr>
          <w:rFonts w:ascii="Times New Roman" w:hAnsi="Times New Roman"/>
          <w:spacing w:val="-2"/>
        </w:rPr>
        <w:t>ruling,</w:t>
      </w:r>
      <w:r w:rsidR="0087287A" w:rsidRPr="00AC3A54">
        <w:rPr>
          <w:rFonts w:ascii="Times New Roman" w:hAnsi="Times New Roman"/>
        </w:rPr>
        <w:t xml:space="preserve"> </w:t>
      </w:r>
      <w:r w:rsidR="0087287A" w:rsidRPr="00AC3A54">
        <w:rPr>
          <w:rFonts w:ascii="Times New Roman" w:hAnsi="Times New Roman"/>
          <w:spacing w:val="-1"/>
        </w:rPr>
        <w:t>decision,</w:t>
      </w:r>
      <w:r w:rsidR="0087287A" w:rsidRPr="00AC3A54">
        <w:rPr>
          <w:rFonts w:ascii="Times New Roman" w:hAnsi="Times New Roman"/>
        </w:rPr>
        <w:t xml:space="preserve"> </w:t>
      </w:r>
      <w:r w:rsidR="0087287A" w:rsidRPr="00AC3A54">
        <w:rPr>
          <w:rFonts w:ascii="Times New Roman" w:hAnsi="Times New Roman"/>
          <w:spacing w:val="-1"/>
        </w:rPr>
        <w:t>remission</w:t>
      </w:r>
      <w:r w:rsidR="0087287A" w:rsidRPr="00AC3A54">
        <w:rPr>
          <w:rFonts w:ascii="Times New Roman" w:hAnsi="Times New Roman"/>
          <w:spacing w:val="-3"/>
        </w:rPr>
        <w:t xml:space="preserve"> </w:t>
      </w:r>
      <w:r w:rsidR="0087287A" w:rsidRPr="00AC3A54">
        <w:rPr>
          <w:rFonts w:ascii="Times New Roman" w:hAnsi="Times New Roman"/>
          <w:spacing w:val="-1"/>
        </w:rPr>
        <w:t>order</w:t>
      </w:r>
      <w:r w:rsidR="0087287A" w:rsidRPr="00AC3A54">
        <w:rPr>
          <w:rFonts w:ascii="Times New Roman" w:hAnsi="Times New Roman"/>
        </w:rPr>
        <w:t xml:space="preserve"> or other </w:t>
      </w:r>
      <w:r w:rsidR="0087287A" w:rsidRPr="00AC3A54">
        <w:rPr>
          <w:rFonts w:ascii="Times New Roman" w:hAnsi="Times New Roman"/>
          <w:spacing w:val="-2"/>
        </w:rPr>
        <w:t>whereby</w:t>
      </w:r>
      <w:r w:rsidR="0087287A" w:rsidRPr="00AC3A54">
        <w:rPr>
          <w:rFonts w:ascii="Times New Roman" w:hAnsi="Times New Roman"/>
        </w:rPr>
        <w:t xml:space="preserve"> </w:t>
      </w:r>
      <w:r w:rsidR="008014FC">
        <w:rPr>
          <w:rFonts w:ascii="Times New Roman" w:hAnsi="Times New Roman"/>
        </w:rPr>
        <w:t>the Company</w:t>
      </w:r>
      <w:r w:rsidR="0087287A" w:rsidRPr="00AC3A54">
        <w:rPr>
          <w:rFonts w:ascii="Times New Roman" w:hAnsi="Times New Roman"/>
        </w:rPr>
        <w:t xml:space="preserve"> is </w:t>
      </w:r>
      <w:r w:rsidR="0087287A" w:rsidRPr="00AC3A54">
        <w:rPr>
          <w:rFonts w:ascii="Times New Roman" w:hAnsi="Times New Roman"/>
          <w:spacing w:val="-1"/>
        </w:rPr>
        <w:t>entitled</w:t>
      </w:r>
      <w:r w:rsidR="0087287A" w:rsidRPr="00AC3A54">
        <w:rPr>
          <w:rFonts w:ascii="Times New Roman" w:hAnsi="Times New Roman"/>
        </w:rPr>
        <w:t xml:space="preserve"> to</w:t>
      </w:r>
      <w:r w:rsidR="0087287A" w:rsidRPr="00AC3A54">
        <w:rPr>
          <w:rFonts w:ascii="Times New Roman" w:hAnsi="Times New Roman"/>
          <w:spacing w:val="-5"/>
        </w:rPr>
        <w:t xml:space="preserve"> </w:t>
      </w:r>
      <w:r w:rsidR="0087287A" w:rsidRPr="00AC3A54">
        <w:rPr>
          <w:rFonts w:ascii="Times New Roman" w:hAnsi="Times New Roman"/>
          <w:spacing w:val="-1"/>
        </w:rPr>
        <w:t>acquire</w:t>
      </w:r>
      <w:r w:rsidR="0087287A" w:rsidRPr="00AC3A54">
        <w:rPr>
          <w:rFonts w:ascii="Times New Roman" w:hAnsi="Times New Roman"/>
          <w:spacing w:val="-3"/>
        </w:rPr>
        <w:t xml:space="preserve"> </w:t>
      </w:r>
      <w:r w:rsidR="0087287A" w:rsidRPr="00AC3A54">
        <w:rPr>
          <w:rFonts w:ascii="Times New Roman" w:hAnsi="Times New Roman"/>
          <w:spacing w:val="-1"/>
        </w:rPr>
        <w:t>goods</w:t>
      </w:r>
      <w:r w:rsidR="0087287A" w:rsidRPr="00AC3A54">
        <w:rPr>
          <w:rFonts w:ascii="Times New Roman" w:hAnsi="Times New Roman"/>
        </w:rPr>
        <w:t xml:space="preserve"> or</w:t>
      </w:r>
      <w:r w:rsidR="0087287A" w:rsidRPr="00AC3A54">
        <w:rPr>
          <w:rFonts w:ascii="Times New Roman" w:hAnsi="Times New Roman"/>
          <w:spacing w:val="57"/>
        </w:rPr>
        <w:t xml:space="preserve"> </w:t>
      </w:r>
      <w:r w:rsidR="0087287A" w:rsidRPr="00AC3A54">
        <w:rPr>
          <w:rFonts w:ascii="Times New Roman" w:hAnsi="Times New Roman"/>
          <w:spacing w:val="-1"/>
        </w:rPr>
        <w:t>services</w:t>
      </w:r>
      <w:r w:rsidR="0087287A" w:rsidRPr="00AC3A54">
        <w:rPr>
          <w:rFonts w:ascii="Times New Roman" w:hAnsi="Times New Roman"/>
        </w:rPr>
        <w:t xml:space="preserve"> </w:t>
      </w:r>
      <w:r w:rsidR="0087287A" w:rsidRPr="00AC3A54">
        <w:rPr>
          <w:rFonts w:ascii="Times New Roman" w:hAnsi="Times New Roman"/>
          <w:spacing w:val="-2"/>
        </w:rPr>
        <w:t>without</w:t>
      </w:r>
      <w:r w:rsidR="0087287A" w:rsidRPr="00AC3A54">
        <w:rPr>
          <w:rFonts w:ascii="Times New Roman" w:hAnsi="Times New Roman"/>
          <w:spacing w:val="3"/>
        </w:rPr>
        <w:t xml:space="preserve"> </w:t>
      </w:r>
      <w:r w:rsidR="0087287A" w:rsidRPr="00AC3A54">
        <w:rPr>
          <w:rFonts w:ascii="Times New Roman" w:hAnsi="Times New Roman"/>
        </w:rPr>
        <w:t>the</w:t>
      </w:r>
      <w:r w:rsidR="0087287A" w:rsidRPr="00AC3A54">
        <w:rPr>
          <w:rFonts w:ascii="Times New Roman" w:hAnsi="Times New Roman"/>
          <w:spacing w:val="-7"/>
        </w:rPr>
        <w:t xml:space="preserve"> </w:t>
      </w:r>
      <w:r w:rsidR="0087287A" w:rsidRPr="00AC3A54">
        <w:rPr>
          <w:rFonts w:ascii="Times New Roman" w:hAnsi="Times New Roman"/>
          <w:spacing w:val="-1"/>
        </w:rPr>
        <w:t>payment</w:t>
      </w:r>
      <w:r w:rsidR="0087287A" w:rsidRPr="00AC3A54">
        <w:rPr>
          <w:rFonts w:ascii="Times New Roman" w:hAnsi="Times New Roman"/>
        </w:rPr>
        <w:t xml:space="preserve"> of</w:t>
      </w:r>
      <w:r w:rsidR="0087287A" w:rsidRPr="00AC3A54">
        <w:rPr>
          <w:rFonts w:ascii="Times New Roman" w:hAnsi="Times New Roman"/>
          <w:spacing w:val="-4"/>
        </w:rPr>
        <w:t xml:space="preserve"> </w:t>
      </w:r>
      <w:r w:rsidR="0087287A" w:rsidRPr="00AC3A54">
        <w:rPr>
          <w:rFonts w:ascii="Times New Roman" w:hAnsi="Times New Roman"/>
        </w:rPr>
        <w:t xml:space="preserve">any </w:t>
      </w:r>
      <w:r w:rsidR="0087287A" w:rsidRPr="00AC3A54">
        <w:rPr>
          <w:rFonts w:ascii="Times New Roman" w:hAnsi="Times New Roman"/>
          <w:spacing w:val="-1"/>
        </w:rPr>
        <w:t>customs</w:t>
      </w:r>
      <w:r w:rsidR="0087287A" w:rsidRPr="00AC3A54">
        <w:rPr>
          <w:rFonts w:ascii="Times New Roman" w:hAnsi="Times New Roman"/>
        </w:rPr>
        <w:t xml:space="preserve"> </w:t>
      </w:r>
      <w:r w:rsidR="0087287A" w:rsidRPr="00AC3A54">
        <w:rPr>
          <w:rFonts w:ascii="Times New Roman" w:hAnsi="Times New Roman"/>
          <w:spacing w:val="-2"/>
        </w:rPr>
        <w:t>duty.</w:t>
      </w:r>
    </w:p>
    <w:p w14:paraId="28F2FB95" w14:textId="68028BD3" w:rsidR="0087287A" w:rsidRPr="00AC3A54" w:rsidRDefault="00535613" w:rsidP="00F36758">
      <w:pPr>
        <w:pStyle w:val="ScheduleL3"/>
        <w:rPr>
          <w:rFonts w:ascii="Times New Roman" w:hAnsi="Times New Roman"/>
        </w:rPr>
      </w:pPr>
      <w:r w:rsidRPr="00AC3A54">
        <w:rPr>
          <w:rFonts w:ascii="Times New Roman" w:hAnsi="Times New Roman"/>
        </w:rPr>
        <w:t xml:space="preserve">For </w:t>
      </w:r>
      <w:r w:rsidRPr="00AC3A54">
        <w:rPr>
          <w:rFonts w:ascii="Times New Roman" w:hAnsi="Times New Roman"/>
          <w:spacing w:val="-1"/>
        </w:rPr>
        <w:t>goods</w:t>
      </w:r>
      <w:r w:rsidRPr="00AC3A54">
        <w:rPr>
          <w:rFonts w:ascii="Times New Roman" w:hAnsi="Times New Roman"/>
        </w:rPr>
        <w:t xml:space="preserve"> or </w:t>
      </w:r>
      <w:r w:rsidRPr="00AC3A54">
        <w:rPr>
          <w:rFonts w:ascii="Times New Roman" w:hAnsi="Times New Roman"/>
          <w:spacing w:val="-2"/>
        </w:rPr>
        <w:t>services</w:t>
      </w:r>
      <w:r w:rsidRPr="00AC3A54">
        <w:rPr>
          <w:rFonts w:ascii="Times New Roman" w:hAnsi="Times New Roman"/>
        </w:rPr>
        <w:t xml:space="preserve"> </w:t>
      </w:r>
      <w:r w:rsidRPr="00AC3A54">
        <w:rPr>
          <w:rFonts w:ascii="Times New Roman" w:hAnsi="Times New Roman"/>
          <w:spacing w:val="-1"/>
        </w:rPr>
        <w:t>identified</w:t>
      </w:r>
      <w:r w:rsidRPr="00AC3A54">
        <w:rPr>
          <w:rFonts w:ascii="Times New Roman" w:hAnsi="Times New Roman"/>
        </w:rPr>
        <w:t xml:space="preserve"> or </w:t>
      </w:r>
      <w:r w:rsidRPr="00AC3A54">
        <w:rPr>
          <w:rFonts w:ascii="Times New Roman" w:hAnsi="Times New Roman"/>
          <w:spacing w:val="-1"/>
        </w:rPr>
        <w:t>shown</w:t>
      </w:r>
      <w:r w:rsidRPr="00AC3A54">
        <w:rPr>
          <w:rFonts w:ascii="Times New Roman" w:hAnsi="Times New Roman"/>
          <w:spacing w:val="-3"/>
        </w:rPr>
        <w:t xml:space="preserve"> </w:t>
      </w:r>
      <w:r w:rsidRPr="00AC3A54">
        <w:rPr>
          <w:rFonts w:ascii="Times New Roman" w:hAnsi="Times New Roman"/>
        </w:rPr>
        <w:t xml:space="preserve">as </w:t>
      </w:r>
      <w:r w:rsidR="00B85926">
        <w:rPr>
          <w:rFonts w:ascii="Times New Roman" w:hAnsi="Times New Roman"/>
          <w:spacing w:val="-2"/>
        </w:rPr>
        <w:t>“</w:t>
      </w:r>
      <w:r w:rsidRPr="00AC3A54">
        <w:rPr>
          <w:rFonts w:ascii="Times New Roman" w:hAnsi="Times New Roman"/>
          <w:spacing w:val="-2"/>
        </w:rPr>
        <w:t>duty</w:t>
      </w:r>
      <w:r w:rsidRPr="00AC3A54">
        <w:rPr>
          <w:rFonts w:ascii="Times New Roman" w:hAnsi="Times New Roman"/>
          <w:spacing w:val="3"/>
        </w:rPr>
        <w:t xml:space="preserve"> </w:t>
      </w:r>
      <w:r w:rsidRPr="00AC3A54">
        <w:rPr>
          <w:rFonts w:ascii="Times New Roman" w:hAnsi="Times New Roman"/>
          <w:spacing w:val="-2"/>
        </w:rPr>
        <w:t>extra</w:t>
      </w:r>
      <w:r w:rsidRPr="00AC3A54">
        <w:rPr>
          <w:rFonts w:ascii="Times New Roman" w:hAnsi="Times New Roman"/>
          <w:spacing w:val="-5"/>
        </w:rPr>
        <w:t xml:space="preserve"> </w:t>
      </w:r>
      <w:r w:rsidRPr="00AC3A54">
        <w:rPr>
          <w:rFonts w:ascii="Times New Roman" w:hAnsi="Times New Roman"/>
        </w:rPr>
        <w:t xml:space="preserve">or </w:t>
      </w:r>
      <w:r w:rsidRPr="00AC3A54">
        <w:rPr>
          <w:rFonts w:ascii="Times New Roman" w:hAnsi="Times New Roman"/>
          <w:spacing w:val="-2"/>
        </w:rPr>
        <w:t>included</w:t>
      </w:r>
      <w:r w:rsidR="00B85926">
        <w:rPr>
          <w:rFonts w:ascii="Times New Roman" w:hAnsi="Times New Roman"/>
          <w:spacing w:val="-2"/>
        </w:rPr>
        <w:t>”</w:t>
      </w:r>
      <w:r w:rsidRPr="00AC3A54">
        <w:rPr>
          <w:rFonts w:ascii="Times New Roman" w:hAnsi="Times New Roman"/>
        </w:rPr>
        <w:t xml:space="preserve"> on the </w:t>
      </w:r>
      <w:r w:rsidRPr="00AC3A54">
        <w:rPr>
          <w:rFonts w:ascii="Times New Roman" w:hAnsi="Times New Roman"/>
          <w:spacing w:val="-1"/>
        </w:rPr>
        <w:t>Purchase</w:t>
      </w:r>
      <w:r w:rsidRPr="00AC3A54">
        <w:rPr>
          <w:rFonts w:ascii="Times New Roman" w:hAnsi="Times New Roman"/>
          <w:spacing w:val="-7"/>
        </w:rPr>
        <w:t xml:space="preserve"> </w:t>
      </w:r>
      <w:r w:rsidRPr="00AC3A54">
        <w:rPr>
          <w:rFonts w:ascii="Times New Roman" w:hAnsi="Times New Roman"/>
        </w:rPr>
        <w:t>Order</w:t>
      </w:r>
      <w:r w:rsidRPr="00AC3A54">
        <w:rPr>
          <w:rFonts w:ascii="Times New Roman" w:hAnsi="Times New Roman"/>
          <w:spacing w:val="51"/>
        </w:rPr>
        <w:t xml:space="preserve"> </w:t>
      </w:r>
      <w:r w:rsidRPr="00AC3A54">
        <w:rPr>
          <w:rFonts w:ascii="Times New Roman" w:hAnsi="Times New Roman"/>
        </w:rPr>
        <w:t xml:space="preserve">of </w:t>
      </w:r>
      <w:r w:rsidR="008014FC">
        <w:rPr>
          <w:rFonts w:ascii="Times New Roman" w:hAnsi="Times New Roman"/>
        </w:rPr>
        <w:t>Company</w:t>
      </w:r>
      <w:r w:rsidRPr="00AC3A54">
        <w:rPr>
          <w:rFonts w:ascii="Times New Roman" w:hAnsi="Times New Roman"/>
        </w:rPr>
        <w:t xml:space="preserve"> or</w:t>
      </w:r>
      <w:r w:rsidRPr="00AC3A54">
        <w:rPr>
          <w:rFonts w:ascii="Times New Roman" w:hAnsi="Times New Roman"/>
          <w:spacing w:val="-7"/>
        </w:rPr>
        <w:t xml:space="preserve"> </w:t>
      </w:r>
      <w:r w:rsidRPr="00AC3A54">
        <w:rPr>
          <w:rFonts w:ascii="Times New Roman" w:hAnsi="Times New Roman"/>
          <w:spacing w:val="-1"/>
        </w:rPr>
        <w:t>otherwise,</w:t>
      </w:r>
      <w:r w:rsidRPr="00AC3A54">
        <w:rPr>
          <w:rFonts w:ascii="Times New Roman" w:hAnsi="Times New Roman"/>
        </w:rPr>
        <w:t xml:space="preserve"> the</w:t>
      </w:r>
      <w:r w:rsidRPr="00AC3A54">
        <w:rPr>
          <w:rFonts w:ascii="Times New Roman" w:hAnsi="Times New Roman"/>
          <w:spacing w:val="-3"/>
        </w:rPr>
        <w:t xml:space="preserve"> </w:t>
      </w:r>
      <w:r w:rsidRPr="00AC3A54">
        <w:rPr>
          <w:rFonts w:ascii="Times New Roman" w:hAnsi="Times New Roman"/>
          <w:spacing w:val="-1"/>
        </w:rPr>
        <w:t>prices</w:t>
      </w:r>
      <w:r w:rsidRPr="00AC3A54">
        <w:rPr>
          <w:rFonts w:ascii="Times New Roman" w:hAnsi="Times New Roman"/>
        </w:rPr>
        <w:t xml:space="preserve"> </w:t>
      </w:r>
      <w:r w:rsidRPr="00AC3A54">
        <w:rPr>
          <w:rFonts w:ascii="Times New Roman" w:hAnsi="Times New Roman"/>
          <w:spacing w:val="-1"/>
        </w:rPr>
        <w:t>herein</w:t>
      </w:r>
      <w:r w:rsidRPr="00AC3A54">
        <w:rPr>
          <w:rFonts w:ascii="Times New Roman" w:hAnsi="Times New Roman"/>
          <w:spacing w:val="-3"/>
        </w:rPr>
        <w:t xml:space="preserve"> </w:t>
      </w:r>
      <w:r w:rsidRPr="00AC3A54">
        <w:rPr>
          <w:rFonts w:ascii="Times New Roman" w:hAnsi="Times New Roman"/>
          <w:spacing w:val="-1"/>
        </w:rPr>
        <w:t>specified</w:t>
      </w:r>
      <w:r w:rsidRPr="00AC3A54">
        <w:rPr>
          <w:rFonts w:ascii="Times New Roman" w:hAnsi="Times New Roman"/>
          <w:spacing w:val="-3"/>
        </w:rPr>
        <w:t xml:space="preserve"> </w:t>
      </w:r>
      <w:r w:rsidRPr="00AC3A54">
        <w:rPr>
          <w:rFonts w:ascii="Times New Roman" w:hAnsi="Times New Roman"/>
          <w:spacing w:val="-1"/>
        </w:rPr>
        <w:t>shall</w:t>
      </w:r>
      <w:r w:rsidRPr="00AC3A54">
        <w:rPr>
          <w:rFonts w:ascii="Times New Roman" w:hAnsi="Times New Roman"/>
        </w:rPr>
        <w:t xml:space="preserve"> </w:t>
      </w:r>
      <w:r w:rsidRPr="00AC3A54">
        <w:rPr>
          <w:rFonts w:ascii="Times New Roman" w:hAnsi="Times New Roman"/>
          <w:spacing w:val="-1"/>
        </w:rPr>
        <w:t>show</w:t>
      </w:r>
      <w:r w:rsidRPr="00AC3A54">
        <w:rPr>
          <w:rFonts w:ascii="Times New Roman" w:hAnsi="Times New Roman"/>
        </w:rPr>
        <w:t xml:space="preserve"> </w:t>
      </w:r>
      <w:r w:rsidRPr="00AC3A54">
        <w:rPr>
          <w:rFonts w:ascii="Times New Roman" w:hAnsi="Times New Roman"/>
          <w:spacing w:val="-1"/>
        </w:rPr>
        <w:t>separately</w:t>
      </w:r>
      <w:r w:rsidRPr="00AC3A54">
        <w:rPr>
          <w:rFonts w:ascii="Times New Roman" w:hAnsi="Times New Roman"/>
        </w:rPr>
        <w:t xml:space="preserve"> </w:t>
      </w:r>
      <w:r w:rsidRPr="00AC3A54">
        <w:rPr>
          <w:rFonts w:ascii="Times New Roman" w:hAnsi="Times New Roman"/>
          <w:spacing w:val="-2"/>
        </w:rPr>
        <w:t>any</w:t>
      </w:r>
      <w:r w:rsidRPr="00AC3A54">
        <w:rPr>
          <w:rFonts w:ascii="Times New Roman" w:hAnsi="Times New Roman"/>
        </w:rPr>
        <w:t xml:space="preserve"> </w:t>
      </w:r>
      <w:r w:rsidRPr="00AC3A54">
        <w:rPr>
          <w:rFonts w:ascii="Times New Roman" w:hAnsi="Times New Roman"/>
          <w:spacing w:val="-1"/>
        </w:rPr>
        <w:t>customs</w:t>
      </w:r>
      <w:r w:rsidRPr="00AC3A54">
        <w:rPr>
          <w:rFonts w:ascii="Times New Roman" w:hAnsi="Times New Roman"/>
        </w:rPr>
        <w:t xml:space="preserve"> </w:t>
      </w:r>
      <w:r w:rsidRPr="00AC3A54">
        <w:rPr>
          <w:rFonts w:ascii="Times New Roman" w:hAnsi="Times New Roman"/>
          <w:spacing w:val="-1"/>
        </w:rPr>
        <w:t>duties</w:t>
      </w:r>
      <w:r w:rsidRPr="00AC3A54">
        <w:rPr>
          <w:rFonts w:ascii="Times New Roman" w:hAnsi="Times New Roman"/>
          <w:spacing w:val="39"/>
        </w:rPr>
        <w:t xml:space="preserve"> </w:t>
      </w:r>
      <w:r w:rsidRPr="00AC3A54">
        <w:rPr>
          <w:rFonts w:ascii="Times New Roman" w:hAnsi="Times New Roman"/>
        </w:rPr>
        <w:t xml:space="preserve">or </w:t>
      </w:r>
      <w:r w:rsidRPr="00AC3A54">
        <w:rPr>
          <w:rFonts w:ascii="Times New Roman" w:hAnsi="Times New Roman"/>
          <w:spacing w:val="-1"/>
        </w:rPr>
        <w:t>other</w:t>
      </w:r>
      <w:r w:rsidRPr="00AC3A54">
        <w:rPr>
          <w:rFonts w:ascii="Times New Roman" w:hAnsi="Times New Roman"/>
        </w:rPr>
        <w:t xml:space="preserve"> </w:t>
      </w:r>
      <w:r w:rsidRPr="00AC3A54">
        <w:rPr>
          <w:rFonts w:ascii="Times New Roman" w:hAnsi="Times New Roman"/>
          <w:spacing w:val="-1"/>
        </w:rPr>
        <w:t>similar</w:t>
      </w:r>
      <w:r w:rsidRPr="00AC3A54">
        <w:rPr>
          <w:rFonts w:ascii="Times New Roman" w:hAnsi="Times New Roman"/>
        </w:rPr>
        <w:t xml:space="preserve"> </w:t>
      </w:r>
      <w:r w:rsidRPr="00AC3A54">
        <w:rPr>
          <w:rFonts w:ascii="Times New Roman" w:hAnsi="Times New Roman"/>
          <w:spacing w:val="-1"/>
        </w:rPr>
        <w:t>levy</w:t>
      </w:r>
      <w:r w:rsidRPr="00AC3A54">
        <w:rPr>
          <w:rFonts w:ascii="Times New Roman" w:hAnsi="Times New Roman"/>
        </w:rPr>
        <w:t xml:space="preserve"> </w:t>
      </w:r>
      <w:r w:rsidRPr="00AC3A54">
        <w:rPr>
          <w:rFonts w:ascii="Times New Roman" w:hAnsi="Times New Roman"/>
          <w:spacing w:val="-2"/>
        </w:rPr>
        <w:t>applicable,</w:t>
      </w:r>
      <w:r w:rsidRPr="00AC3A54">
        <w:rPr>
          <w:rFonts w:ascii="Times New Roman" w:hAnsi="Times New Roman"/>
          <w:spacing w:val="3"/>
        </w:rPr>
        <w:t xml:space="preserve"> </w:t>
      </w:r>
      <w:r w:rsidRPr="00AC3A54">
        <w:rPr>
          <w:rFonts w:ascii="Times New Roman" w:hAnsi="Times New Roman"/>
          <w:spacing w:val="-1"/>
        </w:rPr>
        <w:t>charged,</w:t>
      </w:r>
      <w:r w:rsidRPr="00AC3A54">
        <w:rPr>
          <w:rFonts w:ascii="Times New Roman" w:hAnsi="Times New Roman"/>
        </w:rPr>
        <w:t xml:space="preserve"> </w:t>
      </w:r>
      <w:r w:rsidRPr="00AC3A54">
        <w:rPr>
          <w:rFonts w:ascii="Times New Roman" w:hAnsi="Times New Roman"/>
          <w:spacing w:val="-1"/>
        </w:rPr>
        <w:t>collected</w:t>
      </w:r>
      <w:r w:rsidRPr="00AC3A54">
        <w:rPr>
          <w:rFonts w:ascii="Times New Roman" w:hAnsi="Times New Roman"/>
          <w:spacing w:val="-3"/>
        </w:rPr>
        <w:t xml:space="preserve"> </w:t>
      </w:r>
      <w:r w:rsidRPr="00AC3A54">
        <w:rPr>
          <w:rFonts w:ascii="Times New Roman" w:hAnsi="Times New Roman"/>
        </w:rPr>
        <w:t xml:space="preserve">or </w:t>
      </w:r>
      <w:r w:rsidRPr="00AC3A54">
        <w:rPr>
          <w:rFonts w:ascii="Times New Roman" w:hAnsi="Times New Roman"/>
          <w:spacing w:val="-1"/>
        </w:rPr>
        <w:t>remitted</w:t>
      </w:r>
      <w:r w:rsidRPr="00AC3A54">
        <w:rPr>
          <w:rFonts w:ascii="Times New Roman" w:hAnsi="Times New Roman"/>
        </w:rPr>
        <w:t xml:space="preserve"> that</w:t>
      </w:r>
      <w:r w:rsidRPr="00AC3A54">
        <w:rPr>
          <w:rFonts w:ascii="Times New Roman" w:hAnsi="Times New Roman"/>
          <w:spacing w:val="-5"/>
        </w:rPr>
        <w:t xml:space="preserve"> </w:t>
      </w:r>
      <w:r w:rsidRPr="00AC3A54">
        <w:rPr>
          <w:rFonts w:ascii="Times New Roman" w:hAnsi="Times New Roman"/>
          <w:spacing w:val="-1"/>
        </w:rPr>
        <w:t>either</w:t>
      </w:r>
      <w:r w:rsidRPr="00AC3A54">
        <w:rPr>
          <w:rFonts w:ascii="Times New Roman" w:hAnsi="Times New Roman"/>
        </w:rPr>
        <w:t xml:space="preserve"> </w:t>
      </w:r>
      <w:r w:rsidRPr="00AC3A54">
        <w:rPr>
          <w:rFonts w:ascii="Times New Roman" w:hAnsi="Times New Roman"/>
          <w:spacing w:val="-2"/>
        </w:rPr>
        <w:t>party</w:t>
      </w:r>
      <w:r w:rsidRPr="00AC3A54">
        <w:rPr>
          <w:rFonts w:ascii="Times New Roman" w:hAnsi="Times New Roman"/>
        </w:rPr>
        <w:t xml:space="preserve"> is </w:t>
      </w:r>
      <w:r w:rsidRPr="00AC3A54">
        <w:rPr>
          <w:rFonts w:ascii="Times New Roman" w:hAnsi="Times New Roman"/>
          <w:spacing w:val="-1"/>
        </w:rPr>
        <w:t>required</w:t>
      </w:r>
      <w:r w:rsidRPr="00AC3A54">
        <w:rPr>
          <w:rFonts w:ascii="Times New Roman" w:hAnsi="Times New Roman"/>
        </w:rPr>
        <w:t xml:space="preserve"> to</w:t>
      </w:r>
      <w:r w:rsidRPr="00AC3A54">
        <w:rPr>
          <w:rFonts w:ascii="Times New Roman" w:hAnsi="Times New Roman"/>
          <w:spacing w:val="47"/>
        </w:rPr>
        <w:t xml:space="preserve"> </w:t>
      </w:r>
      <w:r w:rsidRPr="00AC3A54">
        <w:rPr>
          <w:rFonts w:ascii="Times New Roman" w:hAnsi="Times New Roman"/>
          <w:spacing w:val="-2"/>
        </w:rPr>
        <w:t>pay</w:t>
      </w:r>
      <w:r w:rsidRPr="00AC3A54">
        <w:rPr>
          <w:rFonts w:ascii="Times New Roman" w:hAnsi="Times New Roman"/>
        </w:rPr>
        <w:t xml:space="preserve"> with </w:t>
      </w:r>
      <w:r w:rsidRPr="00AC3A54">
        <w:rPr>
          <w:rFonts w:ascii="Times New Roman" w:hAnsi="Times New Roman"/>
          <w:spacing w:val="-1"/>
        </w:rPr>
        <w:t>respect</w:t>
      </w:r>
      <w:r w:rsidRPr="00AC3A54">
        <w:rPr>
          <w:rFonts w:ascii="Times New Roman" w:hAnsi="Times New Roman"/>
          <w:spacing w:val="-3"/>
        </w:rPr>
        <w:t xml:space="preserve"> </w:t>
      </w:r>
      <w:r w:rsidRPr="00AC3A54">
        <w:rPr>
          <w:rFonts w:ascii="Times New Roman" w:hAnsi="Times New Roman"/>
        </w:rPr>
        <w:t>to</w:t>
      </w:r>
      <w:r w:rsidRPr="00AC3A54">
        <w:rPr>
          <w:rFonts w:ascii="Times New Roman" w:hAnsi="Times New Roman"/>
          <w:spacing w:val="-3"/>
        </w:rPr>
        <w:t xml:space="preserve"> </w:t>
      </w:r>
      <w:r w:rsidRPr="00AC3A54">
        <w:rPr>
          <w:rFonts w:ascii="Times New Roman" w:hAnsi="Times New Roman"/>
        </w:rPr>
        <w:t xml:space="preserve">the </w:t>
      </w:r>
      <w:r w:rsidRPr="00AC3A54">
        <w:rPr>
          <w:rFonts w:ascii="Times New Roman" w:hAnsi="Times New Roman"/>
          <w:spacing w:val="-1"/>
        </w:rPr>
        <w:t>sale</w:t>
      </w:r>
      <w:r w:rsidRPr="00AC3A54">
        <w:rPr>
          <w:rFonts w:ascii="Times New Roman" w:hAnsi="Times New Roman"/>
        </w:rPr>
        <w:t xml:space="preserve"> of </w:t>
      </w:r>
      <w:r w:rsidRPr="00AC3A54">
        <w:rPr>
          <w:rFonts w:ascii="Times New Roman" w:hAnsi="Times New Roman"/>
          <w:spacing w:val="-1"/>
        </w:rPr>
        <w:t>goods</w:t>
      </w:r>
      <w:r w:rsidRPr="00AC3A54">
        <w:rPr>
          <w:rFonts w:ascii="Times New Roman" w:hAnsi="Times New Roman"/>
        </w:rPr>
        <w:t xml:space="preserve"> or</w:t>
      </w:r>
      <w:r w:rsidRPr="00AC3A54">
        <w:rPr>
          <w:rFonts w:ascii="Times New Roman" w:hAnsi="Times New Roman"/>
          <w:spacing w:val="-7"/>
        </w:rPr>
        <w:t xml:space="preserve"> </w:t>
      </w:r>
      <w:r w:rsidRPr="00AC3A54">
        <w:rPr>
          <w:rFonts w:ascii="Times New Roman" w:hAnsi="Times New Roman"/>
          <w:spacing w:val="-1"/>
        </w:rPr>
        <w:t>services</w:t>
      </w:r>
      <w:r w:rsidRPr="00AC3A54">
        <w:rPr>
          <w:rFonts w:ascii="Times New Roman" w:hAnsi="Times New Roman"/>
        </w:rPr>
        <w:t xml:space="preserve"> </w:t>
      </w:r>
      <w:r w:rsidRPr="00AC3A54">
        <w:rPr>
          <w:rFonts w:ascii="Times New Roman" w:hAnsi="Times New Roman"/>
          <w:spacing w:val="-1"/>
        </w:rPr>
        <w:t>covered</w:t>
      </w:r>
      <w:r w:rsidRPr="00AC3A54">
        <w:rPr>
          <w:rFonts w:ascii="Times New Roman" w:hAnsi="Times New Roman"/>
          <w:spacing w:val="-3"/>
        </w:rPr>
        <w:t xml:space="preserve"> </w:t>
      </w:r>
      <w:r w:rsidRPr="00AC3A54">
        <w:rPr>
          <w:rFonts w:ascii="Times New Roman" w:hAnsi="Times New Roman"/>
        </w:rPr>
        <w:t xml:space="preserve">by the </w:t>
      </w:r>
      <w:r w:rsidRPr="00AC3A54">
        <w:rPr>
          <w:rFonts w:ascii="Times New Roman" w:hAnsi="Times New Roman"/>
          <w:spacing w:val="-1"/>
        </w:rPr>
        <w:t>Purchase</w:t>
      </w:r>
      <w:r w:rsidRPr="00AC3A54">
        <w:rPr>
          <w:rFonts w:ascii="Times New Roman" w:hAnsi="Times New Roman"/>
          <w:spacing w:val="-5"/>
        </w:rPr>
        <w:t xml:space="preserve"> </w:t>
      </w:r>
      <w:r w:rsidRPr="00AC3A54">
        <w:rPr>
          <w:rFonts w:ascii="Times New Roman" w:hAnsi="Times New Roman"/>
        </w:rPr>
        <w:t>Order.</w:t>
      </w:r>
    </w:p>
    <w:p w14:paraId="7F293DA0" w14:textId="2D58F0A8" w:rsidR="00535613" w:rsidRPr="00AC3A54" w:rsidRDefault="004E26B8" w:rsidP="00F36758">
      <w:pPr>
        <w:pStyle w:val="ScheduleL3"/>
        <w:rPr>
          <w:rFonts w:ascii="Times New Roman" w:hAnsi="Times New Roman"/>
        </w:rPr>
      </w:pPr>
      <w:r w:rsidRPr="00AC3A54">
        <w:rPr>
          <w:rFonts w:ascii="Times New Roman" w:hAnsi="Times New Roman"/>
        </w:rPr>
        <w:t xml:space="preserve">The </w:t>
      </w:r>
      <w:r w:rsidRPr="00AC3A54">
        <w:rPr>
          <w:rFonts w:ascii="Times New Roman" w:hAnsi="Times New Roman"/>
          <w:spacing w:val="-1"/>
        </w:rPr>
        <w:t>said</w:t>
      </w:r>
      <w:r w:rsidRPr="00AC3A54">
        <w:rPr>
          <w:rFonts w:ascii="Times New Roman" w:hAnsi="Times New Roman"/>
        </w:rPr>
        <w:t xml:space="preserve"> </w:t>
      </w:r>
      <w:r w:rsidRPr="00AC3A54">
        <w:rPr>
          <w:rFonts w:ascii="Times New Roman" w:hAnsi="Times New Roman"/>
          <w:spacing w:val="-1"/>
        </w:rPr>
        <w:t>customs</w:t>
      </w:r>
      <w:r w:rsidRPr="00AC3A54">
        <w:rPr>
          <w:rFonts w:ascii="Times New Roman" w:hAnsi="Times New Roman"/>
        </w:rPr>
        <w:t xml:space="preserve"> </w:t>
      </w:r>
      <w:r w:rsidRPr="00AC3A54">
        <w:rPr>
          <w:rFonts w:ascii="Times New Roman" w:hAnsi="Times New Roman"/>
          <w:spacing w:val="-1"/>
        </w:rPr>
        <w:t>duties</w:t>
      </w:r>
      <w:r w:rsidRPr="00AC3A54">
        <w:rPr>
          <w:rFonts w:ascii="Times New Roman" w:hAnsi="Times New Roman"/>
        </w:rPr>
        <w:t xml:space="preserve"> or</w:t>
      </w:r>
      <w:r w:rsidRPr="00AC3A54">
        <w:rPr>
          <w:rFonts w:ascii="Times New Roman" w:hAnsi="Times New Roman"/>
          <w:spacing w:val="-5"/>
        </w:rPr>
        <w:t xml:space="preserve"> </w:t>
      </w:r>
      <w:r w:rsidRPr="00AC3A54">
        <w:rPr>
          <w:rFonts w:ascii="Times New Roman" w:hAnsi="Times New Roman"/>
          <w:spacing w:val="-1"/>
        </w:rPr>
        <w:t>similar</w:t>
      </w:r>
      <w:r w:rsidRPr="00AC3A54">
        <w:rPr>
          <w:rFonts w:ascii="Times New Roman" w:hAnsi="Times New Roman"/>
        </w:rPr>
        <w:t xml:space="preserve"> </w:t>
      </w:r>
      <w:r w:rsidRPr="00AC3A54">
        <w:rPr>
          <w:rFonts w:ascii="Times New Roman" w:hAnsi="Times New Roman"/>
          <w:spacing w:val="-2"/>
        </w:rPr>
        <w:t>levies</w:t>
      </w:r>
      <w:r w:rsidRPr="00AC3A54">
        <w:rPr>
          <w:rFonts w:ascii="Times New Roman" w:hAnsi="Times New Roman"/>
        </w:rPr>
        <w:t xml:space="preserve"> </w:t>
      </w:r>
      <w:r w:rsidRPr="00AC3A54">
        <w:rPr>
          <w:rFonts w:ascii="Times New Roman" w:hAnsi="Times New Roman"/>
          <w:spacing w:val="-1"/>
        </w:rPr>
        <w:t>shall</w:t>
      </w:r>
      <w:r w:rsidRPr="00AC3A54">
        <w:rPr>
          <w:rFonts w:ascii="Times New Roman" w:hAnsi="Times New Roman"/>
        </w:rPr>
        <w:t xml:space="preserve"> be</w:t>
      </w:r>
      <w:r w:rsidRPr="00AC3A54">
        <w:rPr>
          <w:rFonts w:ascii="Times New Roman" w:hAnsi="Times New Roman"/>
          <w:spacing w:val="-3"/>
        </w:rPr>
        <w:t xml:space="preserve"> </w:t>
      </w:r>
      <w:r w:rsidRPr="00AC3A54">
        <w:rPr>
          <w:rFonts w:ascii="Times New Roman" w:hAnsi="Times New Roman"/>
          <w:spacing w:val="-1"/>
        </w:rPr>
        <w:t>shown</w:t>
      </w:r>
      <w:r w:rsidRPr="00AC3A54">
        <w:rPr>
          <w:rFonts w:ascii="Times New Roman" w:hAnsi="Times New Roman"/>
        </w:rPr>
        <w:t xml:space="preserve"> </w:t>
      </w:r>
      <w:r w:rsidRPr="00AC3A54">
        <w:rPr>
          <w:rFonts w:ascii="Times New Roman" w:hAnsi="Times New Roman"/>
          <w:spacing w:val="-1"/>
        </w:rPr>
        <w:t>separately</w:t>
      </w:r>
      <w:r w:rsidRPr="00AC3A54">
        <w:rPr>
          <w:rFonts w:ascii="Times New Roman" w:hAnsi="Times New Roman"/>
        </w:rPr>
        <w:t xml:space="preserve"> on</w:t>
      </w:r>
      <w:r w:rsidRPr="00AC3A54">
        <w:rPr>
          <w:rFonts w:ascii="Times New Roman" w:hAnsi="Times New Roman"/>
          <w:spacing w:val="-4"/>
        </w:rPr>
        <w:t xml:space="preserve"> </w:t>
      </w:r>
      <w:r w:rsidRPr="00AC3A54">
        <w:rPr>
          <w:rFonts w:ascii="Times New Roman" w:hAnsi="Times New Roman"/>
          <w:spacing w:val="1"/>
        </w:rPr>
        <w:t>the</w:t>
      </w:r>
      <w:r w:rsidRPr="00AC3A54">
        <w:rPr>
          <w:rFonts w:ascii="Times New Roman" w:hAnsi="Times New Roman"/>
          <w:spacing w:val="-3"/>
        </w:rPr>
        <w:t xml:space="preserve"> </w:t>
      </w:r>
      <w:r w:rsidRPr="00AC3A54">
        <w:rPr>
          <w:rFonts w:ascii="Times New Roman" w:hAnsi="Times New Roman"/>
          <w:spacing w:val="-1"/>
        </w:rPr>
        <w:t>invoice</w:t>
      </w:r>
      <w:r w:rsidRPr="00AC3A54">
        <w:rPr>
          <w:rFonts w:ascii="Times New Roman" w:hAnsi="Times New Roman"/>
          <w:spacing w:val="-3"/>
        </w:rPr>
        <w:t xml:space="preserve"> </w:t>
      </w:r>
      <w:r w:rsidRPr="00AC3A54">
        <w:rPr>
          <w:rFonts w:ascii="Times New Roman" w:hAnsi="Times New Roman"/>
        </w:rPr>
        <w:t>or other</w:t>
      </w:r>
      <w:r w:rsidRPr="00AC3A54">
        <w:rPr>
          <w:rFonts w:ascii="Times New Roman" w:hAnsi="Times New Roman"/>
          <w:spacing w:val="33"/>
        </w:rPr>
        <w:t xml:space="preserve"> </w:t>
      </w:r>
      <w:r w:rsidRPr="00AC3A54">
        <w:rPr>
          <w:rFonts w:ascii="Times New Roman" w:hAnsi="Times New Roman"/>
          <w:spacing w:val="-1"/>
        </w:rPr>
        <w:t>document</w:t>
      </w:r>
      <w:r w:rsidRPr="00AC3A54">
        <w:rPr>
          <w:rFonts w:ascii="Times New Roman" w:hAnsi="Times New Roman"/>
        </w:rPr>
        <w:t xml:space="preserve"> of </w:t>
      </w:r>
      <w:r w:rsidR="00762A00">
        <w:rPr>
          <w:rFonts w:ascii="Times New Roman" w:hAnsi="Times New Roman"/>
          <w:spacing w:val="-1"/>
        </w:rPr>
        <w:t>Supplier</w:t>
      </w:r>
      <w:r w:rsidRPr="00AC3A54">
        <w:rPr>
          <w:rFonts w:ascii="Times New Roman" w:hAnsi="Times New Roman"/>
        </w:rPr>
        <w:t xml:space="preserve"> or</w:t>
      </w:r>
      <w:r w:rsidRPr="00AC3A54">
        <w:rPr>
          <w:rFonts w:ascii="Times New Roman" w:hAnsi="Times New Roman"/>
          <w:spacing w:val="-5"/>
        </w:rPr>
        <w:t xml:space="preserve"> </w:t>
      </w:r>
      <w:r w:rsidRPr="00AC3A54">
        <w:rPr>
          <w:rFonts w:ascii="Times New Roman" w:hAnsi="Times New Roman"/>
        </w:rPr>
        <w:t xml:space="preserve">on a </w:t>
      </w:r>
      <w:r w:rsidRPr="00AC3A54">
        <w:rPr>
          <w:rFonts w:ascii="Times New Roman" w:hAnsi="Times New Roman"/>
          <w:spacing w:val="-1"/>
        </w:rPr>
        <w:t>prescribed</w:t>
      </w:r>
      <w:r w:rsidRPr="00AC3A54">
        <w:rPr>
          <w:rFonts w:ascii="Times New Roman" w:hAnsi="Times New Roman"/>
          <w:spacing w:val="-3"/>
        </w:rPr>
        <w:t xml:space="preserve"> </w:t>
      </w:r>
      <w:r w:rsidRPr="00AC3A54">
        <w:rPr>
          <w:rFonts w:ascii="Times New Roman" w:hAnsi="Times New Roman"/>
          <w:spacing w:val="-1"/>
        </w:rPr>
        <w:t>form</w:t>
      </w:r>
      <w:r w:rsidRPr="00AC3A54">
        <w:rPr>
          <w:rFonts w:ascii="Times New Roman" w:hAnsi="Times New Roman"/>
        </w:rPr>
        <w:t xml:space="preserve"> </w:t>
      </w:r>
      <w:r w:rsidRPr="00AC3A54">
        <w:rPr>
          <w:rFonts w:ascii="Times New Roman" w:hAnsi="Times New Roman"/>
          <w:spacing w:val="-1"/>
        </w:rPr>
        <w:t>supplied</w:t>
      </w:r>
      <w:r w:rsidRPr="00AC3A54">
        <w:rPr>
          <w:rFonts w:ascii="Times New Roman" w:hAnsi="Times New Roman"/>
          <w:spacing w:val="-3"/>
        </w:rPr>
        <w:t xml:space="preserve"> </w:t>
      </w:r>
      <w:r w:rsidRPr="00AC3A54">
        <w:rPr>
          <w:rFonts w:ascii="Times New Roman" w:hAnsi="Times New Roman"/>
        </w:rPr>
        <w:t xml:space="preserve">by </w:t>
      </w:r>
      <w:r w:rsidR="00762A00">
        <w:rPr>
          <w:rFonts w:ascii="Times New Roman" w:hAnsi="Times New Roman"/>
        </w:rPr>
        <w:t>the Supplier</w:t>
      </w:r>
      <w:r w:rsidRPr="00AC3A54">
        <w:rPr>
          <w:rFonts w:ascii="Times New Roman" w:hAnsi="Times New Roman"/>
          <w:spacing w:val="-1"/>
        </w:rPr>
        <w:t>.</w:t>
      </w:r>
    </w:p>
    <w:p w14:paraId="6E3C47C0" w14:textId="69C5F4BB" w:rsidR="004E26B8" w:rsidRPr="00AC3A54" w:rsidRDefault="00C076B1" w:rsidP="00F36758">
      <w:pPr>
        <w:pStyle w:val="ScheduleL3"/>
        <w:rPr>
          <w:rFonts w:ascii="Times New Roman" w:hAnsi="Times New Roman"/>
        </w:rPr>
      </w:pPr>
      <w:r w:rsidRPr="00AC3A54">
        <w:rPr>
          <w:rFonts w:ascii="Times New Roman" w:hAnsi="Times New Roman"/>
        </w:rPr>
        <w:t>All</w:t>
      </w:r>
      <w:r w:rsidRPr="00AC3A54">
        <w:rPr>
          <w:rFonts w:ascii="Times New Roman" w:hAnsi="Times New Roman"/>
          <w:spacing w:val="-3"/>
        </w:rPr>
        <w:t xml:space="preserve"> </w:t>
      </w:r>
      <w:r w:rsidRPr="00AC3A54">
        <w:rPr>
          <w:rFonts w:ascii="Times New Roman" w:hAnsi="Times New Roman"/>
          <w:spacing w:val="-1"/>
        </w:rPr>
        <w:t>rights</w:t>
      </w:r>
      <w:r w:rsidRPr="00AC3A54">
        <w:rPr>
          <w:rFonts w:ascii="Times New Roman" w:hAnsi="Times New Roman"/>
          <w:spacing w:val="3"/>
        </w:rPr>
        <w:t xml:space="preserve"> </w:t>
      </w:r>
      <w:r w:rsidRPr="00AC3A54">
        <w:rPr>
          <w:rFonts w:ascii="Times New Roman" w:hAnsi="Times New Roman"/>
        </w:rPr>
        <w:t>of</w:t>
      </w:r>
      <w:r w:rsidRPr="00AC3A54">
        <w:rPr>
          <w:rFonts w:ascii="Times New Roman" w:hAnsi="Times New Roman"/>
          <w:spacing w:val="-3"/>
        </w:rPr>
        <w:t xml:space="preserve"> </w:t>
      </w:r>
      <w:r w:rsidR="00D65634">
        <w:rPr>
          <w:rFonts w:ascii="Times New Roman" w:hAnsi="Times New Roman"/>
          <w:spacing w:val="-3"/>
        </w:rPr>
        <w:t>the Supplier</w:t>
      </w:r>
      <w:r w:rsidRPr="00AC3A54">
        <w:rPr>
          <w:rFonts w:ascii="Times New Roman" w:hAnsi="Times New Roman"/>
        </w:rPr>
        <w:t xml:space="preserve"> </w:t>
      </w:r>
      <w:r w:rsidRPr="00AC3A54">
        <w:rPr>
          <w:rFonts w:ascii="Times New Roman" w:hAnsi="Times New Roman"/>
          <w:spacing w:val="1"/>
        </w:rPr>
        <w:t>to</w:t>
      </w:r>
      <w:r w:rsidRPr="00AC3A54">
        <w:rPr>
          <w:rFonts w:ascii="Times New Roman" w:hAnsi="Times New Roman"/>
        </w:rPr>
        <w:t xml:space="preserve"> an</w:t>
      </w:r>
      <w:r w:rsidRPr="00AC3A54">
        <w:rPr>
          <w:rFonts w:ascii="Times New Roman" w:hAnsi="Times New Roman"/>
          <w:spacing w:val="-4"/>
        </w:rPr>
        <w:t xml:space="preserve"> </w:t>
      </w:r>
      <w:r w:rsidRPr="00AC3A54">
        <w:rPr>
          <w:rFonts w:ascii="Times New Roman" w:hAnsi="Times New Roman"/>
          <w:spacing w:val="-2"/>
        </w:rPr>
        <w:t>appeal,</w:t>
      </w:r>
      <w:r w:rsidRPr="00AC3A54">
        <w:rPr>
          <w:rFonts w:ascii="Times New Roman" w:hAnsi="Times New Roman"/>
        </w:rPr>
        <w:t xml:space="preserve"> refund</w:t>
      </w:r>
      <w:r w:rsidRPr="00AC3A54">
        <w:rPr>
          <w:rFonts w:ascii="Times New Roman" w:hAnsi="Times New Roman"/>
          <w:spacing w:val="-3"/>
        </w:rPr>
        <w:t xml:space="preserve"> </w:t>
      </w:r>
      <w:r w:rsidRPr="00AC3A54">
        <w:rPr>
          <w:rFonts w:ascii="Times New Roman" w:hAnsi="Times New Roman"/>
        </w:rPr>
        <w:t>or</w:t>
      </w:r>
      <w:r w:rsidRPr="00AC3A54">
        <w:rPr>
          <w:rFonts w:ascii="Times New Roman" w:hAnsi="Times New Roman"/>
          <w:spacing w:val="-5"/>
        </w:rPr>
        <w:t xml:space="preserve"> </w:t>
      </w:r>
      <w:r w:rsidRPr="00AC3A54">
        <w:rPr>
          <w:rFonts w:ascii="Times New Roman" w:hAnsi="Times New Roman"/>
        </w:rPr>
        <w:t xml:space="preserve">any </w:t>
      </w:r>
      <w:r w:rsidRPr="00AC3A54">
        <w:rPr>
          <w:rFonts w:ascii="Times New Roman" w:hAnsi="Times New Roman"/>
          <w:spacing w:val="-1"/>
        </w:rPr>
        <w:t>other</w:t>
      </w:r>
      <w:r w:rsidRPr="00AC3A54">
        <w:rPr>
          <w:rFonts w:ascii="Times New Roman" w:hAnsi="Times New Roman"/>
        </w:rPr>
        <w:t xml:space="preserve"> </w:t>
      </w:r>
      <w:r w:rsidRPr="00AC3A54">
        <w:rPr>
          <w:rFonts w:ascii="Times New Roman" w:hAnsi="Times New Roman"/>
          <w:spacing w:val="-1"/>
        </w:rPr>
        <w:t>adjustment</w:t>
      </w:r>
      <w:r w:rsidRPr="00AC3A54">
        <w:rPr>
          <w:rFonts w:ascii="Times New Roman" w:hAnsi="Times New Roman"/>
          <w:spacing w:val="-5"/>
        </w:rPr>
        <w:t xml:space="preserve"> </w:t>
      </w:r>
      <w:r w:rsidRPr="00AC3A54">
        <w:rPr>
          <w:rFonts w:ascii="Times New Roman" w:hAnsi="Times New Roman"/>
        </w:rPr>
        <w:t xml:space="preserve">in </w:t>
      </w:r>
      <w:r w:rsidRPr="00AC3A54">
        <w:rPr>
          <w:rFonts w:ascii="Times New Roman" w:hAnsi="Times New Roman"/>
          <w:spacing w:val="-1"/>
        </w:rPr>
        <w:t>respect</w:t>
      </w:r>
      <w:r w:rsidRPr="00AC3A54">
        <w:rPr>
          <w:rFonts w:ascii="Times New Roman" w:hAnsi="Times New Roman"/>
          <w:spacing w:val="-5"/>
        </w:rPr>
        <w:t xml:space="preserve"> </w:t>
      </w:r>
      <w:r w:rsidRPr="00AC3A54">
        <w:rPr>
          <w:rFonts w:ascii="Times New Roman" w:hAnsi="Times New Roman"/>
        </w:rPr>
        <w:t>of</w:t>
      </w:r>
      <w:r w:rsidRPr="00AC3A54">
        <w:rPr>
          <w:rFonts w:ascii="Times New Roman" w:hAnsi="Times New Roman"/>
          <w:spacing w:val="3"/>
        </w:rPr>
        <w:t xml:space="preserve"> </w:t>
      </w:r>
      <w:r w:rsidRPr="00AC3A54">
        <w:rPr>
          <w:rFonts w:ascii="Times New Roman" w:hAnsi="Times New Roman"/>
          <w:spacing w:val="-1"/>
        </w:rPr>
        <w:t>levy</w:t>
      </w:r>
      <w:r w:rsidRPr="00AC3A54">
        <w:rPr>
          <w:rFonts w:ascii="Times New Roman" w:hAnsi="Times New Roman"/>
          <w:spacing w:val="-5"/>
        </w:rPr>
        <w:t xml:space="preserve"> </w:t>
      </w:r>
      <w:r w:rsidRPr="00AC3A54">
        <w:rPr>
          <w:rFonts w:ascii="Times New Roman" w:hAnsi="Times New Roman"/>
        </w:rPr>
        <w:t xml:space="preserve">or </w:t>
      </w:r>
      <w:r w:rsidRPr="00AC3A54">
        <w:rPr>
          <w:rFonts w:ascii="Times New Roman" w:hAnsi="Times New Roman"/>
          <w:spacing w:val="-1"/>
        </w:rPr>
        <w:t>customs</w:t>
      </w:r>
      <w:r w:rsidRPr="00AC3A54">
        <w:rPr>
          <w:rFonts w:ascii="Times New Roman" w:hAnsi="Times New Roman"/>
          <w:spacing w:val="45"/>
        </w:rPr>
        <w:t xml:space="preserve"> </w:t>
      </w:r>
      <w:r w:rsidRPr="00AC3A54">
        <w:rPr>
          <w:rFonts w:ascii="Times New Roman" w:hAnsi="Times New Roman"/>
          <w:spacing w:val="-1"/>
        </w:rPr>
        <w:t>duty</w:t>
      </w:r>
      <w:r w:rsidRPr="00AC3A54">
        <w:rPr>
          <w:rFonts w:ascii="Times New Roman" w:hAnsi="Times New Roman"/>
          <w:spacing w:val="3"/>
        </w:rPr>
        <w:t xml:space="preserve"> </w:t>
      </w:r>
      <w:r w:rsidRPr="00AC3A54">
        <w:rPr>
          <w:rFonts w:ascii="Times New Roman" w:hAnsi="Times New Roman"/>
          <w:spacing w:val="-1"/>
        </w:rPr>
        <w:t>mentioned</w:t>
      </w:r>
      <w:r w:rsidRPr="00AC3A54">
        <w:rPr>
          <w:rFonts w:ascii="Times New Roman" w:hAnsi="Times New Roman"/>
          <w:spacing w:val="-3"/>
        </w:rPr>
        <w:t xml:space="preserve"> </w:t>
      </w:r>
      <w:r w:rsidRPr="00AC3A54">
        <w:rPr>
          <w:rFonts w:ascii="Times New Roman" w:hAnsi="Times New Roman"/>
          <w:spacing w:val="-1"/>
        </w:rPr>
        <w:t>herein</w:t>
      </w:r>
      <w:r w:rsidRPr="00AC3A54">
        <w:rPr>
          <w:rFonts w:ascii="Times New Roman" w:hAnsi="Times New Roman"/>
          <w:spacing w:val="-3"/>
        </w:rPr>
        <w:t xml:space="preserve"> </w:t>
      </w:r>
      <w:r w:rsidRPr="00AC3A54">
        <w:rPr>
          <w:rFonts w:ascii="Times New Roman" w:hAnsi="Times New Roman"/>
          <w:spacing w:val="-1"/>
        </w:rPr>
        <w:t>will</w:t>
      </w:r>
      <w:r w:rsidRPr="00AC3A54">
        <w:rPr>
          <w:rFonts w:ascii="Times New Roman" w:hAnsi="Times New Roman"/>
        </w:rPr>
        <w:t xml:space="preserve"> be</w:t>
      </w:r>
      <w:r w:rsidRPr="00AC3A54">
        <w:rPr>
          <w:rFonts w:ascii="Times New Roman" w:hAnsi="Times New Roman"/>
          <w:spacing w:val="-3"/>
        </w:rPr>
        <w:t xml:space="preserve"> </w:t>
      </w:r>
      <w:r w:rsidRPr="00AC3A54">
        <w:rPr>
          <w:rFonts w:ascii="Times New Roman" w:hAnsi="Times New Roman"/>
          <w:spacing w:val="-1"/>
        </w:rPr>
        <w:t>immediately</w:t>
      </w:r>
      <w:r w:rsidRPr="00AC3A54">
        <w:rPr>
          <w:rFonts w:ascii="Times New Roman" w:hAnsi="Times New Roman"/>
        </w:rPr>
        <w:t xml:space="preserve"> </w:t>
      </w:r>
      <w:r w:rsidRPr="00AC3A54">
        <w:rPr>
          <w:rFonts w:ascii="Times New Roman" w:hAnsi="Times New Roman"/>
          <w:spacing w:val="-2"/>
        </w:rPr>
        <w:t>waived</w:t>
      </w:r>
      <w:r w:rsidRPr="00AC3A54">
        <w:rPr>
          <w:rFonts w:ascii="Times New Roman" w:hAnsi="Times New Roman"/>
        </w:rPr>
        <w:t xml:space="preserve"> in</w:t>
      </w:r>
      <w:r w:rsidRPr="00AC3A54">
        <w:rPr>
          <w:rFonts w:ascii="Times New Roman" w:hAnsi="Times New Roman"/>
          <w:spacing w:val="-3"/>
        </w:rPr>
        <w:t xml:space="preserve"> </w:t>
      </w:r>
      <w:r w:rsidRPr="00AC3A54">
        <w:rPr>
          <w:rFonts w:ascii="Times New Roman" w:hAnsi="Times New Roman"/>
          <w:spacing w:val="-1"/>
        </w:rPr>
        <w:t>favour</w:t>
      </w:r>
      <w:r w:rsidRPr="00AC3A54">
        <w:rPr>
          <w:rFonts w:ascii="Times New Roman" w:hAnsi="Times New Roman"/>
        </w:rPr>
        <w:t xml:space="preserve"> of </w:t>
      </w:r>
      <w:r w:rsidR="00D65634">
        <w:rPr>
          <w:rFonts w:ascii="Times New Roman" w:hAnsi="Times New Roman"/>
        </w:rPr>
        <w:t>the Company</w:t>
      </w:r>
      <w:r w:rsidRPr="00AC3A54">
        <w:rPr>
          <w:rFonts w:ascii="Times New Roman" w:hAnsi="Times New Roman"/>
          <w:spacing w:val="-2"/>
        </w:rPr>
        <w:t>.</w:t>
      </w:r>
      <w:r w:rsidRPr="00AC3A54">
        <w:rPr>
          <w:rFonts w:ascii="Times New Roman" w:hAnsi="Times New Roman"/>
          <w:spacing w:val="55"/>
        </w:rPr>
        <w:t xml:space="preserve"> </w:t>
      </w:r>
      <w:r w:rsidRPr="00AC3A54">
        <w:rPr>
          <w:rFonts w:ascii="Times New Roman" w:hAnsi="Times New Roman"/>
        </w:rPr>
        <w:t xml:space="preserve"> </w:t>
      </w:r>
      <w:r w:rsidR="00D65634">
        <w:rPr>
          <w:rFonts w:ascii="Times New Roman" w:hAnsi="Times New Roman"/>
        </w:rPr>
        <w:t xml:space="preserve">The Supplier </w:t>
      </w:r>
      <w:r w:rsidRPr="00AC3A54">
        <w:rPr>
          <w:rFonts w:ascii="Times New Roman" w:hAnsi="Times New Roman"/>
          <w:spacing w:val="-1"/>
        </w:rPr>
        <w:t>will</w:t>
      </w:r>
      <w:r w:rsidRPr="00AC3A54">
        <w:rPr>
          <w:rFonts w:ascii="Times New Roman" w:hAnsi="Times New Roman"/>
        </w:rPr>
        <w:t xml:space="preserve"> </w:t>
      </w:r>
      <w:r w:rsidRPr="00AC3A54">
        <w:rPr>
          <w:rFonts w:ascii="Times New Roman" w:hAnsi="Times New Roman"/>
          <w:spacing w:val="-1"/>
        </w:rPr>
        <w:t>grant</w:t>
      </w:r>
      <w:r w:rsidRPr="00AC3A54">
        <w:rPr>
          <w:rFonts w:ascii="Times New Roman" w:hAnsi="Times New Roman"/>
        </w:rPr>
        <w:t xml:space="preserve"> </w:t>
      </w:r>
      <w:r w:rsidR="00D65634">
        <w:rPr>
          <w:rFonts w:ascii="Times New Roman" w:hAnsi="Times New Roman"/>
        </w:rPr>
        <w:t>the Company</w:t>
      </w:r>
      <w:r w:rsidRPr="00AC3A54">
        <w:rPr>
          <w:rFonts w:ascii="Times New Roman" w:hAnsi="Times New Roman"/>
          <w:spacing w:val="51"/>
        </w:rPr>
        <w:t xml:space="preserve"> </w:t>
      </w:r>
      <w:r w:rsidRPr="00AC3A54">
        <w:rPr>
          <w:rFonts w:ascii="Times New Roman" w:hAnsi="Times New Roman"/>
        </w:rPr>
        <w:t xml:space="preserve">or its </w:t>
      </w:r>
      <w:r w:rsidRPr="00AC3A54">
        <w:rPr>
          <w:rFonts w:ascii="Times New Roman" w:hAnsi="Times New Roman"/>
          <w:spacing w:val="-1"/>
        </w:rPr>
        <w:t>appointed</w:t>
      </w:r>
      <w:r w:rsidRPr="00AC3A54">
        <w:rPr>
          <w:rFonts w:ascii="Times New Roman" w:hAnsi="Times New Roman"/>
          <w:spacing w:val="-4"/>
        </w:rPr>
        <w:t xml:space="preserve"> </w:t>
      </w:r>
      <w:r w:rsidRPr="00AC3A54">
        <w:rPr>
          <w:rFonts w:ascii="Times New Roman" w:hAnsi="Times New Roman"/>
          <w:spacing w:val="-1"/>
        </w:rPr>
        <w:t>agent</w:t>
      </w:r>
      <w:r w:rsidRPr="00AC3A54">
        <w:rPr>
          <w:rFonts w:ascii="Times New Roman" w:hAnsi="Times New Roman"/>
        </w:rPr>
        <w:t xml:space="preserve"> access</w:t>
      </w:r>
      <w:r w:rsidRPr="00AC3A54">
        <w:rPr>
          <w:rFonts w:ascii="Times New Roman" w:hAnsi="Times New Roman"/>
          <w:spacing w:val="-5"/>
        </w:rPr>
        <w:t xml:space="preserve"> </w:t>
      </w:r>
      <w:r w:rsidRPr="00AC3A54">
        <w:rPr>
          <w:rFonts w:ascii="Times New Roman" w:hAnsi="Times New Roman"/>
        </w:rPr>
        <w:t>to all</w:t>
      </w:r>
      <w:r w:rsidRPr="00AC3A54">
        <w:rPr>
          <w:rFonts w:ascii="Times New Roman" w:hAnsi="Times New Roman"/>
          <w:spacing w:val="-3"/>
        </w:rPr>
        <w:t xml:space="preserve"> </w:t>
      </w:r>
      <w:r w:rsidRPr="00AC3A54">
        <w:rPr>
          <w:rFonts w:ascii="Times New Roman" w:hAnsi="Times New Roman"/>
          <w:spacing w:val="-1"/>
        </w:rPr>
        <w:t>necessary</w:t>
      </w:r>
      <w:r w:rsidRPr="00AC3A54">
        <w:rPr>
          <w:rFonts w:ascii="Times New Roman" w:hAnsi="Times New Roman"/>
        </w:rPr>
        <w:t xml:space="preserve"> </w:t>
      </w:r>
      <w:r w:rsidRPr="00AC3A54">
        <w:rPr>
          <w:rFonts w:ascii="Times New Roman" w:hAnsi="Times New Roman"/>
          <w:spacing w:val="-2"/>
        </w:rPr>
        <w:t>documents</w:t>
      </w:r>
      <w:r w:rsidRPr="00AC3A54">
        <w:rPr>
          <w:rFonts w:ascii="Times New Roman" w:hAnsi="Times New Roman"/>
        </w:rPr>
        <w:t xml:space="preserve"> </w:t>
      </w:r>
      <w:r w:rsidRPr="00AC3A54">
        <w:rPr>
          <w:rFonts w:ascii="Times New Roman" w:hAnsi="Times New Roman"/>
          <w:spacing w:val="-1"/>
        </w:rPr>
        <w:t>during</w:t>
      </w:r>
      <w:r w:rsidRPr="00AC3A54">
        <w:rPr>
          <w:rFonts w:ascii="Times New Roman" w:hAnsi="Times New Roman"/>
          <w:spacing w:val="-3"/>
        </w:rPr>
        <w:t xml:space="preserve"> </w:t>
      </w:r>
      <w:r w:rsidRPr="00AC3A54">
        <w:rPr>
          <w:rFonts w:ascii="Times New Roman" w:hAnsi="Times New Roman"/>
          <w:spacing w:val="-1"/>
        </w:rPr>
        <w:t>normal</w:t>
      </w:r>
      <w:r w:rsidRPr="00AC3A54">
        <w:rPr>
          <w:rFonts w:ascii="Times New Roman" w:hAnsi="Times New Roman"/>
        </w:rPr>
        <w:t xml:space="preserve"> </w:t>
      </w:r>
      <w:r w:rsidRPr="00AC3A54">
        <w:rPr>
          <w:rFonts w:ascii="Times New Roman" w:hAnsi="Times New Roman"/>
          <w:spacing w:val="-1"/>
        </w:rPr>
        <w:t>operating</w:t>
      </w:r>
      <w:r w:rsidRPr="00AC3A54">
        <w:rPr>
          <w:rFonts w:ascii="Times New Roman" w:hAnsi="Times New Roman"/>
          <w:spacing w:val="-3"/>
        </w:rPr>
        <w:t xml:space="preserve"> </w:t>
      </w:r>
      <w:r w:rsidRPr="00AC3A54">
        <w:rPr>
          <w:rFonts w:ascii="Times New Roman" w:hAnsi="Times New Roman"/>
          <w:spacing w:val="-1"/>
        </w:rPr>
        <w:t>hours</w:t>
      </w:r>
      <w:r w:rsidRPr="00AC3A54">
        <w:rPr>
          <w:rFonts w:ascii="Times New Roman" w:hAnsi="Times New Roman"/>
        </w:rPr>
        <w:t xml:space="preserve"> </w:t>
      </w:r>
      <w:r w:rsidRPr="00AC3A54">
        <w:rPr>
          <w:rFonts w:ascii="Times New Roman" w:hAnsi="Times New Roman"/>
          <w:spacing w:val="1"/>
        </w:rPr>
        <w:t>fo</w:t>
      </w:r>
      <w:r w:rsidR="00CC5480">
        <w:rPr>
          <w:rFonts w:ascii="Times New Roman" w:hAnsi="Times New Roman"/>
          <w:spacing w:val="1"/>
        </w:rPr>
        <w:t>r the Company</w:t>
      </w:r>
      <w:r w:rsidRPr="00AC3A54">
        <w:rPr>
          <w:rFonts w:ascii="Times New Roman" w:hAnsi="Times New Roman"/>
        </w:rPr>
        <w:t xml:space="preserve"> </w:t>
      </w:r>
      <w:r w:rsidRPr="00AC3A54">
        <w:rPr>
          <w:rFonts w:ascii="Times New Roman" w:hAnsi="Times New Roman"/>
          <w:spacing w:val="1"/>
        </w:rPr>
        <w:t>to</w:t>
      </w:r>
      <w:r w:rsidRPr="00AC3A54">
        <w:rPr>
          <w:rFonts w:ascii="Times New Roman" w:hAnsi="Times New Roman"/>
        </w:rPr>
        <w:t xml:space="preserve"> </w:t>
      </w:r>
      <w:r w:rsidRPr="00AC3A54">
        <w:rPr>
          <w:rFonts w:ascii="Times New Roman" w:hAnsi="Times New Roman"/>
          <w:spacing w:val="-1"/>
        </w:rPr>
        <w:t>exercise</w:t>
      </w:r>
      <w:r w:rsidRPr="00AC3A54">
        <w:rPr>
          <w:rFonts w:ascii="Times New Roman" w:hAnsi="Times New Roman"/>
          <w:spacing w:val="-8"/>
        </w:rPr>
        <w:t xml:space="preserve"> </w:t>
      </w:r>
      <w:r w:rsidRPr="00AC3A54">
        <w:rPr>
          <w:rFonts w:ascii="Times New Roman" w:hAnsi="Times New Roman"/>
          <w:spacing w:val="-1"/>
        </w:rPr>
        <w:t>this</w:t>
      </w:r>
      <w:r w:rsidRPr="00AC3A54">
        <w:rPr>
          <w:rFonts w:ascii="Times New Roman" w:hAnsi="Times New Roman"/>
        </w:rPr>
        <w:t xml:space="preserve"> </w:t>
      </w:r>
      <w:r w:rsidRPr="00AC3A54">
        <w:rPr>
          <w:rFonts w:ascii="Times New Roman" w:hAnsi="Times New Roman"/>
          <w:spacing w:val="-1"/>
        </w:rPr>
        <w:t>exclusive</w:t>
      </w:r>
      <w:r w:rsidRPr="00AC3A54">
        <w:rPr>
          <w:rFonts w:ascii="Times New Roman" w:hAnsi="Times New Roman"/>
          <w:spacing w:val="-3"/>
        </w:rPr>
        <w:t xml:space="preserve"> </w:t>
      </w:r>
      <w:r w:rsidRPr="00AC3A54">
        <w:rPr>
          <w:rFonts w:ascii="Times New Roman" w:hAnsi="Times New Roman"/>
          <w:spacing w:val="-2"/>
        </w:rPr>
        <w:t>right.</w:t>
      </w:r>
    </w:p>
    <w:p w14:paraId="609FD2ED" w14:textId="02C5F5C9" w:rsidR="00C076B1" w:rsidRPr="00AC3A54" w:rsidRDefault="00927A7A" w:rsidP="00F36758">
      <w:pPr>
        <w:pStyle w:val="ScheduleL3"/>
        <w:rPr>
          <w:rFonts w:ascii="Times New Roman" w:hAnsi="Times New Roman"/>
        </w:rPr>
      </w:pPr>
      <w:r w:rsidRPr="00AC3A54">
        <w:rPr>
          <w:rFonts w:ascii="Times New Roman" w:hAnsi="Times New Roman"/>
        </w:rPr>
        <w:t>All</w:t>
      </w:r>
      <w:r w:rsidRPr="00AC3A54">
        <w:rPr>
          <w:rFonts w:ascii="Times New Roman" w:hAnsi="Times New Roman"/>
          <w:spacing w:val="-3"/>
        </w:rPr>
        <w:t xml:space="preserve"> </w:t>
      </w:r>
      <w:r w:rsidRPr="00AC3A54">
        <w:rPr>
          <w:rFonts w:ascii="Times New Roman" w:hAnsi="Times New Roman"/>
        </w:rPr>
        <w:t>service</w:t>
      </w:r>
      <w:r w:rsidRPr="00AC3A54">
        <w:rPr>
          <w:rFonts w:ascii="Times New Roman" w:hAnsi="Times New Roman"/>
          <w:spacing w:val="-3"/>
        </w:rPr>
        <w:t xml:space="preserve"> </w:t>
      </w:r>
      <w:r w:rsidRPr="00AC3A54">
        <w:rPr>
          <w:rFonts w:ascii="Times New Roman" w:hAnsi="Times New Roman"/>
          <w:spacing w:val="-1"/>
        </w:rPr>
        <w:t>charges</w:t>
      </w:r>
      <w:r w:rsidRPr="00AC3A54">
        <w:rPr>
          <w:rFonts w:ascii="Times New Roman" w:hAnsi="Times New Roman"/>
        </w:rPr>
        <w:t xml:space="preserve"> in</w:t>
      </w:r>
      <w:r w:rsidRPr="00AC3A54">
        <w:rPr>
          <w:rFonts w:ascii="Times New Roman" w:hAnsi="Times New Roman"/>
          <w:spacing w:val="-3"/>
        </w:rPr>
        <w:t xml:space="preserve"> </w:t>
      </w:r>
      <w:r w:rsidRPr="00AC3A54">
        <w:rPr>
          <w:rFonts w:ascii="Times New Roman" w:hAnsi="Times New Roman"/>
          <w:spacing w:val="-1"/>
        </w:rPr>
        <w:t>respect</w:t>
      </w:r>
      <w:r w:rsidRPr="00AC3A54">
        <w:rPr>
          <w:rFonts w:ascii="Times New Roman" w:hAnsi="Times New Roman"/>
          <w:spacing w:val="-3"/>
        </w:rPr>
        <w:t xml:space="preserve"> </w:t>
      </w:r>
      <w:r w:rsidRPr="00AC3A54">
        <w:rPr>
          <w:rFonts w:ascii="Times New Roman" w:hAnsi="Times New Roman"/>
        </w:rPr>
        <w:t>of the</w:t>
      </w:r>
      <w:r w:rsidRPr="00AC3A54">
        <w:rPr>
          <w:rFonts w:ascii="Times New Roman" w:hAnsi="Times New Roman"/>
          <w:spacing w:val="-4"/>
        </w:rPr>
        <w:t xml:space="preserve"> </w:t>
      </w:r>
      <w:r w:rsidRPr="00AC3A54">
        <w:rPr>
          <w:rFonts w:ascii="Times New Roman" w:hAnsi="Times New Roman"/>
          <w:spacing w:val="-1"/>
        </w:rPr>
        <w:t>packing</w:t>
      </w:r>
      <w:r w:rsidRPr="00AC3A54">
        <w:rPr>
          <w:rFonts w:ascii="Times New Roman" w:hAnsi="Times New Roman"/>
          <w:spacing w:val="-3"/>
        </w:rPr>
        <w:t xml:space="preserve"> </w:t>
      </w:r>
      <w:r w:rsidRPr="00AC3A54">
        <w:rPr>
          <w:rFonts w:ascii="Times New Roman" w:hAnsi="Times New Roman"/>
        </w:rPr>
        <w:t>of the</w:t>
      </w:r>
      <w:r w:rsidRPr="00AC3A54">
        <w:rPr>
          <w:rFonts w:ascii="Times New Roman" w:hAnsi="Times New Roman"/>
          <w:spacing w:val="-4"/>
        </w:rPr>
        <w:t xml:space="preserve"> </w:t>
      </w:r>
      <w:r w:rsidRPr="00AC3A54">
        <w:rPr>
          <w:rFonts w:ascii="Times New Roman" w:hAnsi="Times New Roman"/>
          <w:spacing w:val="-1"/>
        </w:rPr>
        <w:t>goods</w:t>
      </w:r>
      <w:r w:rsidRPr="00AC3A54">
        <w:rPr>
          <w:rFonts w:ascii="Times New Roman" w:hAnsi="Times New Roman"/>
        </w:rPr>
        <w:t xml:space="preserve"> </w:t>
      </w:r>
      <w:r w:rsidRPr="00AC3A54">
        <w:rPr>
          <w:rFonts w:ascii="Times New Roman" w:hAnsi="Times New Roman"/>
          <w:spacing w:val="-2"/>
        </w:rPr>
        <w:t>and</w:t>
      </w:r>
      <w:r w:rsidRPr="00AC3A54">
        <w:rPr>
          <w:rFonts w:ascii="Times New Roman" w:hAnsi="Times New Roman"/>
        </w:rPr>
        <w:t xml:space="preserve"> </w:t>
      </w:r>
      <w:r w:rsidRPr="00AC3A54">
        <w:rPr>
          <w:rFonts w:ascii="Times New Roman" w:hAnsi="Times New Roman"/>
          <w:spacing w:val="-1"/>
        </w:rPr>
        <w:t>their</w:t>
      </w:r>
      <w:r w:rsidRPr="00AC3A54">
        <w:rPr>
          <w:rFonts w:ascii="Times New Roman" w:hAnsi="Times New Roman"/>
        </w:rPr>
        <w:t xml:space="preserve"> </w:t>
      </w:r>
      <w:r w:rsidRPr="00AC3A54">
        <w:rPr>
          <w:rFonts w:ascii="Times New Roman" w:hAnsi="Times New Roman"/>
          <w:spacing w:val="-1"/>
        </w:rPr>
        <w:t>carriage</w:t>
      </w:r>
      <w:r w:rsidRPr="00AC3A54">
        <w:rPr>
          <w:rFonts w:ascii="Times New Roman" w:hAnsi="Times New Roman"/>
          <w:spacing w:val="-3"/>
        </w:rPr>
        <w:t xml:space="preserve"> </w:t>
      </w:r>
      <w:r w:rsidRPr="00AC3A54">
        <w:rPr>
          <w:rFonts w:ascii="Times New Roman" w:hAnsi="Times New Roman"/>
        </w:rPr>
        <w:t xml:space="preserve">or </w:t>
      </w:r>
      <w:r w:rsidRPr="00AC3A54">
        <w:rPr>
          <w:rFonts w:ascii="Times New Roman" w:hAnsi="Times New Roman"/>
          <w:spacing w:val="-1"/>
        </w:rPr>
        <w:t>delivery</w:t>
      </w:r>
      <w:r w:rsidRPr="00AC3A54">
        <w:rPr>
          <w:rFonts w:ascii="Times New Roman" w:hAnsi="Times New Roman"/>
        </w:rPr>
        <w:t xml:space="preserve"> </w:t>
      </w:r>
      <w:r w:rsidRPr="00AC3A54">
        <w:rPr>
          <w:rFonts w:ascii="Times New Roman" w:hAnsi="Times New Roman"/>
          <w:spacing w:val="1"/>
        </w:rPr>
        <w:t>to</w:t>
      </w:r>
      <w:r w:rsidRPr="00AC3A54">
        <w:rPr>
          <w:rFonts w:ascii="Times New Roman" w:hAnsi="Times New Roman"/>
          <w:spacing w:val="-6"/>
        </w:rPr>
        <w:t xml:space="preserve"> </w:t>
      </w:r>
      <w:r w:rsidRPr="00AC3A54">
        <w:rPr>
          <w:rFonts w:ascii="Times New Roman" w:hAnsi="Times New Roman"/>
          <w:spacing w:val="1"/>
        </w:rPr>
        <w:t>the</w:t>
      </w:r>
      <w:r w:rsidRPr="00AC3A54">
        <w:rPr>
          <w:rFonts w:ascii="Times New Roman" w:hAnsi="Times New Roman"/>
          <w:spacing w:val="37"/>
        </w:rPr>
        <w:t xml:space="preserve"> </w:t>
      </w:r>
      <w:r w:rsidRPr="00AC3A54">
        <w:rPr>
          <w:rFonts w:ascii="Times New Roman" w:hAnsi="Times New Roman"/>
          <w:spacing w:val="-1"/>
        </w:rPr>
        <w:t>place</w:t>
      </w:r>
      <w:r w:rsidRPr="00AC3A54">
        <w:rPr>
          <w:rFonts w:ascii="Times New Roman" w:hAnsi="Times New Roman"/>
          <w:spacing w:val="-3"/>
        </w:rPr>
        <w:t xml:space="preserve"> </w:t>
      </w:r>
      <w:r w:rsidRPr="00AC3A54">
        <w:rPr>
          <w:rFonts w:ascii="Times New Roman" w:hAnsi="Times New Roman"/>
        </w:rPr>
        <w:t xml:space="preserve">of </w:t>
      </w:r>
      <w:r w:rsidR="0040035A">
        <w:rPr>
          <w:rFonts w:ascii="Times New Roman" w:hAnsi="Times New Roman"/>
        </w:rPr>
        <w:t>the Company</w:t>
      </w:r>
      <w:r w:rsidRPr="00AC3A54">
        <w:rPr>
          <w:rFonts w:ascii="Times New Roman" w:hAnsi="Times New Roman"/>
        </w:rPr>
        <w:t xml:space="preserve"> </w:t>
      </w:r>
      <w:r w:rsidRPr="00AC3A54">
        <w:rPr>
          <w:rFonts w:ascii="Times New Roman" w:hAnsi="Times New Roman"/>
          <w:spacing w:val="-1"/>
        </w:rPr>
        <w:t>shall</w:t>
      </w:r>
      <w:r w:rsidRPr="00AC3A54">
        <w:rPr>
          <w:rFonts w:ascii="Times New Roman" w:hAnsi="Times New Roman"/>
        </w:rPr>
        <w:t xml:space="preserve"> be</w:t>
      </w:r>
      <w:r w:rsidRPr="00AC3A54">
        <w:rPr>
          <w:rFonts w:ascii="Times New Roman" w:hAnsi="Times New Roman"/>
          <w:spacing w:val="-3"/>
        </w:rPr>
        <w:t xml:space="preserve"> </w:t>
      </w:r>
      <w:r w:rsidRPr="00AC3A54">
        <w:rPr>
          <w:rFonts w:ascii="Times New Roman" w:hAnsi="Times New Roman"/>
          <w:spacing w:val="-1"/>
        </w:rPr>
        <w:t>shown</w:t>
      </w:r>
      <w:r w:rsidRPr="00AC3A54">
        <w:rPr>
          <w:rFonts w:ascii="Times New Roman" w:hAnsi="Times New Roman"/>
        </w:rPr>
        <w:t xml:space="preserve"> </w:t>
      </w:r>
      <w:r w:rsidRPr="00AC3A54">
        <w:rPr>
          <w:rFonts w:ascii="Times New Roman" w:hAnsi="Times New Roman"/>
          <w:spacing w:val="-1"/>
        </w:rPr>
        <w:t>separately</w:t>
      </w:r>
      <w:r w:rsidRPr="00AC3A54">
        <w:rPr>
          <w:rFonts w:ascii="Times New Roman" w:hAnsi="Times New Roman"/>
        </w:rPr>
        <w:t xml:space="preserve"> by</w:t>
      </w:r>
      <w:r w:rsidRPr="00AC3A54">
        <w:rPr>
          <w:rFonts w:ascii="Times New Roman" w:hAnsi="Times New Roman"/>
          <w:spacing w:val="-7"/>
        </w:rPr>
        <w:t xml:space="preserve"> </w:t>
      </w:r>
      <w:r w:rsidR="007303BA">
        <w:rPr>
          <w:rFonts w:ascii="Times New Roman" w:hAnsi="Times New Roman"/>
          <w:spacing w:val="-7"/>
        </w:rPr>
        <w:t>the Supplier</w:t>
      </w:r>
      <w:r w:rsidRPr="00AC3A54">
        <w:rPr>
          <w:rFonts w:ascii="Times New Roman" w:hAnsi="Times New Roman"/>
        </w:rPr>
        <w:t xml:space="preserve"> on</w:t>
      </w:r>
      <w:r w:rsidRPr="00AC3A54">
        <w:rPr>
          <w:rFonts w:ascii="Times New Roman" w:hAnsi="Times New Roman"/>
          <w:spacing w:val="-3"/>
        </w:rPr>
        <w:t xml:space="preserve"> </w:t>
      </w:r>
      <w:r w:rsidRPr="00AC3A54">
        <w:rPr>
          <w:rFonts w:ascii="Times New Roman" w:hAnsi="Times New Roman"/>
          <w:spacing w:val="1"/>
        </w:rPr>
        <w:t>the</w:t>
      </w:r>
      <w:r w:rsidRPr="00AC3A54">
        <w:rPr>
          <w:rFonts w:ascii="Times New Roman" w:hAnsi="Times New Roman"/>
          <w:spacing w:val="-3"/>
        </w:rPr>
        <w:t xml:space="preserve"> </w:t>
      </w:r>
      <w:r w:rsidRPr="00AC3A54">
        <w:rPr>
          <w:rFonts w:ascii="Times New Roman" w:hAnsi="Times New Roman"/>
          <w:spacing w:val="-1"/>
        </w:rPr>
        <w:t>invoice</w:t>
      </w:r>
      <w:r w:rsidRPr="00AC3A54">
        <w:rPr>
          <w:rFonts w:ascii="Times New Roman" w:hAnsi="Times New Roman"/>
          <w:spacing w:val="-3"/>
        </w:rPr>
        <w:t xml:space="preserve"> </w:t>
      </w:r>
      <w:r w:rsidRPr="00AC3A54">
        <w:rPr>
          <w:rFonts w:ascii="Times New Roman" w:hAnsi="Times New Roman"/>
        </w:rPr>
        <w:t xml:space="preserve">or any </w:t>
      </w:r>
      <w:r w:rsidRPr="00AC3A54">
        <w:rPr>
          <w:rFonts w:ascii="Times New Roman" w:hAnsi="Times New Roman"/>
          <w:spacing w:val="-2"/>
        </w:rPr>
        <w:t>other</w:t>
      </w:r>
      <w:r w:rsidRPr="00AC3A54">
        <w:rPr>
          <w:rFonts w:ascii="Times New Roman" w:hAnsi="Times New Roman"/>
        </w:rPr>
        <w:t xml:space="preserve"> </w:t>
      </w:r>
      <w:r w:rsidRPr="00AC3A54">
        <w:rPr>
          <w:rFonts w:ascii="Times New Roman" w:hAnsi="Times New Roman"/>
          <w:spacing w:val="-2"/>
        </w:rPr>
        <w:t>appropriate</w:t>
      </w:r>
      <w:r w:rsidRPr="00AC3A54">
        <w:rPr>
          <w:rFonts w:ascii="Times New Roman" w:hAnsi="Times New Roman"/>
          <w:spacing w:val="47"/>
        </w:rPr>
        <w:t xml:space="preserve"> </w:t>
      </w:r>
      <w:r w:rsidRPr="00AC3A54">
        <w:rPr>
          <w:rFonts w:ascii="Times New Roman" w:hAnsi="Times New Roman"/>
          <w:spacing w:val="-2"/>
        </w:rPr>
        <w:t>document.</w:t>
      </w:r>
    </w:p>
    <w:p w14:paraId="327FF7D7" w14:textId="720B68EA" w:rsidR="00927A7A" w:rsidRPr="00AC3A54" w:rsidRDefault="005C376E" w:rsidP="00F36758">
      <w:pPr>
        <w:pStyle w:val="ScheduleL3"/>
        <w:rPr>
          <w:rFonts w:ascii="Times New Roman" w:hAnsi="Times New Roman"/>
        </w:rPr>
      </w:pPr>
      <w:r w:rsidRPr="00AC3A54">
        <w:rPr>
          <w:rFonts w:ascii="Times New Roman" w:hAnsi="Times New Roman"/>
          <w:spacing w:val="-1"/>
        </w:rPr>
        <w:t>Custom</w:t>
      </w:r>
      <w:r w:rsidRPr="00AC3A54">
        <w:rPr>
          <w:rFonts w:ascii="Times New Roman" w:hAnsi="Times New Roman"/>
        </w:rPr>
        <w:t xml:space="preserve"> </w:t>
      </w:r>
      <w:r w:rsidRPr="00AC3A54">
        <w:rPr>
          <w:rFonts w:ascii="Times New Roman" w:hAnsi="Times New Roman"/>
          <w:spacing w:val="-1"/>
        </w:rPr>
        <w:t>duties</w:t>
      </w:r>
      <w:r w:rsidRPr="00AC3A54">
        <w:rPr>
          <w:rFonts w:ascii="Times New Roman" w:hAnsi="Times New Roman"/>
        </w:rPr>
        <w:t xml:space="preserve"> or</w:t>
      </w:r>
      <w:r w:rsidRPr="00AC3A54">
        <w:rPr>
          <w:rFonts w:ascii="Times New Roman" w:hAnsi="Times New Roman"/>
          <w:spacing w:val="-5"/>
        </w:rPr>
        <w:t xml:space="preserve"> </w:t>
      </w:r>
      <w:r w:rsidRPr="00AC3A54">
        <w:rPr>
          <w:rFonts w:ascii="Times New Roman" w:hAnsi="Times New Roman"/>
          <w:spacing w:val="-1"/>
        </w:rPr>
        <w:t>similar</w:t>
      </w:r>
      <w:r w:rsidRPr="00AC3A54">
        <w:rPr>
          <w:rFonts w:ascii="Times New Roman" w:hAnsi="Times New Roman"/>
        </w:rPr>
        <w:t xml:space="preserve"> </w:t>
      </w:r>
      <w:r w:rsidRPr="00AC3A54">
        <w:rPr>
          <w:rFonts w:ascii="Times New Roman" w:hAnsi="Times New Roman"/>
          <w:spacing w:val="-2"/>
        </w:rPr>
        <w:t>levies,</w:t>
      </w:r>
      <w:r w:rsidRPr="00AC3A54">
        <w:rPr>
          <w:rFonts w:ascii="Times New Roman" w:hAnsi="Times New Roman"/>
          <w:spacing w:val="3"/>
        </w:rPr>
        <w:t xml:space="preserve"> </w:t>
      </w:r>
      <w:r w:rsidRPr="00AC3A54">
        <w:rPr>
          <w:rFonts w:ascii="Times New Roman" w:hAnsi="Times New Roman"/>
        </w:rPr>
        <w:t>if</w:t>
      </w:r>
      <w:r w:rsidRPr="00AC3A54">
        <w:rPr>
          <w:rFonts w:ascii="Times New Roman" w:hAnsi="Times New Roman"/>
          <w:spacing w:val="-5"/>
        </w:rPr>
        <w:t xml:space="preserve"> </w:t>
      </w:r>
      <w:r w:rsidRPr="00AC3A54">
        <w:rPr>
          <w:rFonts w:ascii="Times New Roman" w:hAnsi="Times New Roman"/>
        </w:rPr>
        <w:t xml:space="preserve">not </w:t>
      </w:r>
      <w:r w:rsidRPr="00AC3A54">
        <w:rPr>
          <w:rFonts w:ascii="Times New Roman" w:hAnsi="Times New Roman"/>
          <w:spacing w:val="-2"/>
        </w:rPr>
        <w:t>exempt,</w:t>
      </w:r>
      <w:r w:rsidRPr="00AC3A54">
        <w:rPr>
          <w:rFonts w:ascii="Times New Roman" w:hAnsi="Times New Roman"/>
          <w:spacing w:val="3"/>
        </w:rPr>
        <w:t xml:space="preserve"> </w:t>
      </w:r>
      <w:r w:rsidRPr="00AC3A54">
        <w:rPr>
          <w:rFonts w:ascii="Times New Roman" w:hAnsi="Times New Roman"/>
          <w:spacing w:val="-1"/>
        </w:rPr>
        <w:t>will</w:t>
      </w:r>
      <w:r w:rsidRPr="00AC3A54">
        <w:rPr>
          <w:rFonts w:ascii="Times New Roman" w:hAnsi="Times New Roman"/>
          <w:spacing w:val="-3"/>
        </w:rPr>
        <w:t xml:space="preserve"> </w:t>
      </w:r>
      <w:r w:rsidRPr="00AC3A54">
        <w:rPr>
          <w:rFonts w:ascii="Times New Roman" w:hAnsi="Times New Roman"/>
        </w:rPr>
        <w:t xml:space="preserve">be </w:t>
      </w:r>
      <w:r w:rsidRPr="00AC3A54">
        <w:rPr>
          <w:rFonts w:ascii="Times New Roman" w:hAnsi="Times New Roman"/>
          <w:spacing w:val="-2"/>
        </w:rPr>
        <w:t>reimbursed</w:t>
      </w:r>
      <w:r w:rsidRPr="00AC3A54">
        <w:rPr>
          <w:rFonts w:ascii="Times New Roman" w:hAnsi="Times New Roman"/>
          <w:spacing w:val="-3"/>
        </w:rPr>
        <w:t xml:space="preserve"> </w:t>
      </w:r>
      <w:r w:rsidRPr="00AC3A54">
        <w:rPr>
          <w:rFonts w:ascii="Times New Roman" w:hAnsi="Times New Roman"/>
          <w:spacing w:val="1"/>
        </w:rPr>
        <w:t>to</w:t>
      </w:r>
      <w:r w:rsidRPr="00AC3A54">
        <w:rPr>
          <w:rFonts w:ascii="Times New Roman" w:hAnsi="Times New Roman"/>
        </w:rPr>
        <w:t xml:space="preserve"> </w:t>
      </w:r>
      <w:r w:rsidR="007303BA">
        <w:rPr>
          <w:rFonts w:ascii="Times New Roman" w:hAnsi="Times New Roman"/>
          <w:spacing w:val="-2"/>
        </w:rPr>
        <w:t>the Supplier</w:t>
      </w:r>
      <w:r w:rsidRPr="00AC3A54">
        <w:rPr>
          <w:rFonts w:ascii="Times New Roman" w:hAnsi="Times New Roman"/>
          <w:spacing w:val="-2"/>
        </w:rPr>
        <w:t>,</w:t>
      </w:r>
      <w:r w:rsidRPr="00AC3A54">
        <w:rPr>
          <w:rFonts w:ascii="Times New Roman" w:hAnsi="Times New Roman"/>
          <w:spacing w:val="-3"/>
        </w:rPr>
        <w:t xml:space="preserve"> </w:t>
      </w:r>
      <w:r w:rsidRPr="00AC3A54">
        <w:rPr>
          <w:rFonts w:ascii="Times New Roman" w:hAnsi="Times New Roman"/>
        </w:rPr>
        <w:t>at</w:t>
      </w:r>
      <w:r w:rsidRPr="00AC3A54">
        <w:rPr>
          <w:rFonts w:ascii="Times New Roman" w:hAnsi="Times New Roman"/>
          <w:spacing w:val="3"/>
        </w:rPr>
        <w:t xml:space="preserve"> </w:t>
      </w:r>
      <w:r w:rsidRPr="00AC3A54">
        <w:rPr>
          <w:rFonts w:ascii="Times New Roman" w:hAnsi="Times New Roman"/>
          <w:spacing w:val="-2"/>
        </w:rPr>
        <w:t>cost,</w:t>
      </w:r>
      <w:r w:rsidRPr="00AC3A54">
        <w:rPr>
          <w:rFonts w:ascii="Times New Roman" w:hAnsi="Times New Roman"/>
        </w:rPr>
        <w:t xml:space="preserve"> </w:t>
      </w:r>
      <w:r w:rsidRPr="00AC3A54">
        <w:rPr>
          <w:rFonts w:ascii="Times New Roman" w:hAnsi="Times New Roman"/>
          <w:spacing w:val="-1"/>
        </w:rPr>
        <w:t>upon</w:t>
      </w:r>
      <w:r w:rsidRPr="00AC3A54">
        <w:rPr>
          <w:rFonts w:ascii="Times New Roman" w:hAnsi="Times New Roman"/>
          <w:spacing w:val="73"/>
        </w:rPr>
        <w:t xml:space="preserve"> </w:t>
      </w:r>
      <w:r w:rsidRPr="00AC3A54">
        <w:rPr>
          <w:rFonts w:ascii="Times New Roman" w:hAnsi="Times New Roman"/>
          <w:spacing w:val="-1"/>
        </w:rPr>
        <w:t>presentation</w:t>
      </w:r>
      <w:r w:rsidRPr="00AC3A54">
        <w:rPr>
          <w:rFonts w:ascii="Times New Roman" w:hAnsi="Times New Roman"/>
          <w:spacing w:val="-3"/>
        </w:rPr>
        <w:t xml:space="preserve"> </w:t>
      </w:r>
      <w:r w:rsidRPr="00AC3A54">
        <w:rPr>
          <w:rFonts w:ascii="Times New Roman" w:hAnsi="Times New Roman"/>
        </w:rPr>
        <w:t>of</w:t>
      </w:r>
      <w:r w:rsidRPr="00AC3A54">
        <w:rPr>
          <w:rFonts w:ascii="Times New Roman" w:hAnsi="Times New Roman"/>
          <w:spacing w:val="3"/>
        </w:rPr>
        <w:t xml:space="preserve"> </w:t>
      </w:r>
      <w:r w:rsidRPr="00AC3A54">
        <w:rPr>
          <w:rFonts w:ascii="Times New Roman" w:hAnsi="Times New Roman"/>
          <w:spacing w:val="-1"/>
        </w:rPr>
        <w:t>evidence</w:t>
      </w:r>
      <w:r w:rsidRPr="00AC3A54">
        <w:rPr>
          <w:rFonts w:ascii="Times New Roman" w:hAnsi="Times New Roman"/>
          <w:spacing w:val="-3"/>
        </w:rPr>
        <w:t xml:space="preserve"> </w:t>
      </w:r>
      <w:r w:rsidRPr="00AC3A54">
        <w:rPr>
          <w:rFonts w:ascii="Times New Roman" w:hAnsi="Times New Roman"/>
        </w:rPr>
        <w:t>of</w:t>
      </w:r>
      <w:r w:rsidRPr="00AC3A54">
        <w:rPr>
          <w:rFonts w:ascii="Times New Roman" w:hAnsi="Times New Roman"/>
          <w:spacing w:val="3"/>
        </w:rPr>
        <w:t xml:space="preserve"> </w:t>
      </w:r>
      <w:r w:rsidRPr="00AC3A54">
        <w:rPr>
          <w:rFonts w:ascii="Times New Roman" w:hAnsi="Times New Roman"/>
          <w:spacing w:val="-2"/>
        </w:rPr>
        <w:t>payment</w:t>
      </w:r>
      <w:r w:rsidRPr="00AC3A54">
        <w:rPr>
          <w:rFonts w:ascii="Times New Roman" w:hAnsi="Times New Roman"/>
          <w:spacing w:val="-3"/>
        </w:rPr>
        <w:t xml:space="preserve"> </w:t>
      </w:r>
      <w:r w:rsidRPr="00AC3A54">
        <w:rPr>
          <w:rFonts w:ascii="Times New Roman" w:hAnsi="Times New Roman"/>
          <w:spacing w:val="1"/>
        </w:rPr>
        <w:t>to</w:t>
      </w:r>
      <w:r w:rsidRPr="00AC3A54">
        <w:rPr>
          <w:rFonts w:ascii="Times New Roman" w:hAnsi="Times New Roman"/>
        </w:rPr>
        <w:t xml:space="preserve"> </w:t>
      </w:r>
      <w:r w:rsidRPr="00AC3A54">
        <w:rPr>
          <w:rFonts w:ascii="Times New Roman" w:hAnsi="Times New Roman"/>
          <w:spacing w:val="-1"/>
        </w:rPr>
        <w:t>governmental</w:t>
      </w:r>
      <w:r w:rsidRPr="00AC3A54">
        <w:rPr>
          <w:rFonts w:ascii="Times New Roman" w:hAnsi="Times New Roman"/>
        </w:rPr>
        <w:t xml:space="preserve"> </w:t>
      </w:r>
      <w:r w:rsidRPr="00AC3A54">
        <w:rPr>
          <w:rFonts w:ascii="Times New Roman" w:hAnsi="Times New Roman"/>
          <w:spacing w:val="-2"/>
        </w:rPr>
        <w:t>authorities</w:t>
      </w:r>
      <w:r w:rsidRPr="00AC3A54">
        <w:rPr>
          <w:rFonts w:ascii="Times New Roman" w:hAnsi="Times New Roman"/>
        </w:rPr>
        <w:t xml:space="preserve"> and</w:t>
      </w:r>
      <w:r w:rsidRPr="00AC3A54">
        <w:rPr>
          <w:rFonts w:ascii="Times New Roman" w:hAnsi="Times New Roman"/>
          <w:spacing w:val="-4"/>
        </w:rPr>
        <w:t xml:space="preserve"> </w:t>
      </w:r>
      <w:r w:rsidRPr="00AC3A54">
        <w:rPr>
          <w:rFonts w:ascii="Times New Roman" w:hAnsi="Times New Roman"/>
          <w:spacing w:val="-1"/>
        </w:rPr>
        <w:t>without</w:t>
      </w:r>
      <w:r w:rsidRPr="00AC3A54">
        <w:rPr>
          <w:rFonts w:ascii="Times New Roman" w:hAnsi="Times New Roman"/>
        </w:rPr>
        <w:t xml:space="preserve"> </w:t>
      </w:r>
      <w:r w:rsidRPr="00AC3A54">
        <w:rPr>
          <w:rFonts w:ascii="Times New Roman" w:hAnsi="Times New Roman"/>
          <w:spacing w:val="-1"/>
        </w:rPr>
        <w:t>exceeding</w:t>
      </w:r>
      <w:r w:rsidRPr="00AC3A54">
        <w:rPr>
          <w:rFonts w:ascii="Times New Roman" w:hAnsi="Times New Roman"/>
          <w:spacing w:val="-3"/>
        </w:rPr>
        <w:t xml:space="preserve"> </w:t>
      </w:r>
      <w:r w:rsidRPr="00AC3A54">
        <w:rPr>
          <w:rFonts w:ascii="Times New Roman" w:hAnsi="Times New Roman"/>
          <w:spacing w:val="1"/>
        </w:rPr>
        <w:t>the</w:t>
      </w:r>
      <w:r w:rsidRPr="00AC3A54">
        <w:rPr>
          <w:rFonts w:ascii="Times New Roman" w:hAnsi="Times New Roman"/>
          <w:spacing w:val="45"/>
        </w:rPr>
        <w:t xml:space="preserve"> </w:t>
      </w:r>
      <w:r w:rsidRPr="00AC3A54">
        <w:rPr>
          <w:rFonts w:ascii="Times New Roman" w:hAnsi="Times New Roman"/>
          <w:spacing w:val="-2"/>
        </w:rPr>
        <w:t>amount</w:t>
      </w:r>
      <w:r w:rsidRPr="00AC3A54">
        <w:rPr>
          <w:rFonts w:ascii="Times New Roman" w:hAnsi="Times New Roman"/>
          <w:spacing w:val="3"/>
        </w:rPr>
        <w:t xml:space="preserve"> </w:t>
      </w:r>
      <w:r w:rsidRPr="00AC3A54">
        <w:rPr>
          <w:rFonts w:ascii="Times New Roman" w:hAnsi="Times New Roman"/>
          <w:spacing w:val="-1"/>
        </w:rPr>
        <w:t>confirmed</w:t>
      </w:r>
      <w:r w:rsidRPr="00AC3A54">
        <w:rPr>
          <w:rFonts w:ascii="Times New Roman" w:hAnsi="Times New Roman"/>
          <w:spacing w:val="-3"/>
        </w:rPr>
        <w:t xml:space="preserve"> </w:t>
      </w:r>
      <w:r w:rsidRPr="00AC3A54">
        <w:rPr>
          <w:rFonts w:ascii="Times New Roman" w:hAnsi="Times New Roman"/>
        </w:rPr>
        <w:t>in the</w:t>
      </w:r>
      <w:r w:rsidRPr="00AC3A54">
        <w:rPr>
          <w:rFonts w:ascii="Times New Roman" w:hAnsi="Times New Roman"/>
          <w:spacing w:val="-5"/>
        </w:rPr>
        <w:t xml:space="preserve"> </w:t>
      </w:r>
      <w:r w:rsidRPr="00AC3A54">
        <w:rPr>
          <w:rFonts w:ascii="Times New Roman" w:hAnsi="Times New Roman"/>
          <w:spacing w:val="-1"/>
        </w:rPr>
        <w:t>Purchase</w:t>
      </w:r>
      <w:r w:rsidRPr="00AC3A54">
        <w:rPr>
          <w:rFonts w:ascii="Times New Roman" w:hAnsi="Times New Roman"/>
          <w:spacing w:val="-7"/>
        </w:rPr>
        <w:t xml:space="preserve"> </w:t>
      </w:r>
      <w:r w:rsidRPr="00AC3A54">
        <w:rPr>
          <w:rFonts w:ascii="Times New Roman" w:hAnsi="Times New Roman"/>
        </w:rPr>
        <w:t>Order.</w:t>
      </w:r>
    </w:p>
    <w:p w14:paraId="10C8A3EF" w14:textId="73C6B12E" w:rsidR="00D92367" w:rsidRPr="00AC3A54" w:rsidRDefault="007303BA" w:rsidP="00AC3A54">
      <w:pPr>
        <w:pStyle w:val="ScheduleL3"/>
        <w:rPr>
          <w:rFonts w:ascii="Times New Roman" w:hAnsi="Times New Roman"/>
        </w:rPr>
      </w:pPr>
      <w:r>
        <w:rPr>
          <w:rFonts w:ascii="Times New Roman" w:hAnsi="Times New Roman"/>
          <w:spacing w:val="-2"/>
        </w:rPr>
        <w:t>The Supplier</w:t>
      </w:r>
      <w:r w:rsidR="00B564E2" w:rsidRPr="00AC3A54">
        <w:rPr>
          <w:rFonts w:ascii="Times New Roman" w:hAnsi="Times New Roman"/>
        </w:rPr>
        <w:t xml:space="preserve"> </w:t>
      </w:r>
      <w:r w:rsidR="00B564E2" w:rsidRPr="00AC3A54">
        <w:rPr>
          <w:rFonts w:ascii="Times New Roman" w:hAnsi="Times New Roman"/>
          <w:spacing w:val="-1"/>
        </w:rPr>
        <w:t>assigns</w:t>
      </w:r>
      <w:r w:rsidR="00B564E2" w:rsidRPr="00AC3A54">
        <w:rPr>
          <w:rFonts w:ascii="Times New Roman" w:hAnsi="Times New Roman"/>
        </w:rPr>
        <w:t xml:space="preserve"> to </w:t>
      </w:r>
      <w:r>
        <w:rPr>
          <w:rFonts w:ascii="Times New Roman" w:hAnsi="Times New Roman"/>
        </w:rPr>
        <w:t>the Company</w:t>
      </w:r>
      <w:r w:rsidR="00B564E2" w:rsidRPr="00AC3A54">
        <w:rPr>
          <w:rFonts w:ascii="Times New Roman" w:hAnsi="Times New Roman"/>
          <w:spacing w:val="-7"/>
        </w:rPr>
        <w:t xml:space="preserve"> </w:t>
      </w:r>
      <w:r w:rsidR="00B564E2" w:rsidRPr="00AC3A54">
        <w:rPr>
          <w:rFonts w:ascii="Times New Roman" w:hAnsi="Times New Roman"/>
        </w:rPr>
        <w:t>all</w:t>
      </w:r>
      <w:r w:rsidR="00B564E2" w:rsidRPr="00AC3A54">
        <w:rPr>
          <w:rFonts w:ascii="Times New Roman" w:hAnsi="Times New Roman"/>
          <w:spacing w:val="-3"/>
        </w:rPr>
        <w:t xml:space="preserve"> </w:t>
      </w:r>
      <w:r w:rsidR="00B564E2" w:rsidRPr="00AC3A54">
        <w:rPr>
          <w:rFonts w:ascii="Times New Roman" w:hAnsi="Times New Roman"/>
        </w:rPr>
        <w:t>of</w:t>
      </w:r>
      <w:r w:rsidR="00B564E2" w:rsidRPr="00AC3A54">
        <w:rPr>
          <w:rFonts w:ascii="Times New Roman" w:hAnsi="Times New Roman"/>
          <w:spacing w:val="3"/>
        </w:rPr>
        <w:t xml:space="preserve"> </w:t>
      </w:r>
      <w:r>
        <w:rPr>
          <w:rFonts w:ascii="Times New Roman" w:hAnsi="Times New Roman"/>
          <w:spacing w:val="3"/>
        </w:rPr>
        <w:t>the Supplier</w:t>
      </w:r>
      <w:r w:rsidR="00B85926">
        <w:rPr>
          <w:rFonts w:ascii="Times New Roman" w:hAnsi="Times New Roman"/>
          <w:spacing w:val="-1"/>
        </w:rPr>
        <w:t>’</w:t>
      </w:r>
      <w:r w:rsidR="00B564E2" w:rsidRPr="00AC3A54">
        <w:rPr>
          <w:rFonts w:ascii="Times New Roman" w:hAnsi="Times New Roman"/>
          <w:spacing w:val="-1"/>
        </w:rPr>
        <w:t>s</w:t>
      </w:r>
      <w:r w:rsidR="00B564E2" w:rsidRPr="00AC3A54">
        <w:rPr>
          <w:rFonts w:ascii="Times New Roman" w:hAnsi="Times New Roman"/>
        </w:rPr>
        <w:t xml:space="preserve"> </w:t>
      </w:r>
      <w:r w:rsidR="00B564E2" w:rsidRPr="00AC3A54">
        <w:rPr>
          <w:rFonts w:ascii="Times New Roman" w:hAnsi="Times New Roman"/>
          <w:spacing w:val="-1"/>
        </w:rPr>
        <w:t>related</w:t>
      </w:r>
      <w:r w:rsidR="00B564E2" w:rsidRPr="00AC3A54">
        <w:rPr>
          <w:rFonts w:ascii="Times New Roman" w:hAnsi="Times New Roman"/>
          <w:spacing w:val="-3"/>
        </w:rPr>
        <w:t xml:space="preserve"> </w:t>
      </w:r>
      <w:r w:rsidR="00B564E2" w:rsidRPr="00AC3A54">
        <w:rPr>
          <w:rFonts w:ascii="Times New Roman" w:hAnsi="Times New Roman"/>
          <w:spacing w:val="-2"/>
        </w:rPr>
        <w:t>customs</w:t>
      </w:r>
      <w:r w:rsidR="00B564E2" w:rsidRPr="00AC3A54">
        <w:rPr>
          <w:rFonts w:ascii="Times New Roman" w:hAnsi="Times New Roman"/>
        </w:rPr>
        <w:t xml:space="preserve"> duty and</w:t>
      </w:r>
      <w:r w:rsidR="00B564E2" w:rsidRPr="00AC3A54">
        <w:rPr>
          <w:rFonts w:ascii="Times New Roman" w:hAnsi="Times New Roman"/>
          <w:spacing w:val="-4"/>
        </w:rPr>
        <w:t xml:space="preserve"> </w:t>
      </w:r>
      <w:r w:rsidR="00B564E2" w:rsidRPr="00AC3A54">
        <w:rPr>
          <w:rFonts w:ascii="Times New Roman" w:hAnsi="Times New Roman"/>
          <w:spacing w:val="-1"/>
        </w:rPr>
        <w:t>drawback</w:t>
      </w:r>
      <w:r w:rsidR="00B564E2" w:rsidRPr="00AC3A54">
        <w:rPr>
          <w:rFonts w:ascii="Times New Roman" w:hAnsi="Times New Roman"/>
        </w:rPr>
        <w:t xml:space="preserve"> </w:t>
      </w:r>
      <w:r w:rsidR="00B564E2" w:rsidRPr="00AC3A54">
        <w:rPr>
          <w:rFonts w:ascii="Times New Roman" w:hAnsi="Times New Roman"/>
          <w:spacing w:val="-2"/>
        </w:rPr>
        <w:t>rights,</w:t>
      </w:r>
      <w:r w:rsidR="00B564E2" w:rsidRPr="00AC3A54">
        <w:rPr>
          <w:rFonts w:ascii="Times New Roman" w:hAnsi="Times New Roman"/>
          <w:spacing w:val="3"/>
        </w:rPr>
        <w:t xml:space="preserve"> </w:t>
      </w:r>
      <w:r w:rsidR="00B564E2" w:rsidRPr="00AC3A54">
        <w:rPr>
          <w:rFonts w:ascii="Times New Roman" w:hAnsi="Times New Roman"/>
        </w:rPr>
        <w:t>if</w:t>
      </w:r>
      <w:r w:rsidR="00B564E2" w:rsidRPr="00AC3A54">
        <w:rPr>
          <w:rFonts w:ascii="Times New Roman" w:hAnsi="Times New Roman"/>
          <w:spacing w:val="-5"/>
        </w:rPr>
        <w:t xml:space="preserve"> </w:t>
      </w:r>
      <w:r w:rsidR="00B564E2" w:rsidRPr="00AC3A54">
        <w:rPr>
          <w:rFonts w:ascii="Times New Roman" w:hAnsi="Times New Roman"/>
        </w:rPr>
        <w:t>any</w:t>
      </w:r>
      <w:r w:rsidR="00B564E2" w:rsidRPr="00AC3A54">
        <w:rPr>
          <w:rFonts w:ascii="Times New Roman" w:hAnsi="Times New Roman"/>
          <w:spacing w:val="39"/>
        </w:rPr>
        <w:t xml:space="preserve"> </w:t>
      </w:r>
      <w:r w:rsidR="00B564E2" w:rsidRPr="00AC3A54">
        <w:rPr>
          <w:rFonts w:ascii="Times New Roman" w:hAnsi="Times New Roman"/>
          <w:spacing w:val="-2"/>
        </w:rPr>
        <w:t>(including</w:t>
      </w:r>
      <w:r w:rsidR="00B564E2" w:rsidRPr="00AC3A54">
        <w:rPr>
          <w:rFonts w:ascii="Times New Roman" w:hAnsi="Times New Roman"/>
          <w:spacing w:val="-3"/>
        </w:rPr>
        <w:t xml:space="preserve"> </w:t>
      </w:r>
      <w:r w:rsidR="00B564E2" w:rsidRPr="00AC3A54">
        <w:rPr>
          <w:rFonts w:ascii="Times New Roman" w:hAnsi="Times New Roman"/>
          <w:spacing w:val="-1"/>
        </w:rPr>
        <w:t>rights</w:t>
      </w:r>
      <w:r w:rsidR="00B564E2" w:rsidRPr="00AC3A54">
        <w:rPr>
          <w:rFonts w:ascii="Times New Roman" w:hAnsi="Times New Roman"/>
          <w:spacing w:val="3"/>
        </w:rPr>
        <w:t xml:space="preserve"> </w:t>
      </w:r>
      <w:r w:rsidR="00B564E2" w:rsidRPr="00AC3A54">
        <w:rPr>
          <w:rFonts w:ascii="Times New Roman" w:hAnsi="Times New Roman"/>
          <w:spacing w:val="-1"/>
        </w:rPr>
        <w:t>developed</w:t>
      </w:r>
      <w:r w:rsidR="00B564E2" w:rsidRPr="00AC3A54">
        <w:rPr>
          <w:rFonts w:ascii="Times New Roman" w:hAnsi="Times New Roman"/>
        </w:rPr>
        <w:t xml:space="preserve"> by </w:t>
      </w:r>
      <w:r w:rsidR="00B564E2" w:rsidRPr="00AC3A54">
        <w:rPr>
          <w:rFonts w:ascii="Times New Roman" w:hAnsi="Times New Roman"/>
          <w:spacing w:val="-1"/>
        </w:rPr>
        <w:t>substitution</w:t>
      </w:r>
      <w:r w:rsidR="00B564E2" w:rsidRPr="00AC3A54">
        <w:rPr>
          <w:rFonts w:ascii="Times New Roman" w:hAnsi="Times New Roman"/>
          <w:spacing w:val="-4"/>
        </w:rPr>
        <w:t xml:space="preserve"> </w:t>
      </w:r>
      <w:r w:rsidR="00B564E2" w:rsidRPr="00AC3A54">
        <w:rPr>
          <w:rFonts w:ascii="Times New Roman" w:hAnsi="Times New Roman"/>
        </w:rPr>
        <w:t>and</w:t>
      </w:r>
      <w:r w:rsidR="00B564E2" w:rsidRPr="00AC3A54">
        <w:rPr>
          <w:rFonts w:ascii="Times New Roman" w:hAnsi="Times New Roman"/>
          <w:spacing w:val="-3"/>
        </w:rPr>
        <w:t xml:space="preserve"> </w:t>
      </w:r>
      <w:r w:rsidR="00B564E2" w:rsidRPr="00AC3A54">
        <w:rPr>
          <w:rFonts w:ascii="Times New Roman" w:hAnsi="Times New Roman"/>
          <w:spacing w:val="-1"/>
        </w:rPr>
        <w:t>those</w:t>
      </w:r>
      <w:r w:rsidR="00B564E2" w:rsidRPr="00AC3A54">
        <w:rPr>
          <w:rFonts w:ascii="Times New Roman" w:hAnsi="Times New Roman"/>
        </w:rPr>
        <w:t xml:space="preserve"> </w:t>
      </w:r>
      <w:r w:rsidR="00B564E2" w:rsidRPr="00AC3A54">
        <w:rPr>
          <w:rFonts w:ascii="Times New Roman" w:hAnsi="Times New Roman"/>
          <w:spacing w:val="-3"/>
        </w:rPr>
        <w:t>which</w:t>
      </w:r>
      <w:r w:rsidR="00B564E2" w:rsidRPr="00AC3A54">
        <w:rPr>
          <w:rFonts w:ascii="Times New Roman" w:hAnsi="Times New Roman"/>
        </w:rPr>
        <w:t xml:space="preserve"> may be</w:t>
      </w:r>
      <w:r w:rsidR="00B564E2" w:rsidRPr="00AC3A54">
        <w:rPr>
          <w:rFonts w:ascii="Times New Roman" w:hAnsi="Times New Roman"/>
          <w:spacing w:val="-4"/>
        </w:rPr>
        <w:t xml:space="preserve"> </w:t>
      </w:r>
      <w:r w:rsidR="00B564E2" w:rsidRPr="00AC3A54">
        <w:rPr>
          <w:rFonts w:ascii="Times New Roman" w:hAnsi="Times New Roman"/>
          <w:spacing w:val="-1"/>
        </w:rPr>
        <w:t>acquired</w:t>
      </w:r>
      <w:r w:rsidR="00B564E2" w:rsidRPr="00AC3A54">
        <w:rPr>
          <w:rFonts w:ascii="Times New Roman" w:hAnsi="Times New Roman"/>
        </w:rPr>
        <w:t xml:space="preserve"> from</w:t>
      </w:r>
      <w:r w:rsidR="00B564E2" w:rsidRPr="00AC3A54">
        <w:rPr>
          <w:rFonts w:ascii="Times New Roman" w:hAnsi="Times New Roman"/>
          <w:spacing w:val="-5"/>
        </w:rPr>
        <w:t xml:space="preserve"> </w:t>
      </w:r>
      <w:r w:rsidR="002320D2">
        <w:rPr>
          <w:rFonts w:ascii="Times New Roman" w:hAnsi="Times New Roman"/>
          <w:spacing w:val="-5"/>
        </w:rPr>
        <w:t xml:space="preserve">the </w:t>
      </w:r>
      <w:r w:rsidR="002320D2">
        <w:rPr>
          <w:rFonts w:ascii="Times New Roman" w:hAnsi="Times New Roman"/>
          <w:spacing w:val="-1"/>
        </w:rPr>
        <w:t>Supplier</w:t>
      </w:r>
      <w:r w:rsidR="00B85926">
        <w:rPr>
          <w:rFonts w:ascii="Times New Roman" w:hAnsi="Times New Roman"/>
          <w:spacing w:val="-1"/>
        </w:rPr>
        <w:t>’</w:t>
      </w:r>
      <w:r w:rsidR="00B564E2" w:rsidRPr="00AC3A54">
        <w:rPr>
          <w:rFonts w:ascii="Times New Roman" w:hAnsi="Times New Roman"/>
          <w:spacing w:val="-1"/>
        </w:rPr>
        <w:t>s</w:t>
      </w:r>
      <w:r w:rsidR="00B564E2" w:rsidRPr="00AC3A54">
        <w:rPr>
          <w:rFonts w:ascii="Times New Roman" w:hAnsi="Times New Roman"/>
          <w:spacing w:val="53"/>
        </w:rPr>
        <w:t xml:space="preserve"> </w:t>
      </w:r>
      <w:r w:rsidR="00B564E2" w:rsidRPr="00AC3A54">
        <w:rPr>
          <w:rFonts w:ascii="Times New Roman" w:hAnsi="Times New Roman"/>
          <w:spacing w:val="-2"/>
        </w:rPr>
        <w:t>suppliers).</w:t>
      </w:r>
      <w:r w:rsidR="00B564E2" w:rsidRPr="00AC3A54">
        <w:rPr>
          <w:rFonts w:ascii="Times New Roman" w:hAnsi="Times New Roman"/>
          <w:spacing w:val="3"/>
        </w:rPr>
        <w:t xml:space="preserve"> </w:t>
      </w:r>
      <w:r w:rsidR="002320D2">
        <w:rPr>
          <w:rFonts w:ascii="Times New Roman" w:hAnsi="Times New Roman"/>
          <w:spacing w:val="3"/>
        </w:rPr>
        <w:t xml:space="preserve">The Supplier </w:t>
      </w:r>
      <w:r w:rsidR="00B564E2" w:rsidRPr="00AC3A54">
        <w:rPr>
          <w:rFonts w:ascii="Times New Roman" w:hAnsi="Times New Roman"/>
          <w:spacing w:val="-1"/>
        </w:rPr>
        <w:t>agrees</w:t>
      </w:r>
      <w:r w:rsidR="00B564E2" w:rsidRPr="00AC3A54">
        <w:rPr>
          <w:rFonts w:ascii="Times New Roman" w:hAnsi="Times New Roman"/>
        </w:rPr>
        <w:t xml:space="preserve"> to inform</w:t>
      </w:r>
      <w:r w:rsidR="00B564E2" w:rsidRPr="00AC3A54">
        <w:rPr>
          <w:rFonts w:ascii="Times New Roman" w:hAnsi="Times New Roman"/>
          <w:spacing w:val="-7"/>
        </w:rPr>
        <w:t xml:space="preserve"> </w:t>
      </w:r>
      <w:r w:rsidR="002320D2">
        <w:rPr>
          <w:rFonts w:ascii="Times New Roman" w:hAnsi="Times New Roman"/>
          <w:spacing w:val="-7"/>
        </w:rPr>
        <w:t>the Company</w:t>
      </w:r>
      <w:r w:rsidR="00B564E2" w:rsidRPr="00AC3A54">
        <w:rPr>
          <w:rFonts w:ascii="Times New Roman" w:hAnsi="Times New Roman"/>
        </w:rPr>
        <w:t xml:space="preserve"> </w:t>
      </w:r>
      <w:r w:rsidR="00B564E2" w:rsidRPr="00AC3A54">
        <w:rPr>
          <w:rFonts w:ascii="Times New Roman" w:hAnsi="Times New Roman"/>
          <w:spacing w:val="-4"/>
        </w:rPr>
        <w:t>of</w:t>
      </w:r>
      <w:r w:rsidR="00B564E2" w:rsidRPr="00AC3A54">
        <w:rPr>
          <w:rFonts w:ascii="Times New Roman" w:hAnsi="Times New Roman"/>
          <w:spacing w:val="3"/>
        </w:rPr>
        <w:t xml:space="preserve"> </w:t>
      </w:r>
      <w:r w:rsidR="00B564E2" w:rsidRPr="00AC3A54">
        <w:rPr>
          <w:rFonts w:ascii="Times New Roman" w:hAnsi="Times New Roman"/>
        </w:rPr>
        <w:t>the</w:t>
      </w:r>
      <w:r w:rsidR="00B564E2" w:rsidRPr="00AC3A54">
        <w:rPr>
          <w:rFonts w:ascii="Times New Roman" w:hAnsi="Times New Roman"/>
          <w:spacing w:val="-6"/>
        </w:rPr>
        <w:t xml:space="preserve"> </w:t>
      </w:r>
      <w:r w:rsidR="00B564E2" w:rsidRPr="00AC3A54">
        <w:rPr>
          <w:rFonts w:ascii="Times New Roman" w:hAnsi="Times New Roman"/>
          <w:spacing w:val="-1"/>
        </w:rPr>
        <w:t>existence</w:t>
      </w:r>
      <w:r w:rsidR="00B564E2" w:rsidRPr="00AC3A54">
        <w:rPr>
          <w:rFonts w:ascii="Times New Roman" w:hAnsi="Times New Roman"/>
          <w:spacing w:val="-3"/>
        </w:rPr>
        <w:t xml:space="preserve"> </w:t>
      </w:r>
      <w:r w:rsidR="00B564E2" w:rsidRPr="00AC3A54">
        <w:rPr>
          <w:rFonts w:ascii="Times New Roman" w:hAnsi="Times New Roman"/>
        </w:rPr>
        <w:t>of</w:t>
      </w:r>
      <w:r w:rsidR="00B564E2" w:rsidRPr="00AC3A54">
        <w:rPr>
          <w:rFonts w:ascii="Times New Roman" w:hAnsi="Times New Roman"/>
          <w:spacing w:val="3"/>
        </w:rPr>
        <w:t xml:space="preserve"> </w:t>
      </w:r>
      <w:r w:rsidR="00B564E2" w:rsidRPr="00AC3A54">
        <w:rPr>
          <w:rFonts w:ascii="Times New Roman" w:hAnsi="Times New Roman"/>
          <w:spacing w:val="-2"/>
        </w:rPr>
        <w:t>any</w:t>
      </w:r>
      <w:r w:rsidR="00B564E2" w:rsidRPr="00AC3A54">
        <w:rPr>
          <w:rFonts w:ascii="Times New Roman" w:hAnsi="Times New Roman"/>
        </w:rPr>
        <w:t xml:space="preserve"> such</w:t>
      </w:r>
      <w:r w:rsidR="00B564E2" w:rsidRPr="00AC3A54">
        <w:rPr>
          <w:rFonts w:ascii="Times New Roman" w:hAnsi="Times New Roman"/>
          <w:spacing w:val="-7"/>
        </w:rPr>
        <w:t xml:space="preserve"> </w:t>
      </w:r>
      <w:r w:rsidR="00B564E2" w:rsidRPr="00AC3A54">
        <w:rPr>
          <w:rFonts w:ascii="Times New Roman" w:hAnsi="Times New Roman"/>
          <w:spacing w:val="-1"/>
        </w:rPr>
        <w:t>rights</w:t>
      </w:r>
      <w:r w:rsidR="00B564E2" w:rsidRPr="00AC3A54">
        <w:rPr>
          <w:rFonts w:ascii="Times New Roman" w:hAnsi="Times New Roman"/>
          <w:spacing w:val="3"/>
        </w:rPr>
        <w:t xml:space="preserve"> </w:t>
      </w:r>
      <w:r w:rsidR="00B564E2" w:rsidRPr="00AC3A54">
        <w:rPr>
          <w:rFonts w:ascii="Times New Roman" w:hAnsi="Times New Roman"/>
          <w:spacing w:val="-2"/>
        </w:rPr>
        <w:t>and</w:t>
      </w:r>
      <w:r w:rsidR="00B564E2" w:rsidRPr="00AC3A54">
        <w:rPr>
          <w:rFonts w:ascii="Times New Roman" w:hAnsi="Times New Roman"/>
        </w:rPr>
        <w:t xml:space="preserve"> </w:t>
      </w:r>
      <w:r w:rsidR="00B564E2" w:rsidRPr="00AC3A54">
        <w:rPr>
          <w:rFonts w:ascii="Times New Roman" w:hAnsi="Times New Roman"/>
          <w:spacing w:val="-1"/>
        </w:rPr>
        <w:t>upon</w:t>
      </w:r>
      <w:r w:rsidR="00B564E2" w:rsidRPr="00AC3A54">
        <w:rPr>
          <w:rFonts w:ascii="Times New Roman" w:hAnsi="Times New Roman"/>
          <w:spacing w:val="51"/>
        </w:rPr>
        <w:t xml:space="preserve"> </w:t>
      </w:r>
      <w:r w:rsidR="00B564E2" w:rsidRPr="00AC3A54">
        <w:rPr>
          <w:rFonts w:ascii="Times New Roman" w:hAnsi="Times New Roman"/>
          <w:spacing w:val="-2"/>
        </w:rPr>
        <w:t>request</w:t>
      </w:r>
      <w:r w:rsidR="00B564E2" w:rsidRPr="00AC3A54">
        <w:rPr>
          <w:rFonts w:ascii="Times New Roman" w:hAnsi="Times New Roman"/>
          <w:spacing w:val="3"/>
        </w:rPr>
        <w:t xml:space="preserve"> </w:t>
      </w:r>
      <w:r w:rsidR="00B564E2" w:rsidRPr="00AC3A54">
        <w:rPr>
          <w:rFonts w:ascii="Times New Roman" w:hAnsi="Times New Roman"/>
        </w:rPr>
        <w:t xml:space="preserve">to </w:t>
      </w:r>
      <w:r w:rsidR="00B564E2" w:rsidRPr="00AC3A54">
        <w:rPr>
          <w:rFonts w:ascii="Times New Roman" w:hAnsi="Times New Roman"/>
          <w:spacing w:val="-1"/>
        </w:rPr>
        <w:t>supply</w:t>
      </w:r>
      <w:r w:rsidR="00B564E2" w:rsidRPr="00AC3A54">
        <w:rPr>
          <w:rFonts w:ascii="Times New Roman" w:hAnsi="Times New Roman"/>
        </w:rPr>
        <w:t xml:space="preserve"> such</w:t>
      </w:r>
      <w:r w:rsidR="00B564E2" w:rsidRPr="00AC3A54">
        <w:rPr>
          <w:rFonts w:ascii="Times New Roman" w:hAnsi="Times New Roman"/>
          <w:spacing w:val="-8"/>
        </w:rPr>
        <w:t xml:space="preserve"> </w:t>
      </w:r>
      <w:r w:rsidR="00B564E2" w:rsidRPr="00AC3A54">
        <w:rPr>
          <w:rFonts w:ascii="Times New Roman" w:hAnsi="Times New Roman"/>
          <w:spacing w:val="-1"/>
        </w:rPr>
        <w:t>documents</w:t>
      </w:r>
      <w:r w:rsidR="00B564E2" w:rsidRPr="00AC3A54">
        <w:rPr>
          <w:rFonts w:ascii="Times New Roman" w:hAnsi="Times New Roman"/>
          <w:spacing w:val="3"/>
        </w:rPr>
        <w:t xml:space="preserve"> </w:t>
      </w:r>
      <w:r w:rsidR="00B564E2" w:rsidRPr="00AC3A54">
        <w:rPr>
          <w:rFonts w:ascii="Times New Roman" w:hAnsi="Times New Roman"/>
        </w:rPr>
        <w:t>as</w:t>
      </w:r>
      <w:r w:rsidR="00B564E2" w:rsidRPr="00AC3A54">
        <w:rPr>
          <w:rFonts w:ascii="Times New Roman" w:hAnsi="Times New Roman"/>
          <w:spacing w:val="-7"/>
        </w:rPr>
        <w:t xml:space="preserve"> </w:t>
      </w:r>
      <w:r w:rsidR="00B564E2" w:rsidRPr="00AC3A54">
        <w:rPr>
          <w:rFonts w:ascii="Times New Roman" w:hAnsi="Times New Roman"/>
          <w:spacing w:val="-1"/>
        </w:rPr>
        <w:t>required</w:t>
      </w:r>
      <w:r w:rsidR="00B564E2" w:rsidRPr="00AC3A54">
        <w:rPr>
          <w:rFonts w:ascii="Times New Roman" w:hAnsi="Times New Roman"/>
        </w:rPr>
        <w:t xml:space="preserve"> to </w:t>
      </w:r>
      <w:r w:rsidR="00B564E2" w:rsidRPr="00AC3A54">
        <w:rPr>
          <w:rFonts w:ascii="Times New Roman" w:hAnsi="Times New Roman"/>
          <w:spacing w:val="-2"/>
        </w:rPr>
        <w:t>obtain</w:t>
      </w:r>
      <w:r w:rsidR="00B564E2" w:rsidRPr="00AC3A54">
        <w:rPr>
          <w:rFonts w:ascii="Times New Roman" w:hAnsi="Times New Roman"/>
        </w:rPr>
        <w:t xml:space="preserve"> </w:t>
      </w:r>
      <w:r w:rsidR="00B564E2" w:rsidRPr="00AC3A54">
        <w:rPr>
          <w:rFonts w:ascii="Times New Roman" w:hAnsi="Times New Roman"/>
          <w:spacing w:val="-1"/>
        </w:rPr>
        <w:t>drawbacks,</w:t>
      </w:r>
      <w:r w:rsidR="00B564E2" w:rsidRPr="00AC3A54">
        <w:rPr>
          <w:rFonts w:ascii="Times New Roman" w:hAnsi="Times New Roman"/>
        </w:rPr>
        <w:t xml:space="preserve"> and</w:t>
      </w:r>
      <w:r w:rsidR="00B564E2" w:rsidRPr="00AC3A54">
        <w:rPr>
          <w:rFonts w:ascii="Times New Roman" w:hAnsi="Times New Roman"/>
          <w:spacing w:val="-4"/>
        </w:rPr>
        <w:t xml:space="preserve"> </w:t>
      </w:r>
      <w:r w:rsidR="00B564E2" w:rsidRPr="00AC3A54">
        <w:rPr>
          <w:rFonts w:ascii="Times New Roman" w:hAnsi="Times New Roman"/>
          <w:spacing w:val="1"/>
        </w:rPr>
        <w:t>to</w:t>
      </w:r>
      <w:r w:rsidR="00B564E2" w:rsidRPr="00AC3A54">
        <w:rPr>
          <w:rFonts w:ascii="Times New Roman" w:hAnsi="Times New Roman"/>
          <w:spacing w:val="-6"/>
        </w:rPr>
        <w:t xml:space="preserve"> </w:t>
      </w:r>
      <w:r w:rsidR="00B564E2" w:rsidRPr="00AC3A54">
        <w:rPr>
          <w:rFonts w:ascii="Times New Roman" w:hAnsi="Times New Roman"/>
          <w:spacing w:val="-1"/>
        </w:rPr>
        <w:t>co-operate</w:t>
      </w:r>
      <w:r w:rsidR="00B564E2" w:rsidRPr="00AC3A54">
        <w:rPr>
          <w:rFonts w:ascii="Times New Roman" w:hAnsi="Times New Roman"/>
        </w:rPr>
        <w:t xml:space="preserve"> w</w:t>
      </w:r>
      <w:r w:rsidR="002320D2">
        <w:rPr>
          <w:rFonts w:ascii="Times New Roman" w:hAnsi="Times New Roman"/>
        </w:rPr>
        <w:t>ith the Company</w:t>
      </w:r>
      <w:r w:rsidR="00B85926">
        <w:rPr>
          <w:rFonts w:ascii="Times New Roman" w:hAnsi="Times New Roman"/>
          <w:spacing w:val="-2"/>
        </w:rPr>
        <w:t>’</w:t>
      </w:r>
      <w:r w:rsidR="00B564E2" w:rsidRPr="00AC3A54">
        <w:rPr>
          <w:rFonts w:ascii="Times New Roman" w:hAnsi="Times New Roman"/>
          <w:spacing w:val="-2"/>
        </w:rPr>
        <w:t>s</w:t>
      </w:r>
      <w:r w:rsidR="00B564E2" w:rsidRPr="00AC3A54">
        <w:rPr>
          <w:rFonts w:ascii="Times New Roman" w:hAnsi="Times New Roman"/>
          <w:spacing w:val="3"/>
        </w:rPr>
        <w:t xml:space="preserve"> </w:t>
      </w:r>
      <w:r w:rsidR="00B564E2" w:rsidRPr="00AC3A54">
        <w:rPr>
          <w:rFonts w:ascii="Times New Roman" w:hAnsi="Times New Roman"/>
          <w:spacing w:val="-2"/>
        </w:rPr>
        <w:t>personnel</w:t>
      </w:r>
      <w:r w:rsidR="00B564E2" w:rsidRPr="00AC3A54">
        <w:rPr>
          <w:rFonts w:ascii="Times New Roman" w:hAnsi="Times New Roman"/>
        </w:rPr>
        <w:t xml:space="preserve"> </w:t>
      </w:r>
      <w:r w:rsidR="00B564E2" w:rsidRPr="00AC3A54">
        <w:rPr>
          <w:rFonts w:ascii="Times New Roman" w:hAnsi="Times New Roman"/>
          <w:spacing w:val="-1"/>
        </w:rPr>
        <w:t>in</w:t>
      </w:r>
      <w:r w:rsidR="00B564E2" w:rsidRPr="00AC3A54">
        <w:rPr>
          <w:rFonts w:ascii="Times New Roman" w:hAnsi="Times New Roman"/>
        </w:rPr>
        <w:t xml:space="preserve"> </w:t>
      </w:r>
      <w:r w:rsidR="00B564E2" w:rsidRPr="00AC3A54">
        <w:rPr>
          <w:rFonts w:ascii="Times New Roman" w:hAnsi="Times New Roman"/>
          <w:spacing w:val="-2"/>
        </w:rPr>
        <w:t>acquiring</w:t>
      </w:r>
      <w:r w:rsidR="00B564E2" w:rsidRPr="00AC3A54">
        <w:rPr>
          <w:rFonts w:ascii="Times New Roman" w:hAnsi="Times New Roman"/>
        </w:rPr>
        <w:t xml:space="preserve"> </w:t>
      </w:r>
      <w:r w:rsidR="00B564E2" w:rsidRPr="00AC3A54">
        <w:rPr>
          <w:rFonts w:ascii="Times New Roman" w:hAnsi="Times New Roman"/>
          <w:spacing w:val="-2"/>
        </w:rPr>
        <w:t>and</w:t>
      </w:r>
      <w:r w:rsidR="00B564E2" w:rsidRPr="00AC3A54">
        <w:rPr>
          <w:rFonts w:ascii="Times New Roman" w:hAnsi="Times New Roman"/>
        </w:rPr>
        <w:t xml:space="preserve"> </w:t>
      </w:r>
      <w:r w:rsidR="00B564E2" w:rsidRPr="00AC3A54">
        <w:rPr>
          <w:rFonts w:ascii="Times New Roman" w:hAnsi="Times New Roman"/>
          <w:spacing w:val="-1"/>
        </w:rPr>
        <w:t>maintaining</w:t>
      </w:r>
      <w:r w:rsidR="00B564E2" w:rsidRPr="00AC3A54">
        <w:rPr>
          <w:rFonts w:ascii="Times New Roman" w:hAnsi="Times New Roman"/>
        </w:rPr>
        <w:t xml:space="preserve"> </w:t>
      </w:r>
      <w:r w:rsidR="00B564E2" w:rsidRPr="00AC3A54">
        <w:rPr>
          <w:rFonts w:ascii="Times New Roman" w:hAnsi="Times New Roman"/>
          <w:spacing w:val="-1"/>
        </w:rPr>
        <w:t>its</w:t>
      </w:r>
      <w:r w:rsidR="00B564E2" w:rsidRPr="00AC3A54">
        <w:rPr>
          <w:rFonts w:ascii="Times New Roman" w:hAnsi="Times New Roman"/>
          <w:spacing w:val="2"/>
        </w:rPr>
        <w:t xml:space="preserve"> </w:t>
      </w:r>
      <w:r w:rsidR="00B564E2" w:rsidRPr="00AC3A54">
        <w:rPr>
          <w:rFonts w:ascii="Times New Roman" w:hAnsi="Times New Roman"/>
          <w:spacing w:val="-2"/>
        </w:rPr>
        <w:t>drawback</w:t>
      </w:r>
      <w:r w:rsidR="00B564E2" w:rsidRPr="00AC3A54">
        <w:rPr>
          <w:rFonts w:ascii="Times New Roman" w:hAnsi="Times New Roman"/>
          <w:spacing w:val="1"/>
        </w:rPr>
        <w:t xml:space="preserve"> </w:t>
      </w:r>
      <w:r w:rsidR="00B564E2" w:rsidRPr="00AC3A54">
        <w:rPr>
          <w:rFonts w:ascii="Times New Roman" w:hAnsi="Times New Roman"/>
          <w:spacing w:val="-1"/>
        </w:rPr>
        <w:t>rights,</w:t>
      </w:r>
      <w:r w:rsidR="00B564E2" w:rsidRPr="00AC3A54">
        <w:rPr>
          <w:rFonts w:ascii="Times New Roman" w:hAnsi="Times New Roman"/>
          <w:spacing w:val="5"/>
        </w:rPr>
        <w:t xml:space="preserve"> </w:t>
      </w:r>
      <w:r w:rsidR="00B564E2" w:rsidRPr="00AC3A54">
        <w:rPr>
          <w:rFonts w:ascii="Times New Roman" w:hAnsi="Times New Roman"/>
          <w:spacing w:val="-2"/>
        </w:rPr>
        <w:t>including</w:t>
      </w:r>
      <w:r w:rsidR="00B564E2" w:rsidRPr="00AC3A54">
        <w:rPr>
          <w:rFonts w:ascii="Times New Roman" w:hAnsi="Times New Roman"/>
          <w:spacing w:val="2"/>
        </w:rPr>
        <w:t xml:space="preserve"> </w:t>
      </w:r>
      <w:r w:rsidR="00B564E2" w:rsidRPr="00AC3A54">
        <w:rPr>
          <w:rFonts w:ascii="Times New Roman" w:hAnsi="Times New Roman"/>
          <w:spacing w:val="-2"/>
        </w:rPr>
        <w:t>obtaining</w:t>
      </w:r>
      <w:r w:rsidR="00B564E2" w:rsidRPr="00AC3A54">
        <w:rPr>
          <w:rFonts w:ascii="Times New Roman" w:hAnsi="Times New Roman"/>
          <w:spacing w:val="59"/>
        </w:rPr>
        <w:t xml:space="preserve"> </w:t>
      </w:r>
      <w:r w:rsidR="00B564E2" w:rsidRPr="00AC3A54">
        <w:rPr>
          <w:rFonts w:ascii="Times New Roman" w:hAnsi="Times New Roman"/>
          <w:spacing w:val="-1"/>
        </w:rPr>
        <w:t>documents</w:t>
      </w:r>
      <w:r w:rsidR="00B564E2" w:rsidRPr="00AC3A54">
        <w:rPr>
          <w:rFonts w:ascii="Times New Roman" w:hAnsi="Times New Roman"/>
        </w:rPr>
        <w:t xml:space="preserve"> from</w:t>
      </w:r>
      <w:r w:rsidR="00B564E2" w:rsidRPr="00AC3A54">
        <w:rPr>
          <w:rFonts w:ascii="Times New Roman" w:hAnsi="Times New Roman"/>
          <w:spacing w:val="-6"/>
        </w:rPr>
        <w:t xml:space="preserve"> </w:t>
      </w:r>
      <w:r w:rsidR="002320D2">
        <w:rPr>
          <w:rFonts w:ascii="Times New Roman" w:hAnsi="Times New Roman"/>
          <w:spacing w:val="-6"/>
        </w:rPr>
        <w:t>the Supplier</w:t>
      </w:r>
      <w:r w:rsidR="00B85926">
        <w:rPr>
          <w:rFonts w:ascii="Times New Roman" w:hAnsi="Times New Roman"/>
          <w:spacing w:val="-1"/>
        </w:rPr>
        <w:t>’</w:t>
      </w:r>
      <w:r w:rsidR="00B564E2" w:rsidRPr="00AC3A54">
        <w:rPr>
          <w:rFonts w:ascii="Times New Roman" w:hAnsi="Times New Roman"/>
          <w:spacing w:val="-1"/>
        </w:rPr>
        <w:t>s</w:t>
      </w:r>
      <w:r w:rsidR="00B564E2" w:rsidRPr="00AC3A54">
        <w:rPr>
          <w:rFonts w:ascii="Times New Roman" w:hAnsi="Times New Roman"/>
        </w:rPr>
        <w:t xml:space="preserve"> </w:t>
      </w:r>
      <w:r w:rsidR="00B564E2" w:rsidRPr="00AC3A54">
        <w:rPr>
          <w:rFonts w:ascii="Times New Roman" w:hAnsi="Times New Roman"/>
          <w:spacing w:val="-1"/>
        </w:rPr>
        <w:t>suppliers</w:t>
      </w:r>
      <w:r w:rsidR="00B564E2" w:rsidRPr="00AC3A54">
        <w:rPr>
          <w:rFonts w:ascii="Times New Roman" w:hAnsi="Times New Roman"/>
        </w:rPr>
        <w:t xml:space="preserve"> </w:t>
      </w:r>
      <w:r w:rsidR="00B564E2" w:rsidRPr="00AC3A54">
        <w:rPr>
          <w:rFonts w:ascii="Times New Roman" w:hAnsi="Times New Roman"/>
          <w:spacing w:val="-2"/>
        </w:rPr>
        <w:t>and</w:t>
      </w:r>
      <w:r w:rsidR="00B564E2" w:rsidRPr="00AC3A54">
        <w:rPr>
          <w:rFonts w:ascii="Times New Roman" w:hAnsi="Times New Roman"/>
        </w:rPr>
        <w:t xml:space="preserve"> </w:t>
      </w:r>
      <w:r w:rsidR="00B564E2" w:rsidRPr="00AC3A54">
        <w:rPr>
          <w:rFonts w:ascii="Times New Roman" w:hAnsi="Times New Roman"/>
          <w:spacing w:val="-1"/>
        </w:rPr>
        <w:t>co-ordination</w:t>
      </w:r>
      <w:r w:rsidR="00B564E2" w:rsidRPr="00AC3A54">
        <w:rPr>
          <w:rFonts w:ascii="Times New Roman" w:hAnsi="Times New Roman"/>
          <w:spacing w:val="-3"/>
        </w:rPr>
        <w:t xml:space="preserve"> </w:t>
      </w:r>
      <w:r w:rsidR="00B564E2" w:rsidRPr="00AC3A54">
        <w:rPr>
          <w:rFonts w:ascii="Times New Roman" w:hAnsi="Times New Roman"/>
        </w:rPr>
        <w:t>with customs</w:t>
      </w:r>
      <w:r w:rsidR="00B564E2" w:rsidRPr="00AC3A54">
        <w:rPr>
          <w:rFonts w:ascii="Times New Roman" w:hAnsi="Times New Roman"/>
          <w:spacing w:val="-7"/>
        </w:rPr>
        <w:t xml:space="preserve"> </w:t>
      </w:r>
      <w:r w:rsidR="00B564E2" w:rsidRPr="00AC3A54">
        <w:rPr>
          <w:rFonts w:ascii="Times New Roman" w:hAnsi="Times New Roman"/>
          <w:spacing w:val="-1"/>
        </w:rPr>
        <w:t>authorities.</w:t>
      </w:r>
      <w:r w:rsidR="00B564E2" w:rsidRPr="00AC3A54">
        <w:rPr>
          <w:rFonts w:ascii="Times New Roman" w:hAnsi="Times New Roman"/>
        </w:rPr>
        <w:t xml:space="preserve"> </w:t>
      </w:r>
      <w:r w:rsidR="00B564E2" w:rsidRPr="00AC3A54">
        <w:rPr>
          <w:rFonts w:ascii="Times New Roman" w:hAnsi="Times New Roman"/>
          <w:spacing w:val="-2"/>
        </w:rPr>
        <w:t>All</w:t>
      </w:r>
      <w:r w:rsidR="00B564E2" w:rsidRPr="00AC3A54">
        <w:rPr>
          <w:rFonts w:ascii="Times New Roman" w:hAnsi="Times New Roman"/>
        </w:rPr>
        <w:t xml:space="preserve"> of </w:t>
      </w:r>
      <w:r w:rsidR="002320D2">
        <w:rPr>
          <w:rFonts w:ascii="Times New Roman" w:hAnsi="Times New Roman"/>
          <w:spacing w:val="-1"/>
        </w:rPr>
        <w:t>Supplier</w:t>
      </w:r>
      <w:r w:rsidR="00B564E2" w:rsidRPr="00AC3A54">
        <w:rPr>
          <w:rFonts w:ascii="Times New Roman" w:hAnsi="Times New Roman"/>
          <w:spacing w:val="33"/>
        </w:rPr>
        <w:t xml:space="preserve"> </w:t>
      </w:r>
      <w:r w:rsidR="00B564E2" w:rsidRPr="00AC3A54">
        <w:rPr>
          <w:rFonts w:ascii="Times New Roman" w:hAnsi="Times New Roman"/>
          <w:spacing w:val="-1"/>
        </w:rPr>
        <w:t>drawback</w:t>
      </w:r>
      <w:r w:rsidR="00B564E2" w:rsidRPr="00AC3A54">
        <w:rPr>
          <w:rFonts w:ascii="Times New Roman" w:hAnsi="Times New Roman"/>
        </w:rPr>
        <w:t xml:space="preserve"> </w:t>
      </w:r>
      <w:r w:rsidR="00B564E2" w:rsidRPr="00AC3A54">
        <w:rPr>
          <w:rFonts w:ascii="Times New Roman" w:hAnsi="Times New Roman"/>
          <w:spacing w:val="-1"/>
        </w:rPr>
        <w:t>documents</w:t>
      </w:r>
      <w:r w:rsidR="00B564E2" w:rsidRPr="00AC3A54">
        <w:rPr>
          <w:rFonts w:ascii="Times New Roman" w:hAnsi="Times New Roman"/>
        </w:rPr>
        <w:t xml:space="preserve"> </w:t>
      </w:r>
      <w:r w:rsidR="00B564E2" w:rsidRPr="00AC3A54">
        <w:rPr>
          <w:rFonts w:ascii="Times New Roman" w:hAnsi="Times New Roman"/>
          <w:spacing w:val="-1"/>
        </w:rPr>
        <w:t>shall</w:t>
      </w:r>
      <w:r w:rsidR="00B564E2" w:rsidRPr="00AC3A54">
        <w:rPr>
          <w:rFonts w:ascii="Times New Roman" w:hAnsi="Times New Roman"/>
        </w:rPr>
        <w:t xml:space="preserve"> be</w:t>
      </w:r>
      <w:r w:rsidR="00B564E2" w:rsidRPr="00AC3A54">
        <w:rPr>
          <w:rFonts w:ascii="Times New Roman" w:hAnsi="Times New Roman"/>
          <w:spacing w:val="-3"/>
        </w:rPr>
        <w:t xml:space="preserve"> </w:t>
      </w:r>
      <w:r w:rsidR="00B564E2" w:rsidRPr="00AC3A54">
        <w:rPr>
          <w:rFonts w:ascii="Times New Roman" w:hAnsi="Times New Roman"/>
        </w:rPr>
        <w:t xml:space="preserve">in </w:t>
      </w:r>
      <w:r w:rsidR="00B564E2" w:rsidRPr="00AC3A54">
        <w:rPr>
          <w:rFonts w:ascii="Times New Roman" w:hAnsi="Times New Roman"/>
          <w:spacing w:val="-1"/>
        </w:rPr>
        <w:t>accordance</w:t>
      </w:r>
      <w:r w:rsidR="00B564E2" w:rsidRPr="00AC3A54">
        <w:rPr>
          <w:rFonts w:ascii="Times New Roman" w:hAnsi="Times New Roman"/>
          <w:spacing w:val="-3"/>
        </w:rPr>
        <w:t xml:space="preserve"> </w:t>
      </w:r>
      <w:r w:rsidR="00B564E2" w:rsidRPr="00AC3A54">
        <w:rPr>
          <w:rFonts w:ascii="Times New Roman" w:hAnsi="Times New Roman"/>
        </w:rPr>
        <w:t xml:space="preserve">with </w:t>
      </w:r>
      <w:r w:rsidR="00B564E2" w:rsidRPr="00AC3A54">
        <w:rPr>
          <w:rFonts w:ascii="Times New Roman" w:hAnsi="Times New Roman"/>
          <w:spacing w:val="-2"/>
        </w:rPr>
        <w:t>all</w:t>
      </w:r>
      <w:r w:rsidR="00B564E2" w:rsidRPr="00AC3A54">
        <w:rPr>
          <w:rFonts w:ascii="Times New Roman" w:hAnsi="Times New Roman"/>
        </w:rPr>
        <w:t xml:space="preserve"> </w:t>
      </w:r>
      <w:r w:rsidR="00B564E2" w:rsidRPr="00AC3A54">
        <w:rPr>
          <w:rFonts w:ascii="Times New Roman" w:hAnsi="Times New Roman"/>
          <w:spacing w:val="-1"/>
        </w:rPr>
        <w:t>customs</w:t>
      </w:r>
      <w:r w:rsidR="00B564E2" w:rsidRPr="00AC3A54">
        <w:rPr>
          <w:rFonts w:ascii="Times New Roman" w:hAnsi="Times New Roman"/>
        </w:rPr>
        <w:t xml:space="preserve"> </w:t>
      </w:r>
      <w:r w:rsidR="00B564E2" w:rsidRPr="00AC3A54">
        <w:rPr>
          <w:rFonts w:ascii="Times New Roman" w:hAnsi="Times New Roman"/>
          <w:spacing w:val="-2"/>
        </w:rPr>
        <w:t>regulations</w:t>
      </w:r>
      <w:r w:rsidR="00B564E2" w:rsidRPr="00AC3A54">
        <w:rPr>
          <w:rFonts w:ascii="Times New Roman" w:hAnsi="Times New Roman"/>
        </w:rPr>
        <w:t xml:space="preserve"> and</w:t>
      </w:r>
      <w:r w:rsidR="00B564E2" w:rsidRPr="00AC3A54">
        <w:rPr>
          <w:rFonts w:ascii="Times New Roman" w:hAnsi="Times New Roman"/>
          <w:spacing w:val="-3"/>
        </w:rPr>
        <w:t xml:space="preserve"> </w:t>
      </w:r>
      <w:r w:rsidR="00B564E2" w:rsidRPr="00AC3A54">
        <w:rPr>
          <w:rFonts w:ascii="Times New Roman" w:hAnsi="Times New Roman"/>
          <w:spacing w:val="-1"/>
        </w:rPr>
        <w:t>trade</w:t>
      </w:r>
      <w:r w:rsidR="00B564E2" w:rsidRPr="00AC3A54">
        <w:rPr>
          <w:rFonts w:ascii="Times New Roman" w:hAnsi="Times New Roman"/>
          <w:spacing w:val="41"/>
        </w:rPr>
        <w:t xml:space="preserve"> </w:t>
      </w:r>
      <w:r w:rsidR="00B564E2" w:rsidRPr="00AC3A54">
        <w:rPr>
          <w:rFonts w:ascii="Times New Roman" w:hAnsi="Times New Roman"/>
          <w:spacing w:val="-1"/>
        </w:rPr>
        <w:t>standards</w:t>
      </w:r>
      <w:r w:rsidR="00276758" w:rsidRPr="00AC3A54">
        <w:rPr>
          <w:rFonts w:ascii="Times New Roman" w:hAnsi="Times New Roman"/>
          <w:spacing w:val="-1"/>
        </w:rPr>
        <w:t xml:space="preserve">. </w:t>
      </w:r>
    </w:p>
    <w:p w14:paraId="3EE8D73B" w14:textId="77777777" w:rsidR="00D92367" w:rsidRDefault="00D92367" w:rsidP="00430D56">
      <w:pPr>
        <w:pStyle w:val="ScheduleL2"/>
        <w:rPr>
          <w:ins w:id="1094" w:author="Santiago Angueira, Joanne" w:date="2021-08-11T13:16:00Z"/>
          <w:rFonts w:ascii="Times New Roman" w:hAnsi="Times New Roman"/>
          <w:sz w:val="24"/>
          <w:szCs w:val="24"/>
        </w:rPr>
      </w:pPr>
      <w:bookmarkStart w:id="1095" w:name="_Toc323199650"/>
      <w:r w:rsidRPr="00B95FE1">
        <w:rPr>
          <w:rFonts w:ascii="Times New Roman" w:hAnsi="Times New Roman"/>
          <w:sz w:val="24"/>
          <w:szCs w:val="24"/>
        </w:rPr>
        <w:t>Payment Terms</w:t>
      </w:r>
      <w:bookmarkEnd w:id="1095"/>
    </w:p>
    <w:p w14:paraId="44132389" w14:textId="7340EDF9" w:rsidR="000C6674" w:rsidRDefault="000C6674">
      <w:pPr>
        <w:pStyle w:val="ScheduleL2"/>
        <w:numPr>
          <w:ilvl w:val="0"/>
          <w:numId w:val="0"/>
        </w:numPr>
        <w:ind w:left="720"/>
        <w:rPr>
          <w:ins w:id="1096" w:author="Moghal, Babar" w:date="2021-08-11T17:11:00Z"/>
          <w:rFonts w:ascii="Times New Roman" w:hAnsi="Times New Roman"/>
          <w:b w:val="0"/>
          <w:sz w:val="24"/>
          <w:szCs w:val="24"/>
        </w:rPr>
        <w:pPrChange w:id="1097" w:author="Santiago Angueira, Joanne" w:date="2021-08-11T13:16:00Z">
          <w:pPr>
            <w:pStyle w:val="ScheduleL2"/>
          </w:pPr>
        </w:pPrChange>
      </w:pPr>
      <w:ins w:id="1098" w:author="Santiago Angueira, Joanne" w:date="2021-08-11T13:16:00Z">
        <w:r w:rsidRPr="000C6674">
          <w:rPr>
            <w:rFonts w:ascii="Times New Roman" w:hAnsi="Times New Roman"/>
            <w:b w:val="0"/>
            <w:sz w:val="24"/>
            <w:szCs w:val="24"/>
            <w:rPrChange w:id="1099" w:author="Santiago Angueira, Joanne" w:date="2021-08-11T13:16:00Z">
              <w:rPr>
                <w:rFonts w:ascii="Times New Roman" w:hAnsi="Times New Roman"/>
                <w:sz w:val="24"/>
                <w:szCs w:val="24"/>
              </w:rPr>
            </w:rPrChange>
          </w:rPr>
          <w:t>Company shall pay Supplier within thirty (30) days after the receipt of a valid invoice.</w:t>
        </w:r>
      </w:ins>
    </w:p>
    <w:p w14:paraId="7A08888A" w14:textId="77777777" w:rsidR="00DB1C7A" w:rsidRPr="00DB1C7A" w:rsidRDefault="00DB1C7A">
      <w:pPr>
        <w:spacing w:after="0"/>
        <w:ind w:left="1440"/>
        <w:rPr>
          <w:ins w:id="1100" w:author="Moghal, Babar" w:date="2021-08-11T17:12:00Z"/>
          <w:rFonts w:ascii="Calibri" w:eastAsia="Calibri" w:hAnsi="Calibri"/>
          <w:color w:val="1F497D"/>
          <w:sz w:val="22"/>
          <w:szCs w:val="22"/>
          <w:lang w:val="en-CA"/>
        </w:rPr>
        <w:pPrChange w:id="1101" w:author="Moghal, Babar" w:date="2021-08-11T17:12:00Z">
          <w:pPr>
            <w:spacing w:after="0"/>
          </w:pPr>
        </w:pPrChange>
      </w:pPr>
      <w:ins w:id="1102" w:author="Moghal, Babar" w:date="2021-08-11T17:12:00Z">
        <w:r w:rsidRPr="00DB1C7A">
          <w:rPr>
            <w:rFonts w:ascii="Calibri" w:eastAsia="Calibri" w:hAnsi="Calibri"/>
            <w:color w:val="1F497D"/>
            <w:sz w:val="22"/>
            <w:szCs w:val="22"/>
            <w:lang w:val="en-CA"/>
          </w:rPr>
          <w:t>The following progress payments are applicable to this proposal:</w:t>
        </w:r>
      </w:ins>
    </w:p>
    <w:p w14:paraId="346B1BCE" w14:textId="77777777" w:rsidR="00DB1C7A" w:rsidRPr="00DB1C7A" w:rsidRDefault="00DB1C7A">
      <w:pPr>
        <w:spacing w:after="0"/>
        <w:ind w:left="1440"/>
        <w:rPr>
          <w:ins w:id="1103" w:author="Moghal, Babar" w:date="2021-08-11T17:12:00Z"/>
          <w:rFonts w:ascii="Calibri" w:eastAsia="Calibri" w:hAnsi="Calibri"/>
          <w:color w:val="1F497D"/>
          <w:sz w:val="22"/>
          <w:szCs w:val="22"/>
          <w:lang w:val="en-CA"/>
        </w:rPr>
        <w:pPrChange w:id="1104" w:author="Moghal, Babar" w:date="2021-08-11T17:12:00Z">
          <w:pPr>
            <w:spacing w:after="0"/>
          </w:pPr>
        </w:pPrChange>
      </w:pPr>
      <w:ins w:id="1105" w:author="Moghal, Babar" w:date="2021-08-11T17:12:00Z">
        <w:r w:rsidRPr="00DB1C7A">
          <w:rPr>
            <w:rFonts w:ascii="Calibri" w:eastAsia="Calibri" w:hAnsi="Calibri"/>
            <w:color w:val="1F497D"/>
            <w:sz w:val="22"/>
            <w:szCs w:val="22"/>
            <w:lang w:val="en-CA"/>
          </w:rPr>
          <w:t xml:space="preserve">10% : After Order Entry at Powell </w:t>
        </w:r>
      </w:ins>
    </w:p>
    <w:p w14:paraId="0C16897A" w14:textId="77777777" w:rsidR="00DB1C7A" w:rsidRPr="00DB1C7A" w:rsidRDefault="00DB1C7A">
      <w:pPr>
        <w:spacing w:after="0"/>
        <w:ind w:left="1440"/>
        <w:rPr>
          <w:ins w:id="1106" w:author="Moghal, Babar" w:date="2021-08-11T17:12:00Z"/>
          <w:rFonts w:ascii="Calibri" w:eastAsia="Calibri" w:hAnsi="Calibri"/>
          <w:color w:val="1F497D"/>
          <w:sz w:val="22"/>
          <w:szCs w:val="22"/>
          <w:lang w:val="en-CA"/>
        </w:rPr>
        <w:pPrChange w:id="1107" w:author="Moghal, Babar" w:date="2021-08-11T17:12:00Z">
          <w:pPr>
            <w:spacing w:after="0"/>
          </w:pPr>
        </w:pPrChange>
      </w:pPr>
      <w:ins w:id="1108" w:author="Moghal, Babar" w:date="2021-08-11T17:12:00Z">
        <w:r w:rsidRPr="00DB1C7A">
          <w:rPr>
            <w:rFonts w:ascii="Calibri" w:eastAsia="Calibri" w:hAnsi="Calibri"/>
            <w:color w:val="1F497D"/>
            <w:sz w:val="22"/>
            <w:szCs w:val="22"/>
            <w:lang w:val="en-CA"/>
          </w:rPr>
          <w:t>25% : Completion of Tech Review and submittal of preliminary equipment layout drawing(s) and/or submittal of control room layout drawing(s).</w:t>
        </w:r>
      </w:ins>
    </w:p>
    <w:p w14:paraId="57A4C66A" w14:textId="77777777" w:rsidR="00DB1C7A" w:rsidRPr="00DB1C7A" w:rsidRDefault="00DB1C7A">
      <w:pPr>
        <w:spacing w:after="0"/>
        <w:ind w:left="1440"/>
        <w:rPr>
          <w:ins w:id="1109" w:author="Moghal, Babar" w:date="2021-08-11T17:12:00Z"/>
          <w:rFonts w:ascii="Calibri" w:eastAsia="Calibri" w:hAnsi="Calibri"/>
          <w:color w:val="1F497D"/>
          <w:sz w:val="22"/>
          <w:szCs w:val="22"/>
          <w:lang w:val="en-CA"/>
        </w:rPr>
        <w:pPrChange w:id="1110" w:author="Moghal, Babar" w:date="2021-08-11T17:12:00Z">
          <w:pPr>
            <w:spacing w:after="0"/>
          </w:pPr>
        </w:pPrChange>
      </w:pPr>
      <w:ins w:id="1111" w:author="Moghal, Babar" w:date="2021-08-11T17:12:00Z">
        <w:r w:rsidRPr="00DB1C7A">
          <w:rPr>
            <w:rFonts w:ascii="Calibri" w:eastAsia="Calibri" w:hAnsi="Calibri"/>
            <w:color w:val="1F497D"/>
            <w:sz w:val="22"/>
            <w:szCs w:val="22"/>
            <w:lang w:val="en-CA"/>
          </w:rPr>
          <w:t xml:space="preserve">35% : Release to Manufacture (RTM) </w:t>
        </w:r>
      </w:ins>
    </w:p>
    <w:p w14:paraId="675CBA14" w14:textId="77777777" w:rsidR="00DB1C7A" w:rsidRPr="00DB1C7A" w:rsidRDefault="00DB1C7A">
      <w:pPr>
        <w:spacing w:after="0"/>
        <w:ind w:left="1440"/>
        <w:rPr>
          <w:ins w:id="1112" w:author="Moghal, Babar" w:date="2021-08-11T17:12:00Z"/>
          <w:rFonts w:ascii="Calibri" w:eastAsia="Calibri" w:hAnsi="Calibri"/>
          <w:color w:val="1F497D"/>
          <w:sz w:val="22"/>
          <w:szCs w:val="22"/>
          <w:lang w:val="en-CA"/>
        </w:rPr>
        <w:pPrChange w:id="1113" w:author="Moghal, Babar" w:date="2021-08-11T17:12:00Z">
          <w:pPr>
            <w:spacing w:after="0"/>
          </w:pPr>
        </w:pPrChange>
      </w:pPr>
      <w:ins w:id="1114" w:author="Moghal, Babar" w:date="2021-08-11T17:12:00Z">
        <w:r w:rsidRPr="00DB1C7A">
          <w:rPr>
            <w:rFonts w:ascii="Calibri" w:eastAsia="Calibri" w:hAnsi="Calibri"/>
            <w:color w:val="1F497D"/>
            <w:sz w:val="22"/>
            <w:szCs w:val="22"/>
            <w:lang w:val="en-CA"/>
          </w:rPr>
          <w:t>30% : Shipment from Powell Factory</w:t>
        </w:r>
      </w:ins>
    </w:p>
    <w:p w14:paraId="2E9016B8" w14:textId="77777777" w:rsidR="00DB1C7A" w:rsidRPr="000C6674" w:rsidRDefault="00DB1C7A">
      <w:pPr>
        <w:pStyle w:val="ScheduleL2"/>
        <w:numPr>
          <w:ilvl w:val="0"/>
          <w:numId w:val="0"/>
        </w:numPr>
        <w:ind w:left="720"/>
        <w:rPr>
          <w:rFonts w:ascii="Times New Roman" w:hAnsi="Times New Roman"/>
          <w:b w:val="0"/>
          <w:sz w:val="24"/>
          <w:szCs w:val="24"/>
          <w:rPrChange w:id="1115" w:author="Santiago Angueira, Joanne" w:date="2021-08-11T13:16:00Z">
            <w:rPr>
              <w:rFonts w:ascii="Times New Roman" w:hAnsi="Times New Roman"/>
              <w:sz w:val="24"/>
              <w:szCs w:val="24"/>
            </w:rPr>
          </w:rPrChange>
        </w:rPr>
        <w:pPrChange w:id="1116" w:author="Santiago Angueira, Joanne" w:date="2021-08-11T13:16:00Z">
          <w:pPr>
            <w:pStyle w:val="ScheduleL2"/>
          </w:pPr>
        </w:pPrChange>
      </w:pPr>
    </w:p>
    <w:p w14:paraId="0595C89B" w14:textId="55440DC9" w:rsidR="00D92367" w:rsidRPr="00C1490B" w:rsidDel="000C6674" w:rsidRDefault="00D92367" w:rsidP="00430D56">
      <w:pPr>
        <w:pStyle w:val="ScheduleL4"/>
        <w:rPr>
          <w:del w:id="1117" w:author="Santiago Angueira, Joanne" w:date="2021-08-11T13:16:00Z"/>
          <w:rFonts w:ascii="Times New Roman" w:hAnsi="Times New Roman"/>
        </w:rPr>
      </w:pPr>
      <w:commentRangeStart w:id="1118"/>
      <w:commentRangeStart w:id="1119"/>
      <w:del w:id="1120" w:author="Santiago Angueira, Joanne" w:date="2021-08-11T13:16:00Z">
        <w:r w:rsidRPr="00C1490B" w:rsidDel="000C6674">
          <w:rPr>
            <w:rFonts w:ascii="Times New Roman" w:hAnsi="Times New Roman"/>
          </w:rPr>
          <w:delText xml:space="preserve">The following payment milestone dates are to apply for all </w:delText>
        </w:r>
        <w:r w:rsidR="00865BA5" w:rsidRPr="00C1490B" w:rsidDel="000C6674">
          <w:rPr>
            <w:rFonts w:ascii="Times New Roman" w:hAnsi="Times New Roman"/>
          </w:rPr>
          <w:delText>Equipment</w:delText>
        </w:r>
        <w:r w:rsidRPr="00C1490B" w:rsidDel="000C6674">
          <w:rPr>
            <w:rFonts w:ascii="Times New Roman" w:hAnsi="Times New Roman"/>
          </w:rPr>
          <w:delText>:</w:delText>
        </w:r>
      </w:del>
    </w:p>
    <w:p w14:paraId="5E3D9170" w14:textId="160D4DD7" w:rsidR="00D92367" w:rsidRPr="00C1490B" w:rsidDel="000C6674" w:rsidRDefault="00C56F7F" w:rsidP="00BB379E">
      <w:pPr>
        <w:pStyle w:val="ArticleL4"/>
        <w:numPr>
          <w:ilvl w:val="3"/>
          <w:numId w:val="9"/>
        </w:numPr>
        <w:rPr>
          <w:del w:id="1121" w:author="Santiago Angueira, Joanne" w:date="2021-08-11T13:16:00Z"/>
          <w:rFonts w:ascii="Times New Roman" w:hAnsi="Times New Roman"/>
        </w:rPr>
      </w:pPr>
      <w:del w:id="1122" w:author="Santiago Angueira, Joanne" w:date="2021-08-11T13:16:00Z">
        <w:r w:rsidDel="000C6674">
          <w:rPr>
            <w:rFonts w:ascii="Times New Roman" w:hAnsi="Times New Roman"/>
          </w:rPr>
          <w:delText xml:space="preserve">90% payable upon delivery as per delivery term specified in the Purchase Order (Incoterms 2020), Net </w:delText>
        </w:r>
        <w:r w:rsidR="00392613" w:rsidDel="000C6674">
          <w:rPr>
            <w:rFonts w:ascii="Times New Roman" w:hAnsi="Times New Roman"/>
          </w:rPr>
          <w:delText>45</w:delText>
        </w:r>
        <w:r w:rsidDel="000C6674">
          <w:rPr>
            <w:rFonts w:ascii="Times New Roman" w:hAnsi="Times New Roman"/>
          </w:rPr>
          <w:delText xml:space="preserve"> days</w:delText>
        </w:r>
        <w:r w:rsidR="00D92367" w:rsidRPr="00C1490B" w:rsidDel="000C6674">
          <w:rPr>
            <w:rFonts w:ascii="Times New Roman" w:hAnsi="Times New Roman"/>
          </w:rPr>
          <w:delText>;</w:delText>
        </w:r>
      </w:del>
    </w:p>
    <w:p w14:paraId="351B5D5A" w14:textId="234FB658" w:rsidR="00A42D1C" w:rsidRPr="0012238C" w:rsidDel="000C6674" w:rsidRDefault="006C0813" w:rsidP="0012238C">
      <w:pPr>
        <w:pStyle w:val="ArticleL4"/>
        <w:numPr>
          <w:ilvl w:val="3"/>
          <w:numId w:val="8"/>
        </w:numPr>
        <w:rPr>
          <w:del w:id="1123" w:author="Santiago Angueira, Joanne" w:date="2021-08-11T13:16:00Z"/>
          <w:rFonts w:ascii="Times New Roman" w:hAnsi="Times New Roman"/>
        </w:rPr>
      </w:pPr>
      <w:del w:id="1124" w:author="Santiago Angueira, Joanne" w:date="2021-08-11T13:16:00Z">
        <w:r w:rsidDel="000C6674">
          <w:rPr>
            <w:rFonts w:ascii="Times New Roman" w:hAnsi="Times New Roman"/>
          </w:rPr>
          <w:lastRenderedPageBreak/>
          <w:delText xml:space="preserve">10% payable upon successful commissioning and approval of all contractual documentation, Net </w:delText>
        </w:r>
        <w:r w:rsidR="00392613" w:rsidDel="000C6674">
          <w:rPr>
            <w:rFonts w:ascii="Times New Roman" w:hAnsi="Times New Roman"/>
          </w:rPr>
          <w:delText>45</w:delText>
        </w:r>
        <w:r w:rsidDel="000C6674">
          <w:rPr>
            <w:rFonts w:ascii="Times New Roman" w:hAnsi="Times New Roman"/>
          </w:rPr>
          <w:delText xml:space="preserve"> days. </w:delText>
        </w:r>
        <w:commentRangeEnd w:id="1119"/>
        <w:r w:rsidR="0040755E" w:rsidRPr="0012238C" w:rsidDel="000C6674">
          <w:rPr>
            <w:rStyle w:val="CommentReference"/>
            <w:rFonts w:ascii="Times New Roman" w:hAnsi="Times New Roman"/>
            <w:sz w:val="20"/>
          </w:rPr>
          <w:commentReference w:id="1119"/>
        </w:r>
        <w:commentRangeEnd w:id="1118"/>
        <w:r w:rsidR="00F2036B" w:rsidRPr="0012238C" w:rsidDel="000C6674">
          <w:rPr>
            <w:rStyle w:val="CommentReference"/>
            <w:rFonts w:ascii="Times New Roman" w:hAnsi="Times New Roman"/>
            <w:sz w:val="20"/>
          </w:rPr>
          <w:commentReference w:id="1118"/>
        </w:r>
      </w:del>
    </w:p>
    <w:p w14:paraId="604FEA1D" w14:textId="77777777" w:rsidR="00D14A64" w:rsidRPr="00B95FE1" w:rsidRDefault="00D803D2">
      <w:pPr>
        <w:pStyle w:val="ScheduleL2"/>
        <w:rPr>
          <w:rFonts w:ascii="Times New Roman" w:hAnsi="Times New Roman"/>
          <w:sz w:val="24"/>
          <w:szCs w:val="24"/>
        </w:rPr>
      </w:pPr>
      <w:r w:rsidRPr="00B95FE1">
        <w:rPr>
          <w:rFonts w:ascii="Times New Roman" w:hAnsi="Times New Roman"/>
          <w:sz w:val="24"/>
          <w:szCs w:val="24"/>
        </w:rPr>
        <w:t xml:space="preserve">Transfer of </w:t>
      </w:r>
      <w:r w:rsidR="001A1E45" w:rsidRPr="00B95FE1">
        <w:rPr>
          <w:rFonts w:ascii="Times New Roman" w:hAnsi="Times New Roman"/>
          <w:sz w:val="24"/>
          <w:szCs w:val="24"/>
        </w:rPr>
        <w:t>T</w:t>
      </w:r>
      <w:r w:rsidRPr="00B95FE1">
        <w:rPr>
          <w:rFonts w:ascii="Times New Roman" w:hAnsi="Times New Roman"/>
          <w:sz w:val="24"/>
          <w:szCs w:val="24"/>
        </w:rPr>
        <w:t>itle</w:t>
      </w:r>
    </w:p>
    <w:p w14:paraId="74D5368B" w14:textId="0B09BA1B" w:rsidR="00F50D70" w:rsidRDefault="0089170F" w:rsidP="004C7ED7">
      <w:pPr>
        <w:pStyle w:val="ScheduleCont3"/>
        <w:rPr>
          <w:rFonts w:ascii="Times New Roman" w:hAnsi="Times New Roman"/>
        </w:rPr>
      </w:pPr>
      <w:r>
        <w:rPr>
          <w:rFonts w:ascii="Times New Roman" w:hAnsi="Times New Roman"/>
        </w:rPr>
        <w:t xml:space="preserve">All Equipment furnished by the Supplier under this Agreement shall become the property of the Company upon </w:t>
      </w:r>
      <w:r w:rsidR="004B54A9">
        <w:rPr>
          <w:rFonts w:ascii="Times New Roman" w:hAnsi="Times New Roman"/>
        </w:rPr>
        <w:t xml:space="preserve">delivery (Incoterms 2020).  The Supplier shall </w:t>
      </w:r>
      <w:r w:rsidR="00AA13C3">
        <w:rPr>
          <w:rFonts w:ascii="Times New Roman" w:hAnsi="Times New Roman"/>
        </w:rPr>
        <w:t>be responsible for and shall bear any and all risk of loss or damage to the Equipment until delivery thereof in accordance with Incoterms 2020.  Upon such delivery, the Supplier shall cease to bear the risk of loss or damage; provided however, that any loss or damage, whenever occurring, which results from the Supplier</w:t>
      </w:r>
      <w:r w:rsidR="00B85926">
        <w:rPr>
          <w:rFonts w:ascii="Times New Roman" w:hAnsi="Times New Roman"/>
        </w:rPr>
        <w:t>’</w:t>
      </w:r>
      <w:r w:rsidR="00AA13C3">
        <w:rPr>
          <w:rFonts w:ascii="Times New Roman" w:hAnsi="Times New Roman"/>
        </w:rPr>
        <w:t xml:space="preserve">s nonconforming packaging or crating shall be borne by the Supplier.  </w:t>
      </w:r>
    </w:p>
    <w:p w14:paraId="518C0281" w14:textId="28DAC295" w:rsidR="00F12B38" w:rsidRPr="00C1490B" w:rsidRDefault="00F12B38" w:rsidP="004C7ED7">
      <w:pPr>
        <w:pStyle w:val="ScheduleCont3"/>
        <w:rPr>
          <w:rFonts w:ascii="Times New Roman" w:hAnsi="Times New Roman"/>
          <w:caps/>
        </w:rPr>
      </w:pPr>
      <w:r>
        <w:rPr>
          <w:rFonts w:ascii="Times New Roman" w:hAnsi="Times New Roman"/>
        </w:rPr>
        <w:t xml:space="preserve">The Purchase Order as well as the Equipment to be provided by the Supplier according to the Purchase Order, shall be deemed not to form part of the assets of the bankrupt in the event of the bankruptcy of the Supplier. </w:t>
      </w:r>
    </w:p>
    <w:p w14:paraId="3734FAC1" w14:textId="4D1CAE74" w:rsidR="005A513A" w:rsidRPr="00D36DD4" w:rsidRDefault="005A513A" w:rsidP="00D36DD4">
      <w:pPr>
        <w:spacing w:after="0"/>
        <w:rPr>
          <w:b/>
          <w:sz w:val="18"/>
        </w:rPr>
      </w:pPr>
    </w:p>
    <w:p w14:paraId="7D7FCD3C" w14:textId="6749F887" w:rsidR="00010D0B" w:rsidRDefault="00010D0B" w:rsidP="00790A0C">
      <w:pPr>
        <w:pStyle w:val="ScheduleL1"/>
        <w:numPr>
          <w:ilvl w:val="0"/>
          <w:numId w:val="0"/>
        </w:numPr>
        <w:jc w:val="left"/>
        <w:outlineLvl w:val="9"/>
        <w:rPr>
          <w:rFonts w:ascii="Times New Roman" w:hAnsi="Times New Roman"/>
          <w:sz w:val="24"/>
          <w:szCs w:val="24"/>
        </w:rPr>
      </w:pPr>
      <w:bookmarkStart w:id="1125" w:name="10._SHOP_DRAWINGS"/>
      <w:bookmarkStart w:id="1126" w:name="_bookmark9"/>
      <w:bookmarkStart w:id="1127" w:name="10.1_Vendor_shall_provide_Buyer,_within_"/>
      <w:bookmarkStart w:id="1128" w:name="10.3_Upon_request_from_Buyer,_Vendor_sha"/>
      <w:bookmarkStart w:id="1129" w:name="10.4_Review_of_shop_drawings_shall_not_i"/>
      <w:bookmarkEnd w:id="1125"/>
      <w:bookmarkEnd w:id="1126"/>
      <w:bookmarkEnd w:id="1127"/>
      <w:bookmarkEnd w:id="1128"/>
      <w:bookmarkEnd w:id="1129"/>
      <w:r w:rsidRPr="00312557">
        <w:rPr>
          <w:rFonts w:ascii="Times New Roman" w:hAnsi="Times New Roman"/>
          <w:sz w:val="24"/>
          <w:szCs w:val="24"/>
        </w:rPr>
        <w:lastRenderedPageBreak/>
        <w:t xml:space="preserve">SCHEDULE C – ANNEXURE </w:t>
      </w:r>
      <w:r w:rsidR="004B1C6B">
        <w:rPr>
          <w:rFonts w:ascii="Times New Roman" w:hAnsi="Times New Roman"/>
          <w:sz w:val="24"/>
          <w:szCs w:val="24"/>
        </w:rPr>
        <w:t>1</w:t>
      </w:r>
      <w:r>
        <w:rPr>
          <w:rFonts w:ascii="Times New Roman" w:hAnsi="Times New Roman"/>
          <w:sz w:val="24"/>
          <w:szCs w:val="24"/>
        </w:rPr>
        <w:t xml:space="preserve"> </w:t>
      </w:r>
    </w:p>
    <w:p w14:paraId="4F20C965" w14:textId="1DF85505" w:rsidR="00010D0B" w:rsidRDefault="00010D0B" w:rsidP="00790A0C">
      <w:pPr>
        <w:pStyle w:val="ScheduleL1"/>
        <w:numPr>
          <w:ilvl w:val="0"/>
          <w:numId w:val="0"/>
        </w:numPr>
        <w:jc w:val="left"/>
        <w:outlineLvl w:val="9"/>
        <w:rPr>
          <w:rFonts w:ascii="Times New Roman" w:hAnsi="Times New Roman"/>
          <w:sz w:val="24"/>
          <w:szCs w:val="24"/>
        </w:rPr>
      </w:pPr>
      <w:r>
        <w:rPr>
          <w:rFonts w:ascii="Times New Roman" w:hAnsi="Times New Roman"/>
          <w:sz w:val="24"/>
          <w:szCs w:val="24"/>
        </w:rPr>
        <w:t xml:space="preserve">SUPPLY TIMETABLE </w:t>
      </w:r>
      <w:r w:rsidR="00A57E66">
        <w:rPr>
          <w:rFonts w:ascii="Times New Roman" w:hAnsi="Times New Roman"/>
          <w:sz w:val="24"/>
          <w:szCs w:val="24"/>
        </w:rPr>
        <w:br/>
      </w:r>
    </w:p>
    <w:p w14:paraId="5AE270C3" w14:textId="3C0CE1C6" w:rsidR="00A57E66" w:rsidRDefault="00A57E66" w:rsidP="00790A0C">
      <w:pPr>
        <w:pStyle w:val="ScheduleL1"/>
        <w:numPr>
          <w:ilvl w:val="0"/>
          <w:numId w:val="0"/>
        </w:numPr>
        <w:jc w:val="left"/>
        <w:outlineLvl w:val="9"/>
        <w:rPr>
          <w:rFonts w:ascii="Times New Roman" w:hAnsi="Times New Roman"/>
          <w:sz w:val="24"/>
          <w:szCs w:val="24"/>
        </w:rPr>
      </w:pPr>
    </w:p>
    <w:p w14:paraId="553E4936" w14:textId="049062E4" w:rsidR="00A57E66" w:rsidRDefault="00A57E66" w:rsidP="00790A0C">
      <w:pPr>
        <w:pStyle w:val="ScheduleL1"/>
        <w:numPr>
          <w:ilvl w:val="0"/>
          <w:numId w:val="0"/>
        </w:numPr>
        <w:jc w:val="left"/>
        <w:outlineLvl w:val="9"/>
        <w:rPr>
          <w:rFonts w:ascii="Times New Roman" w:hAnsi="Times New Roman"/>
          <w:sz w:val="24"/>
          <w:szCs w:val="24"/>
        </w:rPr>
      </w:pPr>
    </w:p>
    <w:p w14:paraId="322E6E6A" w14:textId="3C032A5C" w:rsidR="00A57E66" w:rsidRDefault="00A57E66" w:rsidP="00790A0C">
      <w:pPr>
        <w:pStyle w:val="ScheduleL1"/>
        <w:numPr>
          <w:ilvl w:val="0"/>
          <w:numId w:val="0"/>
        </w:numPr>
        <w:jc w:val="left"/>
        <w:outlineLvl w:val="9"/>
        <w:rPr>
          <w:rFonts w:ascii="Times New Roman" w:hAnsi="Times New Roman"/>
          <w:sz w:val="24"/>
          <w:szCs w:val="24"/>
        </w:rPr>
      </w:pPr>
    </w:p>
    <w:p w14:paraId="607CDBAB" w14:textId="3FCAF3F4" w:rsidR="00A57E66" w:rsidRDefault="00A57E66" w:rsidP="00790A0C">
      <w:pPr>
        <w:pStyle w:val="ScheduleL1"/>
        <w:numPr>
          <w:ilvl w:val="0"/>
          <w:numId w:val="0"/>
        </w:numPr>
        <w:jc w:val="left"/>
        <w:outlineLvl w:val="9"/>
        <w:rPr>
          <w:rFonts w:ascii="Times New Roman" w:hAnsi="Times New Roman"/>
          <w:sz w:val="24"/>
          <w:szCs w:val="24"/>
        </w:rPr>
      </w:pPr>
    </w:p>
    <w:p w14:paraId="67FDC02A" w14:textId="239832BF" w:rsidR="00A57E66" w:rsidRDefault="00A57E66" w:rsidP="00790A0C">
      <w:pPr>
        <w:pStyle w:val="ScheduleL1"/>
        <w:numPr>
          <w:ilvl w:val="0"/>
          <w:numId w:val="0"/>
        </w:numPr>
        <w:jc w:val="left"/>
        <w:outlineLvl w:val="9"/>
        <w:rPr>
          <w:rFonts w:ascii="Times New Roman" w:hAnsi="Times New Roman"/>
          <w:sz w:val="24"/>
          <w:szCs w:val="24"/>
        </w:rPr>
      </w:pPr>
    </w:p>
    <w:p w14:paraId="20DF9571" w14:textId="1405166D" w:rsidR="00A57E66" w:rsidRDefault="00A57E66" w:rsidP="00790A0C">
      <w:pPr>
        <w:pStyle w:val="ScheduleL1"/>
        <w:numPr>
          <w:ilvl w:val="0"/>
          <w:numId w:val="0"/>
        </w:numPr>
        <w:jc w:val="left"/>
        <w:outlineLvl w:val="9"/>
        <w:rPr>
          <w:rFonts w:ascii="Times New Roman" w:hAnsi="Times New Roman"/>
          <w:sz w:val="24"/>
          <w:szCs w:val="24"/>
        </w:rPr>
      </w:pPr>
    </w:p>
    <w:p w14:paraId="223A1B28" w14:textId="03632D51" w:rsidR="00A57E66" w:rsidRDefault="00A57E66" w:rsidP="00790A0C">
      <w:pPr>
        <w:pStyle w:val="ScheduleL1"/>
        <w:numPr>
          <w:ilvl w:val="0"/>
          <w:numId w:val="0"/>
        </w:numPr>
        <w:jc w:val="left"/>
        <w:outlineLvl w:val="9"/>
        <w:rPr>
          <w:rFonts w:ascii="Times New Roman" w:hAnsi="Times New Roman"/>
          <w:sz w:val="24"/>
          <w:szCs w:val="24"/>
        </w:rPr>
      </w:pPr>
    </w:p>
    <w:p w14:paraId="0ECE311B" w14:textId="39CAA65B" w:rsidR="00A57E66" w:rsidRDefault="00A57E66" w:rsidP="00790A0C">
      <w:pPr>
        <w:pStyle w:val="ScheduleL1"/>
        <w:numPr>
          <w:ilvl w:val="0"/>
          <w:numId w:val="0"/>
        </w:numPr>
        <w:jc w:val="left"/>
        <w:outlineLvl w:val="9"/>
        <w:rPr>
          <w:rFonts w:ascii="Times New Roman" w:hAnsi="Times New Roman"/>
          <w:sz w:val="24"/>
          <w:szCs w:val="24"/>
        </w:rPr>
      </w:pPr>
    </w:p>
    <w:p w14:paraId="2E5CD131" w14:textId="551D3320" w:rsidR="00A57E66" w:rsidRDefault="00A57E66" w:rsidP="00790A0C">
      <w:pPr>
        <w:pStyle w:val="ScheduleL1"/>
        <w:numPr>
          <w:ilvl w:val="0"/>
          <w:numId w:val="0"/>
        </w:numPr>
        <w:jc w:val="left"/>
        <w:outlineLvl w:val="9"/>
        <w:rPr>
          <w:rFonts w:ascii="Times New Roman" w:hAnsi="Times New Roman"/>
          <w:sz w:val="24"/>
          <w:szCs w:val="24"/>
        </w:rPr>
      </w:pPr>
    </w:p>
    <w:p w14:paraId="5C3F2977" w14:textId="344E89E4" w:rsidR="00A57E66" w:rsidRDefault="00A57E66" w:rsidP="00790A0C">
      <w:pPr>
        <w:pStyle w:val="ScheduleL1"/>
        <w:numPr>
          <w:ilvl w:val="0"/>
          <w:numId w:val="0"/>
        </w:numPr>
        <w:jc w:val="left"/>
        <w:outlineLvl w:val="9"/>
        <w:rPr>
          <w:rFonts w:ascii="Times New Roman" w:hAnsi="Times New Roman"/>
          <w:sz w:val="24"/>
          <w:szCs w:val="24"/>
        </w:rPr>
      </w:pPr>
    </w:p>
    <w:p w14:paraId="440CB5F6" w14:textId="00855E9E" w:rsidR="00A57E66" w:rsidRDefault="00A57E66" w:rsidP="00790A0C">
      <w:pPr>
        <w:pStyle w:val="ScheduleL1"/>
        <w:numPr>
          <w:ilvl w:val="0"/>
          <w:numId w:val="0"/>
        </w:numPr>
        <w:jc w:val="left"/>
        <w:outlineLvl w:val="9"/>
        <w:rPr>
          <w:rFonts w:ascii="Times New Roman" w:hAnsi="Times New Roman"/>
          <w:sz w:val="24"/>
          <w:szCs w:val="24"/>
        </w:rPr>
      </w:pPr>
    </w:p>
    <w:p w14:paraId="178B7E43" w14:textId="7E5712C4" w:rsidR="00A57E66" w:rsidRDefault="00A57E66" w:rsidP="00790A0C">
      <w:pPr>
        <w:pStyle w:val="ScheduleL1"/>
        <w:numPr>
          <w:ilvl w:val="0"/>
          <w:numId w:val="0"/>
        </w:numPr>
        <w:jc w:val="left"/>
        <w:outlineLvl w:val="9"/>
        <w:rPr>
          <w:rFonts w:ascii="Times New Roman" w:hAnsi="Times New Roman"/>
          <w:sz w:val="24"/>
          <w:szCs w:val="24"/>
        </w:rPr>
      </w:pPr>
    </w:p>
    <w:p w14:paraId="6D77DA6B" w14:textId="4340ABD7" w:rsidR="00A57E66" w:rsidRDefault="00A57E66" w:rsidP="00790A0C">
      <w:pPr>
        <w:pStyle w:val="ScheduleL1"/>
        <w:numPr>
          <w:ilvl w:val="0"/>
          <w:numId w:val="0"/>
        </w:numPr>
        <w:jc w:val="left"/>
        <w:outlineLvl w:val="9"/>
        <w:rPr>
          <w:rFonts w:ascii="Times New Roman" w:hAnsi="Times New Roman"/>
          <w:sz w:val="24"/>
          <w:szCs w:val="24"/>
        </w:rPr>
      </w:pPr>
    </w:p>
    <w:p w14:paraId="230D2CE7" w14:textId="51095560" w:rsidR="00A57E66" w:rsidRDefault="00A57E66" w:rsidP="00790A0C">
      <w:pPr>
        <w:pStyle w:val="ScheduleL1"/>
        <w:numPr>
          <w:ilvl w:val="0"/>
          <w:numId w:val="0"/>
        </w:numPr>
        <w:jc w:val="left"/>
        <w:outlineLvl w:val="9"/>
        <w:rPr>
          <w:rFonts w:ascii="Times New Roman" w:hAnsi="Times New Roman"/>
          <w:sz w:val="24"/>
          <w:szCs w:val="24"/>
        </w:rPr>
      </w:pPr>
    </w:p>
    <w:p w14:paraId="6E1D3457" w14:textId="31D1657C" w:rsidR="00A57E66" w:rsidRDefault="00A57E66" w:rsidP="00790A0C">
      <w:pPr>
        <w:pStyle w:val="ScheduleL1"/>
        <w:numPr>
          <w:ilvl w:val="0"/>
          <w:numId w:val="0"/>
        </w:numPr>
        <w:jc w:val="left"/>
        <w:outlineLvl w:val="9"/>
        <w:rPr>
          <w:rFonts w:ascii="Times New Roman" w:hAnsi="Times New Roman"/>
          <w:sz w:val="24"/>
          <w:szCs w:val="24"/>
        </w:rPr>
      </w:pPr>
    </w:p>
    <w:p w14:paraId="492F2368" w14:textId="1C1DEC91" w:rsidR="00A57E66" w:rsidRDefault="00A57E66" w:rsidP="00790A0C">
      <w:pPr>
        <w:pStyle w:val="ScheduleL1"/>
        <w:numPr>
          <w:ilvl w:val="0"/>
          <w:numId w:val="0"/>
        </w:numPr>
        <w:jc w:val="left"/>
        <w:outlineLvl w:val="9"/>
        <w:rPr>
          <w:rFonts w:ascii="Times New Roman" w:hAnsi="Times New Roman"/>
          <w:sz w:val="24"/>
          <w:szCs w:val="24"/>
        </w:rPr>
      </w:pPr>
    </w:p>
    <w:p w14:paraId="4309365D" w14:textId="7A059769" w:rsidR="00A57E66" w:rsidRDefault="00A57E66" w:rsidP="00790A0C">
      <w:pPr>
        <w:pStyle w:val="ScheduleL1"/>
        <w:numPr>
          <w:ilvl w:val="0"/>
          <w:numId w:val="0"/>
        </w:numPr>
        <w:jc w:val="left"/>
        <w:outlineLvl w:val="9"/>
        <w:rPr>
          <w:rFonts w:ascii="Times New Roman" w:hAnsi="Times New Roman"/>
          <w:sz w:val="24"/>
          <w:szCs w:val="24"/>
        </w:rPr>
      </w:pPr>
    </w:p>
    <w:p w14:paraId="438E8AAF" w14:textId="27BA99DB" w:rsidR="00A57E66" w:rsidRDefault="00A57E66" w:rsidP="00790A0C">
      <w:pPr>
        <w:pStyle w:val="ScheduleL1"/>
        <w:numPr>
          <w:ilvl w:val="0"/>
          <w:numId w:val="0"/>
        </w:numPr>
        <w:jc w:val="left"/>
        <w:outlineLvl w:val="9"/>
        <w:rPr>
          <w:rFonts w:ascii="Times New Roman" w:hAnsi="Times New Roman"/>
          <w:sz w:val="24"/>
          <w:szCs w:val="24"/>
        </w:rPr>
      </w:pPr>
    </w:p>
    <w:p w14:paraId="3CAD2068" w14:textId="7A186371" w:rsidR="00A57E66" w:rsidRDefault="00A57E66" w:rsidP="00790A0C">
      <w:pPr>
        <w:pStyle w:val="ScheduleL1"/>
        <w:numPr>
          <w:ilvl w:val="0"/>
          <w:numId w:val="0"/>
        </w:numPr>
        <w:jc w:val="left"/>
        <w:outlineLvl w:val="9"/>
        <w:rPr>
          <w:rFonts w:ascii="Times New Roman" w:hAnsi="Times New Roman"/>
          <w:sz w:val="24"/>
          <w:szCs w:val="24"/>
        </w:rPr>
      </w:pPr>
    </w:p>
    <w:p w14:paraId="14ABDFAA" w14:textId="7F650E13" w:rsidR="00A57E66" w:rsidRDefault="00A57E66" w:rsidP="00790A0C">
      <w:pPr>
        <w:pStyle w:val="ScheduleL1"/>
        <w:numPr>
          <w:ilvl w:val="0"/>
          <w:numId w:val="0"/>
        </w:numPr>
        <w:jc w:val="left"/>
        <w:outlineLvl w:val="9"/>
        <w:rPr>
          <w:rFonts w:ascii="Times New Roman" w:hAnsi="Times New Roman"/>
          <w:sz w:val="24"/>
          <w:szCs w:val="24"/>
        </w:rPr>
      </w:pPr>
    </w:p>
    <w:p w14:paraId="62D9F7B8" w14:textId="3651DA3A" w:rsidR="00A57E66" w:rsidRDefault="00A57E66" w:rsidP="00790A0C">
      <w:pPr>
        <w:pStyle w:val="ScheduleL1"/>
        <w:numPr>
          <w:ilvl w:val="0"/>
          <w:numId w:val="0"/>
        </w:numPr>
        <w:jc w:val="left"/>
        <w:outlineLvl w:val="9"/>
        <w:rPr>
          <w:rFonts w:ascii="Times New Roman" w:hAnsi="Times New Roman"/>
          <w:sz w:val="24"/>
          <w:szCs w:val="24"/>
        </w:rPr>
      </w:pPr>
    </w:p>
    <w:p w14:paraId="7D2DC094" w14:textId="45512DF5" w:rsidR="00A57E66" w:rsidRDefault="00A57E66" w:rsidP="00790A0C">
      <w:pPr>
        <w:pStyle w:val="ScheduleL1"/>
        <w:numPr>
          <w:ilvl w:val="0"/>
          <w:numId w:val="0"/>
        </w:numPr>
        <w:jc w:val="left"/>
        <w:outlineLvl w:val="9"/>
        <w:rPr>
          <w:rFonts w:ascii="Times New Roman" w:hAnsi="Times New Roman"/>
          <w:sz w:val="24"/>
          <w:szCs w:val="24"/>
        </w:rPr>
      </w:pPr>
    </w:p>
    <w:p w14:paraId="565CEB0A" w14:textId="77777777" w:rsidR="00A57E66" w:rsidRPr="00790A0C" w:rsidRDefault="00A57E66" w:rsidP="00790A0C">
      <w:pPr>
        <w:pStyle w:val="ScheduleL1"/>
        <w:numPr>
          <w:ilvl w:val="0"/>
          <w:numId w:val="0"/>
        </w:numPr>
        <w:jc w:val="left"/>
        <w:outlineLvl w:val="9"/>
        <w:rPr>
          <w:rFonts w:ascii="Times New Roman" w:hAnsi="Times New Roman"/>
          <w:sz w:val="20"/>
        </w:rPr>
      </w:pPr>
    </w:p>
    <w:p w14:paraId="22CB6F70" w14:textId="77777777" w:rsidR="00D14A64" w:rsidRPr="00312557" w:rsidRDefault="000962FE" w:rsidP="008918FB">
      <w:pPr>
        <w:pStyle w:val="ScheduleL1"/>
        <w:jc w:val="left"/>
        <w:rPr>
          <w:rFonts w:ascii="Times New Roman" w:hAnsi="Times New Roman"/>
          <w:sz w:val="24"/>
          <w:szCs w:val="24"/>
        </w:rPr>
      </w:pPr>
      <w:bookmarkStart w:id="1130" w:name="_Ref324249384"/>
      <w:bookmarkStart w:id="1131" w:name="_9kR3WTr343457aJfifw5qJp1EDB57NQ90zBGDRH"/>
      <w:r w:rsidRPr="00312557">
        <w:rPr>
          <w:rFonts w:ascii="Times New Roman" w:hAnsi="Times New Roman"/>
          <w:sz w:val="24"/>
          <w:szCs w:val="24"/>
        </w:rPr>
        <w:t>– FORM OF PURCHASE ORDER</w:t>
      </w:r>
      <w:bookmarkEnd w:id="1130"/>
      <w:bookmarkEnd w:id="1131"/>
    </w:p>
    <w:p w14:paraId="717ED827" w14:textId="77777777" w:rsidR="003C135F" w:rsidRDefault="003C135F">
      <w:pPr>
        <w:spacing w:after="0"/>
        <w:rPr>
          <w:b/>
          <w:sz w:val="48"/>
          <w:szCs w:val="20"/>
        </w:rPr>
      </w:pPr>
      <w:r>
        <w:br w:type="page"/>
      </w:r>
    </w:p>
    <w:p w14:paraId="2A37406A" w14:textId="77777777" w:rsidR="003C135F" w:rsidRPr="00312557" w:rsidRDefault="003C135F" w:rsidP="003C135F">
      <w:pPr>
        <w:pStyle w:val="ScheduleL1"/>
        <w:jc w:val="left"/>
        <w:rPr>
          <w:rFonts w:ascii="Times New Roman" w:hAnsi="Times New Roman"/>
          <w:sz w:val="24"/>
          <w:szCs w:val="24"/>
        </w:rPr>
      </w:pPr>
      <w:bookmarkStart w:id="1132" w:name="_Ref342046106"/>
      <w:r w:rsidRPr="00312557">
        <w:rPr>
          <w:rFonts w:ascii="Times New Roman" w:hAnsi="Times New Roman"/>
          <w:sz w:val="24"/>
          <w:szCs w:val="24"/>
        </w:rPr>
        <w:lastRenderedPageBreak/>
        <w:t>– CHANGE ORDER FORMS</w:t>
      </w:r>
      <w:bookmarkEnd w:id="1132"/>
    </w:p>
    <w:p w14:paraId="24AED9E2" w14:textId="77777777" w:rsidR="003C135F" w:rsidRPr="005642A3" w:rsidRDefault="003C135F" w:rsidP="003C135F">
      <w:pPr>
        <w:jc w:val="center"/>
        <w:rPr>
          <w:b/>
          <w:sz w:val="20"/>
          <w:szCs w:val="20"/>
        </w:rPr>
      </w:pPr>
      <w:r w:rsidRPr="005642A3">
        <w:rPr>
          <w:b/>
          <w:sz w:val="20"/>
          <w:szCs w:val="20"/>
        </w:rPr>
        <w:t>FORM OF CHANGE ORDER REQUEST</w:t>
      </w:r>
    </w:p>
    <w:tbl>
      <w:tblPr>
        <w:tblStyle w:val="TableGrid"/>
        <w:tblW w:w="0" w:type="auto"/>
        <w:tblLook w:val="04A0" w:firstRow="1" w:lastRow="0" w:firstColumn="1" w:lastColumn="0" w:noHBand="0" w:noVBand="1"/>
      </w:tblPr>
      <w:tblGrid>
        <w:gridCol w:w="3128"/>
        <w:gridCol w:w="3097"/>
        <w:gridCol w:w="3125"/>
      </w:tblGrid>
      <w:tr w:rsidR="003C135F" w:rsidRPr="005642A3" w14:paraId="2155249F" w14:textId="77777777" w:rsidTr="003C135F">
        <w:tc>
          <w:tcPr>
            <w:tcW w:w="3192" w:type="dxa"/>
          </w:tcPr>
          <w:p w14:paraId="62E96F7E" w14:textId="77777777" w:rsidR="003C135F" w:rsidRPr="005642A3" w:rsidRDefault="003C135F" w:rsidP="003C135F">
            <w:pPr>
              <w:rPr>
                <w:sz w:val="20"/>
                <w:szCs w:val="20"/>
              </w:rPr>
            </w:pPr>
          </w:p>
        </w:tc>
        <w:tc>
          <w:tcPr>
            <w:tcW w:w="3192" w:type="dxa"/>
          </w:tcPr>
          <w:p w14:paraId="30671E0D" w14:textId="77777777" w:rsidR="003C135F" w:rsidRPr="005642A3" w:rsidRDefault="003C135F" w:rsidP="003C135F">
            <w:pPr>
              <w:rPr>
                <w:sz w:val="20"/>
                <w:szCs w:val="20"/>
              </w:rPr>
            </w:pPr>
          </w:p>
        </w:tc>
        <w:tc>
          <w:tcPr>
            <w:tcW w:w="3192" w:type="dxa"/>
          </w:tcPr>
          <w:p w14:paraId="7EF89410" w14:textId="77777777" w:rsidR="003C135F" w:rsidRPr="005642A3" w:rsidRDefault="003C135F" w:rsidP="003C135F">
            <w:pPr>
              <w:rPr>
                <w:sz w:val="20"/>
                <w:szCs w:val="20"/>
              </w:rPr>
            </w:pPr>
            <w:r w:rsidRPr="005642A3">
              <w:rPr>
                <w:sz w:val="20"/>
                <w:szCs w:val="20"/>
              </w:rPr>
              <w:t>Contract Number:</w:t>
            </w:r>
          </w:p>
        </w:tc>
      </w:tr>
      <w:tr w:rsidR="003C135F" w:rsidRPr="005642A3" w14:paraId="628FF96D" w14:textId="77777777" w:rsidTr="003C135F">
        <w:tc>
          <w:tcPr>
            <w:tcW w:w="6384" w:type="dxa"/>
            <w:gridSpan w:val="2"/>
          </w:tcPr>
          <w:p w14:paraId="5A6AB683" w14:textId="1207DAE5" w:rsidR="003C135F" w:rsidRPr="00FA1120" w:rsidRDefault="004E33FB" w:rsidP="003C135F">
            <w:pPr>
              <w:rPr>
                <w:b/>
                <w:sz w:val="20"/>
                <w:szCs w:val="20"/>
              </w:rPr>
            </w:pPr>
            <w:r>
              <w:rPr>
                <w:b/>
                <w:sz w:val="20"/>
                <w:szCs w:val="20"/>
              </w:rPr>
              <w:t>SUPPLIER</w:t>
            </w:r>
            <w:r w:rsidR="00B85926">
              <w:rPr>
                <w:b/>
                <w:sz w:val="20"/>
                <w:szCs w:val="20"/>
              </w:rPr>
              <w:t>’</w:t>
            </w:r>
            <w:r w:rsidR="003C135F" w:rsidRPr="00FA1120">
              <w:rPr>
                <w:b/>
                <w:sz w:val="20"/>
                <w:szCs w:val="20"/>
              </w:rPr>
              <w:t>S NAME</w:t>
            </w:r>
          </w:p>
        </w:tc>
        <w:tc>
          <w:tcPr>
            <w:tcW w:w="3192" w:type="dxa"/>
          </w:tcPr>
          <w:p w14:paraId="4AE895C2" w14:textId="77777777" w:rsidR="003C135F" w:rsidRDefault="003C135F" w:rsidP="003C135F">
            <w:pPr>
              <w:rPr>
                <w:sz w:val="20"/>
                <w:szCs w:val="20"/>
              </w:rPr>
            </w:pPr>
            <w:r w:rsidRPr="005642A3">
              <w:rPr>
                <w:sz w:val="20"/>
                <w:szCs w:val="20"/>
              </w:rPr>
              <w:t>J.O. No.:</w:t>
            </w:r>
          </w:p>
          <w:p w14:paraId="57C608F8" w14:textId="77777777" w:rsidR="003C135F" w:rsidRPr="005642A3" w:rsidRDefault="003C135F" w:rsidP="003C135F">
            <w:pPr>
              <w:rPr>
                <w:sz w:val="20"/>
                <w:szCs w:val="20"/>
              </w:rPr>
            </w:pPr>
          </w:p>
          <w:p w14:paraId="6352F599" w14:textId="77777777" w:rsidR="003C135F" w:rsidRDefault="003C135F" w:rsidP="003C135F">
            <w:pPr>
              <w:rPr>
                <w:sz w:val="20"/>
                <w:szCs w:val="20"/>
              </w:rPr>
            </w:pPr>
            <w:r w:rsidRPr="005642A3">
              <w:rPr>
                <w:sz w:val="20"/>
                <w:szCs w:val="20"/>
              </w:rPr>
              <w:t>Change Order Request No.:</w:t>
            </w:r>
          </w:p>
          <w:p w14:paraId="00A4D0D1" w14:textId="77777777" w:rsidR="003C135F" w:rsidRDefault="003C135F" w:rsidP="003C135F">
            <w:pPr>
              <w:rPr>
                <w:sz w:val="20"/>
                <w:szCs w:val="20"/>
              </w:rPr>
            </w:pPr>
            <w:r w:rsidRPr="005642A3">
              <w:rPr>
                <w:sz w:val="20"/>
                <w:szCs w:val="20"/>
              </w:rPr>
              <w:t>Date:</w:t>
            </w:r>
          </w:p>
          <w:p w14:paraId="4DEB9A6C" w14:textId="77777777" w:rsidR="003C135F" w:rsidRPr="005642A3" w:rsidRDefault="003C135F" w:rsidP="003C135F">
            <w:pPr>
              <w:rPr>
                <w:sz w:val="20"/>
                <w:szCs w:val="20"/>
              </w:rPr>
            </w:pPr>
            <w:r w:rsidRPr="005642A3">
              <w:rPr>
                <w:sz w:val="20"/>
                <w:szCs w:val="20"/>
              </w:rPr>
              <w:t>Originator:</w:t>
            </w:r>
          </w:p>
        </w:tc>
      </w:tr>
      <w:tr w:rsidR="003C135F" w:rsidRPr="005642A3" w14:paraId="208E5B1E" w14:textId="77777777" w:rsidTr="003C135F">
        <w:tc>
          <w:tcPr>
            <w:tcW w:w="9576" w:type="dxa"/>
            <w:gridSpan w:val="3"/>
          </w:tcPr>
          <w:p w14:paraId="4860A7E2" w14:textId="77777777" w:rsidR="003C135F" w:rsidRPr="005642A3" w:rsidRDefault="003C135F" w:rsidP="003C135F">
            <w:pPr>
              <w:rPr>
                <w:sz w:val="20"/>
                <w:szCs w:val="20"/>
                <w:u w:val="single"/>
              </w:rPr>
            </w:pPr>
            <w:r w:rsidRPr="005642A3">
              <w:rPr>
                <w:sz w:val="20"/>
                <w:szCs w:val="20"/>
              </w:rPr>
              <w:t xml:space="preserve">Title:  </w:t>
            </w:r>
            <w:r w:rsidRPr="005642A3">
              <w:rPr>
                <w:sz w:val="20"/>
                <w:szCs w:val="20"/>
                <w:u w:val="single"/>
              </w:rPr>
              <w:tab/>
            </w:r>
            <w:r w:rsidRPr="005642A3">
              <w:rPr>
                <w:sz w:val="20"/>
                <w:szCs w:val="20"/>
                <w:u w:val="single"/>
              </w:rPr>
              <w:tab/>
            </w:r>
            <w:r w:rsidRPr="005642A3">
              <w:rPr>
                <w:sz w:val="20"/>
                <w:szCs w:val="20"/>
                <w:u w:val="single"/>
              </w:rPr>
              <w:tab/>
            </w:r>
            <w:r w:rsidRPr="005642A3">
              <w:rPr>
                <w:sz w:val="20"/>
                <w:szCs w:val="20"/>
                <w:u w:val="single"/>
              </w:rPr>
              <w:tab/>
            </w:r>
            <w:r w:rsidRPr="005642A3">
              <w:rPr>
                <w:sz w:val="20"/>
                <w:szCs w:val="20"/>
                <w:u w:val="single"/>
              </w:rPr>
              <w:tab/>
            </w:r>
            <w:r w:rsidRPr="005642A3">
              <w:rPr>
                <w:sz w:val="20"/>
                <w:szCs w:val="20"/>
                <w:u w:val="single"/>
              </w:rPr>
              <w:tab/>
            </w:r>
            <w:r w:rsidRPr="005642A3">
              <w:rPr>
                <w:sz w:val="20"/>
                <w:szCs w:val="20"/>
                <w:u w:val="single"/>
              </w:rPr>
              <w:tab/>
            </w:r>
            <w:r w:rsidRPr="005642A3">
              <w:rPr>
                <w:sz w:val="20"/>
                <w:szCs w:val="20"/>
                <w:u w:val="single"/>
              </w:rPr>
              <w:tab/>
            </w:r>
            <w:r w:rsidRPr="005642A3">
              <w:rPr>
                <w:sz w:val="20"/>
                <w:szCs w:val="20"/>
                <w:u w:val="single"/>
              </w:rPr>
              <w:tab/>
            </w:r>
            <w:r w:rsidRPr="005642A3">
              <w:rPr>
                <w:sz w:val="20"/>
                <w:szCs w:val="20"/>
                <w:u w:val="single"/>
              </w:rPr>
              <w:tab/>
            </w:r>
            <w:r w:rsidRPr="005642A3">
              <w:rPr>
                <w:sz w:val="20"/>
                <w:szCs w:val="20"/>
                <w:u w:val="single"/>
              </w:rPr>
              <w:tab/>
            </w:r>
            <w:r w:rsidRPr="005642A3">
              <w:rPr>
                <w:sz w:val="20"/>
                <w:szCs w:val="20"/>
                <w:u w:val="single"/>
              </w:rPr>
              <w:tab/>
            </w:r>
            <w:r w:rsidRPr="005642A3">
              <w:rPr>
                <w:sz w:val="20"/>
                <w:szCs w:val="20"/>
                <w:u w:val="single"/>
              </w:rPr>
              <w:tab/>
            </w:r>
          </w:p>
          <w:p w14:paraId="3F156869" w14:textId="77777777" w:rsidR="003C135F" w:rsidRDefault="003C135F" w:rsidP="003C135F">
            <w:pPr>
              <w:rPr>
                <w:sz w:val="20"/>
                <w:szCs w:val="20"/>
              </w:rPr>
            </w:pPr>
            <w:r w:rsidRPr="005642A3">
              <w:rPr>
                <w:sz w:val="20"/>
                <w:szCs w:val="20"/>
              </w:rPr>
              <w:t>Description of Change:</w:t>
            </w:r>
          </w:p>
          <w:p w14:paraId="33535FC8" w14:textId="05AC4872" w:rsidR="003C135F" w:rsidRPr="005642A3" w:rsidRDefault="004E33FB" w:rsidP="003C135F">
            <w:pPr>
              <w:jc w:val="both"/>
              <w:rPr>
                <w:sz w:val="20"/>
                <w:szCs w:val="20"/>
              </w:rPr>
            </w:pPr>
            <w:r>
              <w:rPr>
                <w:sz w:val="20"/>
                <w:szCs w:val="20"/>
              </w:rPr>
              <w:t>Supplier</w:t>
            </w:r>
            <w:r w:rsidR="003C135F" w:rsidRPr="005642A3">
              <w:rPr>
                <w:sz w:val="20"/>
                <w:szCs w:val="20"/>
              </w:rPr>
              <w:t xml:space="preserve"> shall provide attachments detailing bare costs with supporting documentation and with applicable markups.</w:t>
            </w:r>
          </w:p>
        </w:tc>
      </w:tr>
      <w:tr w:rsidR="003C135F" w:rsidRPr="005642A3" w14:paraId="0E167664" w14:textId="77777777" w:rsidTr="003C135F">
        <w:tc>
          <w:tcPr>
            <w:tcW w:w="9576" w:type="dxa"/>
            <w:gridSpan w:val="3"/>
          </w:tcPr>
          <w:p w14:paraId="104A511D" w14:textId="77777777" w:rsidR="003C135F" w:rsidRPr="005642A3" w:rsidRDefault="003C135F" w:rsidP="003C135F">
            <w:pPr>
              <w:rPr>
                <w:sz w:val="20"/>
                <w:szCs w:val="20"/>
              </w:rPr>
            </w:pPr>
            <w:r>
              <w:rPr>
                <w:sz w:val="20"/>
                <w:szCs w:val="20"/>
              </w:rPr>
              <w:t>Contractual Basis for Change (Agreement Article and Section):</w:t>
            </w:r>
            <w:r w:rsidRPr="005642A3">
              <w:rPr>
                <w:sz w:val="20"/>
                <w:szCs w:val="20"/>
              </w:rPr>
              <w:t xml:space="preserve"> </w:t>
            </w:r>
            <w:r w:rsidRPr="005642A3">
              <w:rPr>
                <w:sz w:val="20"/>
                <w:szCs w:val="20"/>
              </w:rPr>
              <w:tab/>
            </w:r>
            <w:r>
              <w:rPr>
                <w:sz w:val="20"/>
                <w:szCs w:val="20"/>
              </w:rPr>
              <w:t>Insert data here:</w:t>
            </w:r>
          </w:p>
        </w:tc>
      </w:tr>
      <w:tr w:rsidR="003C135F" w:rsidRPr="005642A3" w14:paraId="416D4D0E" w14:textId="77777777" w:rsidTr="003C135F">
        <w:tc>
          <w:tcPr>
            <w:tcW w:w="9576" w:type="dxa"/>
            <w:gridSpan w:val="3"/>
            <w:tcBorders>
              <w:bottom w:val="single" w:sz="4" w:space="0" w:color="auto"/>
            </w:tcBorders>
          </w:tcPr>
          <w:p w14:paraId="0EC89E4B" w14:textId="77777777" w:rsidR="003C135F" w:rsidRPr="005642A3" w:rsidRDefault="003C135F" w:rsidP="003C135F">
            <w:pPr>
              <w:jc w:val="center"/>
              <w:rPr>
                <w:b/>
                <w:sz w:val="20"/>
                <w:szCs w:val="20"/>
              </w:rPr>
            </w:pPr>
            <w:r w:rsidRPr="005642A3">
              <w:rPr>
                <w:b/>
                <w:sz w:val="20"/>
                <w:szCs w:val="20"/>
              </w:rPr>
              <w:t>Change Order Estimate</w:t>
            </w:r>
          </w:p>
        </w:tc>
      </w:tr>
      <w:tr w:rsidR="003C135F" w:rsidRPr="005642A3" w14:paraId="3EB30561" w14:textId="77777777" w:rsidTr="003C135F">
        <w:tc>
          <w:tcPr>
            <w:tcW w:w="6384" w:type="dxa"/>
            <w:gridSpan w:val="2"/>
            <w:tcBorders>
              <w:right w:val="nil"/>
            </w:tcBorders>
          </w:tcPr>
          <w:p w14:paraId="1931F991" w14:textId="77777777" w:rsidR="003C135F" w:rsidRDefault="003C135F" w:rsidP="003C135F">
            <w:pPr>
              <w:spacing w:after="0"/>
              <w:rPr>
                <w:sz w:val="20"/>
                <w:szCs w:val="20"/>
              </w:rPr>
            </w:pPr>
            <w:r>
              <w:rPr>
                <w:sz w:val="20"/>
                <w:szCs w:val="20"/>
              </w:rPr>
              <w:t>Price of Change:</w:t>
            </w:r>
          </w:p>
          <w:p w14:paraId="2D3FDD3C" w14:textId="18799625" w:rsidR="005041DD" w:rsidRDefault="003C135F" w:rsidP="005041DD">
            <w:pPr>
              <w:spacing w:after="0"/>
              <w:rPr>
                <w:sz w:val="20"/>
                <w:szCs w:val="20"/>
              </w:rPr>
            </w:pPr>
            <w:r w:rsidRPr="005642A3">
              <w:rPr>
                <w:sz w:val="20"/>
                <w:szCs w:val="20"/>
              </w:rPr>
              <w:tab/>
            </w:r>
            <w:r w:rsidRPr="005642A3">
              <w:rPr>
                <w:sz w:val="20"/>
                <w:szCs w:val="20"/>
              </w:rPr>
              <w:tab/>
            </w:r>
          </w:p>
          <w:p w14:paraId="37C5036C" w14:textId="4398968B" w:rsidR="003C135F" w:rsidRDefault="003C135F" w:rsidP="003C135F">
            <w:pPr>
              <w:spacing w:after="0"/>
              <w:rPr>
                <w:sz w:val="20"/>
                <w:szCs w:val="20"/>
              </w:rPr>
            </w:pPr>
          </w:p>
          <w:p w14:paraId="0E7DCF6A" w14:textId="77777777" w:rsidR="005041DD" w:rsidRDefault="003C135F" w:rsidP="003C135F">
            <w:pPr>
              <w:spacing w:after="0"/>
              <w:rPr>
                <w:sz w:val="20"/>
                <w:szCs w:val="20"/>
              </w:rPr>
            </w:pPr>
            <w:r w:rsidRPr="005642A3">
              <w:rPr>
                <w:sz w:val="20"/>
                <w:szCs w:val="20"/>
              </w:rPr>
              <w:tab/>
            </w:r>
            <w:r w:rsidRPr="005642A3">
              <w:rPr>
                <w:sz w:val="20"/>
                <w:szCs w:val="20"/>
              </w:rPr>
              <w:tab/>
            </w:r>
          </w:p>
          <w:p w14:paraId="64BDAF31" w14:textId="77777777" w:rsidR="005041DD" w:rsidRDefault="005041DD" w:rsidP="003C135F">
            <w:pPr>
              <w:spacing w:after="0"/>
              <w:rPr>
                <w:b/>
                <w:sz w:val="20"/>
                <w:szCs w:val="20"/>
              </w:rPr>
            </w:pPr>
          </w:p>
          <w:p w14:paraId="2A2C7C57" w14:textId="77777777" w:rsidR="005041DD" w:rsidRDefault="005041DD" w:rsidP="003C135F">
            <w:pPr>
              <w:spacing w:after="0"/>
              <w:rPr>
                <w:b/>
                <w:sz w:val="20"/>
                <w:szCs w:val="20"/>
              </w:rPr>
            </w:pPr>
          </w:p>
          <w:p w14:paraId="4032C24E" w14:textId="77777777" w:rsidR="005041DD" w:rsidRDefault="005041DD" w:rsidP="003C135F">
            <w:pPr>
              <w:spacing w:after="0"/>
              <w:rPr>
                <w:b/>
                <w:sz w:val="20"/>
                <w:szCs w:val="20"/>
              </w:rPr>
            </w:pPr>
          </w:p>
          <w:p w14:paraId="38D589C4" w14:textId="77777777" w:rsidR="005041DD" w:rsidRDefault="005041DD" w:rsidP="003C135F">
            <w:pPr>
              <w:spacing w:after="0"/>
              <w:rPr>
                <w:b/>
                <w:sz w:val="20"/>
                <w:szCs w:val="20"/>
              </w:rPr>
            </w:pPr>
          </w:p>
          <w:p w14:paraId="3BB6F183" w14:textId="77777777" w:rsidR="005041DD" w:rsidRDefault="005041DD" w:rsidP="003C135F">
            <w:pPr>
              <w:spacing w:after="0"/>
              <w:rPr>
                <w:b/>
                <w:sz w:val="20"/>
                <w:szCs w:val="20"/>
              </w:rPr>
            </w:pPr>
          </w:p>
          <w:p w14:paraId="091B3CE1" w14:textId="77777777" w:rsidR="005041DD" w:rsidRDefault="005041DD" w:rsidP="003C135F">
            <w:pPr>
              <w:spacing w:after="0"/>
              <w:rPr>
                <w:b/>
                <w:sz w:val="20"/>
                <w:szCs w:val="20"/>
              </w:rPr>
            </w:pPr>
          </w:p>
          <w:p w14:paraId="648D8A22" w14:textId="77777777" w:rsidR="005041DD" w:rsidRDefault="005041DD" w:rsidP="003C135F">
            <w:pPr>
              <w:spacing w:after="0"/>
              <w:rPr>
                <w:b/>
                <w:sz w:val="20"/>
                <w:szCs w:val="20"/>
              </w:rPr>
            </w:pPr>
          </w:p>
          <w:p w14:paraId="05C4483B" w14:textId="77777777" w:rsidR="005041DD" w:rsidRDefault="005041DD" w:rsidP="003C135F">
            <w:pPr>
              <w:spacing w:after="0"/>
              <w:rPr>
                <w:b/>
                <w:sz w:val="20"/>
                <w:szCs w:val="20"/>
              </w:rPr>
            </w:pPr>
          </w:p>
          <w:p w14:paraId="1C2124DF" w14:textId="24F929C6" w:rsidR="003C135F" w:rsidRPr="004017F0" w:rsidRDefault="003C135F" w:rsidP="003C135F">
            <w:pPr>
              <w:spacing w:after="0"/>
              <w:rPr>
                <w:b/>
                <w:sz w:val="20"/>
                <w:szCs w:val="20"/>
              </w:rPr>
            </w:pPr>
            <w:r>
              <w:rPr>
                <w:b/>
                <w:sz w:val="20"/>
                <w:szCs w:val="20"/>
              </w:rPr>
              <w:t>Total Price:</w:t>
            </w:r>
          </w:p>
        </w:tc>
        <w:tc>
          <w:tcPr>
            <w:tcW w:w="3192" w:type="dxa"/>
            <w:tcBorders>
              <w:left w:val="nil"/>
            </w:tcBorders>
          </w:tcPr>
          <w:p w14:paraId="3E90424C" w14:textId="77777777" w:rsidR="003C135F" w:rsidRDefault="003C135F" w:rsidP="003C135F">
            <w:pPr>
              <w:spacing w:after="0"/>
              <w:jc w:val="center"/>
              <w:rPr>
                <w:sz w:val="20"/>
                <w:szCs w:val="20"/>
              </w:rPr>
            </w:pPr>
            <w:r>
              <w:rPr>
                <w:sz w:val="20"/>
                <w:szCs w:val="20"/>
              </w:rPr>
              <w:t>Cost Summary</w:t>
            </w:r>
          </w:p>
          <w:p w14:paraId="3F4C3BCB" w14:textId="77777777" w:rsidR="003C135F" w:rsidRDefault="003C135F" w:rsidP="003C135F">
            <w:pPr>
              <w:spacing w:after="0"/>
              <w:rPr>
                <w:sz w:val="20"/>
                <w:szCs w:val="20"/>
                <w:u w:val="single"/>
              </w:rPr>
            </w:pPr>
            <w:r w:rsidRPr="005642A3">
              <w:rPr>
                <w:sz w:val="20"/>
                <w:szCs w:val="20"/>
                <w:u w:val="single"/>
              </w:rPr>
              <w:tab/>
            </w:r>
            <w:r w:rsidRPr="005642A3">
              <w:rPr>
                <w:sz w:val="20"/>
                <w:szCs w:val="20"/>
                <w:u w:val="single"/>
              </w:rPr>
              <w:tab/>
            </w:r>
            <w:r w:rsidRPr="005642A3">
              <w:rPr>
                <w:sz w:val="20"/>
                <w:szCs w:val="20"/>
                <w:u w:val="single"/>
              </w:rPr>
              <w:tab/>
            </w:r>
            <w:r>
              <w:rPr>
                <w:sz w:val="20"/>
                <w:szCs w:val="20"/>
                <w:u w:val="single"/>
              </w:rPr>
              <w:t xml:space="preserve">          $0</w:t>
            </w:r>
          </w:p>
          <w:p w14:paraId="6A9EC0F2" w14:textId="77777777" w:rsidR="003C135F" w:rsidRDefault="003C135F" w:rsidP="003C135F">
            <w:pPr>
              <w:spacing w:after="0"/>
              <w:rPr>
                <w:sz w:val="20"/>
                <w:szCs w:val="20"/>
                <w:u w:val="single"/>
              </w:rPr>
            </w:pPr>
            <w:r w:rsidRPr="005642A3">
              <w:rPr>
                <w:sz w:val="20"/>
                <w:szCs w:val="20"/>
                <w:u w:val="single"/>
              </w:rPr>
              <w:tab/>
            </w:r>
            <w:r w:rsidRPr="005642A3">
              <w:rPr>
                <w:sz w:val="20"/>
                <w:szCs w:val="20"/>
                <w:u w:val="single"/>
              </w:rPr>
              <w:tab/>
            </w:r>
            <w:r w:rsidRPr="005642A3">
              <w:rPr>
                <w:sz w:val="20"/>
                <w:szCs w:val="20"/>
                <w:u w:val="single"/>
              </w:rPr>
              <w:tab/>
            </w:r>
            <w:r>
              <w:rPr>
                <w:sz w:val="20"/>
                <w:szCs w:val="20"/>
                <w:u w:val="single"/>
              </w:rPr>
              <w:t xml:space="preserve">          $0</w:t>
            </w:r>
          </w:p>
          <w:p w14:paraId="675CFAD3" w14:textId="77777777" w:rsidR="003C135F" w:rsidRDefault="003C135F" w:rsidP="003C135F">
            <w:pPr>
              <w:spacing w:after="0"/>
              <w:rPr>
                <w:sz w:val="20"/>
                <w:szCs w:val="20"/>
                <w:u w:val="single"/>
              </w:rPr>
            </w:pPr>
            <w:r w:rsidRPr="005642A3">
              <w:rPr>
                <w:sz w:val="20"/>
                <w:szCs w:val="20"/>
                <w:u w:val="single"/>
              </w:rPr>
              <w:tab/>
            </w:r>
            <w:r w:rsidRPr="005642A3">
              <w:rPr>
                <w:sz w:val="20"/>
                <w:szCs w:val="20"/>
                <w:u w:val="single"/>
              </w:rPr>
              <w:tab/>
            </w:r>
            <w:r w:rsidRPr="005642A3">
              <w:rPr>
                <w:sz w:val="20"/>
                <w:szCs w:val="20"/>
                <w:u w:val="single"/>
              </w:rPr>
              <w:tab/>
            </w:r>
            <w:r>
              <w:rPr>
                <w:sz w:val="20"/>
                <w:szCs w:val="20"/>
                <w:u w:val="single"/>
              </w:rPr>
              <w:t xml:space="preserve">          $0</w:t>
            </w:r>
          </w:p>
          <w:p w14:paraId="750F549B" w14:textId="77777777" w:rsidR="003C135F" w:rsidRDefault="003C135F" w:rsidP="003C135F">
            <w:pPr>
              <w:spacing w:after="0"/>
              <w:rPr>
                <w:sz w:val="20"/>
                <w:szCs w:val="20"/>
                <w:u w:val="single"/>
              </w:rPr>
            </w:pPr>
            <w:r w:rsidRPr="005642A3">
              <w:rPr>
                <w:sz w:val="20"/>
                <w:szCs w:val="20"/>
                <w:u w:val="single"/>
              </w:rPr>
              <w:tab/>
            </w:r>
            <w:r w:rsidRPr="005642A3">
              <w:rPr>
                <w:sz w:val="20"/>
                <w:szCs w:val="20"/>
                <w:u w:val="single"/>
              </w:rPr>
              <w:tab/>
            </w:r>
            <w:r w:rsidRPr="005642A3">
              <w:rPr>
                <w:sz w:val="20"/>
                <w:szCs w:val="20"/>
                <w:u w:val="single"/>
              </w:rPr>
              <w:tab/>
            </w:r>
            <w:r>
              <w:rPr>
                <w:sz w:val="20"/>
                <w:szCs w:val="20"/>
                <w:u w:val="single"/>
              </w:rPr>
              <w:t xml:space="preserve">          $0</w:t>
            </w:r>
          </w:p>
          <w:p w14:paraId="682DA3FC" w14:textId="77777777" w:rsidR="003C135F" w:rsidRDefault="003C135F" w:rsidP="003C135F">
            <w:pPr>
              <w:spacing w:after="0"/>
              <w:rPr>
                <w:sz w:val="20"/>
                <w:szCs w:val="20"/>
                <w:u w:val="single"/>
              </w:rPr>
            </w:pPr>
            <w:r w:rsidRPr="005642A3">
              <w:rPr>
                <w:sz w:val="20"/>
                <w:szCs w:val="20"/>
                <w:u w:val="single"/>
              </w:rPr>
              <w:tab/>
            </w:r>
            <w:r w:rsidRPr="005642A3">
              <w:rPr>
                <w:sz w:val="20"/>
                <w:szCs w:val="20"/>
                <w:u w:val="single"/>
              </w:rPr>
              <w:tab/>
            </w:r>
            <w:r w:rsidRPr="005642A3">
              <w:rPr>
                <w:sz w:val="20"/>
                <w:szCs w:val="20"/>
                <w:u w:val="single"/>
              </w:rPr>
              <w:tab/>
            </w:r>
            <w:r>
              <w:rPr>
                <w:sz w:val="20"/>
                <w:szCs w:val="20"/>
                <w:u w:val="single"/>
              </w:rPr>
              <w:t xml:space="preserve">          $0</w:t>
            </w:r>
          </w:p>
          <w:p w14:paraId="39F8E71E" w14:textId="77777777" w:rsidR="003C135F" w:rsidRDefault="003C135F" w:rsidP="003C135F">
            <w:pPr>
              <w:spacing w:after="0"/>
              <w:rPr>
                <w:sz w:val="20"/>
                <w:szCs w:val="20"/>
                <w:u w:val="single"/>
              </w:rPr>
            </w:pPr>
            <w:r w:rsidRPr="005642A3">
              <w:rPr>
                <w:sz w:val="20"/>
                <w:szCs w:val="20"/>
                <w:u w:val="single"/>
              </w:rPr>
              <w:tab/>
            </w:r>
            <w:r w:rsidRPr="005642A3">
              <w:rPr>
                <w:sz w:val="20"/>
                <w:szCs w:val="20"/>
                <w:u w:val="single"/>
              </w:rPr>
              <w:tab/>
            </w:r>
            <w:r w:rsidRPr="005642A3">
              <w:rPr>
                <w:sz w:val="20"/>
                <w:szCs w:val="20"/>
                <w:u w:val="single"/>
              </w:rPr>
              <w:tab/>
            </w:r>
            <w:r>
              <w:rPr>
                <w:sz w:val="20"/>
                <w:szCs w:val="20"/>
                <w:u w:val="single"/>
              </w:rPr>
              <w:t xml:space="preserve">          $0</w:t>
            </w:r>
          </w:p>
          <w:p w14:paraId="1CC74B4F" w14:textId="77777777" w:rsidR="003C135F" w:rsidRDefault="003C135F" w:rsidP="003C135F">
            <w:pPr>
              <w:spacing w:after="0"/>
              <w:rPr>
                <w:sz w:val="20"/>
                <w:szCs w:val="20"/>
                <w:u w:val="single"/>
              </w:rPr>
            </w:pPr>
            <w:r w:rsidRPr="005642A3">
              <w:rPr>
                <w:sz w:val="20"/>
                <w:szCs w:val="20"/>
                <w:u w:val="single"/>
              </w:rPr>
              <w:tab/>
            </w:r>
            <w:r w:rsidRPr="005642A3">
              <w:rPr>
                <w:sz w:val="20"/>
                <w:szCs w:val="20"/>
                <w:u w:val="single"/>
              </w:rPr>
              <w:tab/>
            </w:r>
            <w:r w:rsidRPr="005642A3">
              <w:rPr>
                <w:sz w:val="20"/>
                <w:szCs w:val="20"/>
                <w:u w:val="single"/>
              </w:rPr>
              <w:tab/>
            </w:r>
            <w:r>
              <w:rPr>
                <w:sz w:val="20"/>
                <w:szCs w:val="20"/>
                <w:u w:val="single"/>
              </w:rPr>
              <w:t xml:space="preserve">          $0</w:t>
            </w:r>
          </w:p>
          <w:p w14:paraId="24A0CE46" w14:textId="77777777" w:rsidR="003C135F" w:rsidRDefault="003C135F" w:rsidP="003C135F">
            <w:pPr>
              <w:spacing w:after="0"/>
              <w:rPr>
                <w:sz w:val="20"/>
                <w:szCs w:val="20"/>
                <w:u w:val="single"/>
              </w:rPr>
            </w:pPr>
            <w:r w:rsidRPr="005642A3">
              <w:rPr>
                <w:sz w:val="20"/>
                <w:szCs w:val="20"/>
                <w:u w:val="single"/>
              </w:rPr>
              <w:tab/>
            </w:r>
            <w:r w:rsidRPr="005642A3">
              <w:rPr>
                <w:sz w:val="20"/>
                <w:szCs w:val="20"/>
                <w:u w:val="single"/>
              </w:rPr>
              <w:tab/>
            </w:r>
            <w:r w:rsidRPr="005642A3">
              <w:rPr>
                <w:sz w:val="20"/>
                <w:szCs w:val="20"/>
                <w:u w:val="single"/>
              </w:rPr>
              <w:tab/>
            </w:r>
            <w:r>
              <w:rPr>
                <w:sz w:val="20"/>
                <w:szCs w:val="20"/>
                <w:u w:val="single"/>
              </w:rPr>
              <w:t xml:space="preserve">          $0</w:t>
            </w:r>
          </w:p>
          <w:p w14:paraId="48160C3A" w14:textId="77777777" w:rsidR="003C135F" w:rsidRDefault="003C135F" w:rsidP="003C135F">
            <w:pPr>
              <w:spacing w:after="0"/>
              <w:rPr>
                <w:sz w:val="20"/>
                <w:szCs w:val="20"/>
                <w:u w:val="single"/>
              </w:rPr>
            </w:pPr>
            <w:r w:rsidRPr="005642A3">
              <w:rPr>
                <w:sz w:val="20"/>
                <w:szCs w:val="20"/>
                <w:u w:val="single"/>
              </w:rPr>
              <w:tab/>
            </w:r>
            <w:r w:rsidRPr="005642A3">
              <w:rPr>
                <w:sz w:val="20"/>
                <w:szCs w:val="20"/>
                <w:u w:val="single"/>
              </w:rPr>
              <w:tab/>
            </w:r>
            <w:r w:rsidRPr="005642A3">
              <w:rPr>
                <w:sz w:val="20"/>
                <w:szCs w:val="20"/>
                <w:u w:val="single"/>
              </w:rPr>
              <w:tab/>
            </w:r>
            <w:r>
              <w:rPr>
                <w:sz w:val="20"/>
                <w:szCs w:val="20"/>
                <w:u w:val="single"/>
              </w:rPr>
              <w:t xml:space="preserve">          $0</w:t>
            </w:r>
          </w:p>
          <w:p w14:paraId="10DFDAC6" w14:textId="77777777" w:rsidR="003C135F" w:rsidRDefault="003C135F" w:rsidP="003C135F">
            <w:pPr>
              <w:spacing w:after="0"/>
              <w:rPr>
                <w:sz w:val="20"/>
                <w:szCs w:val="20"/>
                <w:u w:val="single"/>
              </w:rPr>
            </w:pPr>
            <w:r w:rsidRPr="005642A3">
              <w:rPr>
                <w:sz w:val="20"/>
                <w:szCs w:val="20"/>
                <w:u w:val="single"/>
              </w:rPr>
              <w:tab/>
            </w:r>
            <w:r w:rsidRPr="005642A3">
              <w:rPr>
                <w:sz w:val="20"/>
                <w:szCs w:val="20"/>
                <w:u w:val="single"/>
              </w:rPr>
              <w:tab/>
            </w:r>
            <w:r w:rsidRPr="005642A3">
              <w:rPr>
                <w:sz w:val="20"/>
                <w:szCs w:val="20"/>
                <w:u w:val="single"/>
              </w:rPr>
              <w:tab/>
            </w:r>
            <w:r>
              <w:rPr>
                <w:sz w:val="20"/>
                <w:szCs w:val="20"/>
                <w:u w:val="single"/>
              </w:rPr>
              <w:t xml:space="preserve">          $0</w:t>
            </w:r>
          </w:p>
          <w:p w14:paraId="76D89F44" w14:textId="77777777" w:rsidR="003C135F" w:rsidRDefault="003C135F" w:rsidP="003C135F">
            <w:pPr>
              <w:spacing w:after="0"/>
              <w:rPr>
                <w:sz w:val="20"/>
                <w:szCs w:val="20"/>
                <w:u w:val="single"/>
              </w:rPr>
            </w:pPr>
            <w:r w:rsidRPr="005642A3">
              <w:rPr>
                <w:sz w:val="20"/>
                <w:szCs w:val="20"/>
                <w:u w:val="single"/>
              </w:rPr>
              <w:tab/>
            </w:r>
            <w:r w:rsidRPr="005642A3">
              <w:rPr>
                <w:sz w:val="20"/>
                <w:szCs w:val="20"/>
                <w:u w:val="single"/>
              </w:rPr>
              <w:tab/>
            </w:r>
            <w:r w:rsidRPr="005642A3">
              <w:rPr>
                <w:sz w:val="20"/>
                <w:szCs w:val="20"/>
                <w:u w:val="single"/>
              </w:rPr>
              <w:tab/>
            </w:r>
            <w:r>
              <w:rPr>
                <w:sz w:val="20"/>
                <w:szCs w:val="20"/>
                <w:u w:val="single"/>
              </w:rPr>
              <w:t xml:space="preserve">          $0</w:t>
            </w:r>
          </w:p>
          <w:p w14:paraId="6F62DC86" w14:textId="77777777" w:rsidR="003C135F" w:rsidRPr="003C135F" w:rsidRDefault="003C135F" w:rsidP="003C135F">
            <w:pPr>
              <w:spacing w:after="0"/>
              <w:rPr>
                <w:b/>
                <w:sz w:val="20"/>
                <w:szCs w:val="20"/>
              </w:rPr>
            </w:pPr>
            <w:r w:rsidRPr="004017F0">
              <w:rPr>
                <w:sz w:val="20"/>
                <w:szCs w:val="20"/>
              </w:rPr>
              <w:tab/>
            </w:r>
            <w:r w:rsidRPr="004017F0">
              <w:rPr>
                <w:sz w:val="20"/>
                <w:szCs w:val="20"/>
              </w:rPr>
              <w:tab/>
            </w:r>
            <w:r w:rsidRPr="004017F0">
              <w:rPr>
                <w:sz w:val="20"/>
                <w:szCs w:val="20"/>
              </w:rPr>
              <w:tab/>
              <w:t xml:space="preserve">          </w:t>
            </w:r>
            <w:r w:rsidRPr="003C135F">
              <w:rPr>
                <w:b/>
                <w:sz w:val="20"/>
                <w:szCs w:val="20"/>
              </w:rPr>
              <w:t>$0</w:t>
            </w:r>
          </w:p>
        </w:tc>
      </w:tr>
      <w:tr w:rsidR="003C135F" w:rsidRPr="005642A3" w14:paraId="2328C9A2" w14:textId="77777777" w:rsidTr="003C135F">
        <w:tc>
          <w:tcPr>
            <w:tcW w:w="9576" w:type="dxa"/>
            <w:gridSpan w:val="3"/>
          </w:tcPr>
          <w:p w14:paraId="74E22816" w14:textId="77777777" w:rsidR="003C135F" w:rsidRPr="005642A3" w:rsidRDefault="003C135F" w:rsidP="003C135F">
            <w:pPr>
              <w:rPr>
                <w:sz w:val="20"/>
                <w:szCs w:val="20"/>
              </w:rPr>
            </w:pPr>
            <w:r>
              <w:rPr>
                <w:sz w:val="20"/>
                <w:szCs w:val="20"/>
              </w:rPr>
              <w:t>Pricing Basis Being Requested:</w:t>
            </w:r>
            <w:r w:rsidRPr="005642A3">
              <w:rPr>
                <w:sz w:val="20"/>
                <w:szCs w:val="20"/>
              </w:rPr>
              <w:t xml:space="preserve"> </w:t>
            </w:r>
            <w:r w:rsidRPr="005642A3">
              <w:rPr>
                <w:sz w:val="20"/>
                <w:szCs w:val="20"/>
              </w:rPr>
              <w:tab/>
            </w:r>
            <w:r w:rsidRPr="005642A3">
              <w:rPr>
                <w:sz w:val="20"/>
                <w:szCs w:val="20"/>
              </w:rPr>
              <w:tab/>
            </w:r>
            <w:r>
              <w:rPr>
                <w:sz w:val="20"/>
                <w:szCs w:val="20"/>
              </w:rPr>
              <w:t>Fixed Contract Price</w:t>
            </w:r>
            <w:r w:rsidRPr="005642A3">
              <w:rPr>
                <w:sz w:val="20"/>
                <w:szCs w:val="20"/>
              </w:rPr>
              <w:tab/>
            </w:r>
            <w:r w:rsidRPr="005642A3">
              <w:rPr>
                <w:sz w:val="20"/>
                <w:szCs w:val="20"/>
              </w:rPr>
              <w:tab/>
            </w:r>
            <w:r>
              <w:rPr>
                <w:sz w:val="20"/>
                <w:szCs w:val="20"/>
              </w:rPr>
              <w:t xml:space="preserve">Unit Price </w:t>
            </w:r>
            <w:r w:rsidRPr="005642A3">
              <w:rPr>
                <w:sz w:val="20"/>
                <w:szCs w:val="20"/>
              </w:rPr>
              <w:tab/>
            </w:r>
            <w:r>
              <w:rPr>
                <w:sz w:val="20"/>
                <w:szCs w:val="20"/>
              </w:rPr>
              <w:t>T&amp;M</w:t>
            </w:r>
            <w:r w:rsidRPr="005642A3">
              <w:rPr>
                <w:sz w:val="20"/>
                <w:szCs w:val="20"/>
              </w:rPr>
              <w:tab/>
            </w:r>
            <w:r>
              <w:rPr>
                <w:sz w:val="20"/>
                <w:szCs w:val="20"/>
              </w:rPr>
              <w:t xml:space="preserve">     Other</w:t>
            </w:r>
          </w:p>
        </w:tc>
      </w:tr>
      <w:tr w:rsidR="003C135F" w:rsidRPr="005642A3" w14:paraId="24177F4B" w14:textId="77777777" w:rsidTr="003C135F">
        <w:tc>
          <w:tcPr>
            <w:tcW w:w="9576" w:type="dxa"/>
            <w:gridSpan w:val="3"/>
          </w:tcPr>
          <w:p w14:paraId="6ECC0638" w14:textId="77777777" w:rsidR="003C135F" w:rsidRPr="005642A3" w:rsidRDefault="003C135F" w:rsidP="003C135F">
            <w:pPr>
              <w:rPr>
                <w:sz w:val="20"/>
                <w:szCs w:val="20"/>
              </w:rPr>
            </w:pPr>
            <w:r>
              <w:rPr>
                <w:sz w:val="20"/>
                <w:szCs w:val="20"/>
              </w:rPr>
              <w:t>Payment Basis and Impact to Progress Payment Schedule:</w:t>
            </w:r>
          </w:p>
        </w:tc>
      </w:tr>
      <w:tr w:rsidR="003C135F" w:rsidRPr="005642A3" w14:paraId="71516AA2" w14:textId="77777777" w:rsidTr="003C135F">
        <w:tc>
          <w:tcPr>
            <w:tcW w:w="9576" w:type="dxa"/>
            <w:gridSpan w:val="3"/>
          </w:tcPr>
          <w:p w14:paraId="347B17EB" w14:textId="77777777" w:rsidR="003C135F" w:rsidRPr="005642A3" w:rsidRDefault="003C135F" w:rsidP="003C135F">
            <w:pPr>
              <w:rPr>
                <w:sz w:val="20"/>
                <w:szCs w:val="20"/>
              </w:rPr>
            </w:pPr>
            <w:r>
              <w:rPr>
                <w:sz w:val="20"/>
                <w:szCs w:val="20"/>
              </w:rPr>
              <w:t>Impact on Key Dates for Critical Activities:</w:t>
            </w:r>
          </w:p>
        </w:tc>
      </w:tr>
      <w:tr w:rsidR="003C135F" w:rsidRPr="005642A3" w14:paraId="2A29B1A5" w14:textId="77777777" w:rsidTr="003C135F">
        <w:tc>
          <w:tcPr>
            <w:tcW w:w="9576" w:type="dxa"/>
            <w:gridSpan w:val="3"/>
            <w:tcBorders>
              <w:bottom w:val="single" w:sz="4" w:space="0" w:color="auto"/>
            </w:tcBorders>
          </w:tcPr>
          <w:p w14:paraId="5B74C801" w14:textId="77777777" w:rsidR="003C135F" w:rsidRPr="005642A3" w:rsidRDefault="003C135F" w:rsidP="003C135F">
            <w:pPr>
              <w:rPr>
                <w:sz w:val="20"/>
                <w:szCs w:val="20"/>
              </w:rPr>
            </w:pPr>
            <w:r>
              <w:rPr>
                <w:sz w:val="20"/>
                <w:szCs w:val="20"/>
              </w:rPr>
              <w:t>Impact on Critical Path:</w:t>
            </w:r>
          </w:p>
        </w:tc>
      </w:tr>
      <w:tr w:rsidR="003C135F" w:rsidRPr="005642A3" w14:paraId="12AD8DCC" w14:textId="77777777" w:rsidTr="003C135F">
        <w:tc>
          <w:tcPr>
            <w:tcW w:w="3192" w:type="dxa"/>
            <w:tcBorders>
              <w:bottom w:val="nil"/>
              <w:right w:val="nil"/>
            </w:tcBorders>
          </w:tcPr>
          <w:p w14:paraId="1C90D445" w14:textId="22A22EFE" w:rsidR="003C135F" w:rsidRPr="00892718" w:rsidRDefault="00BF08F7" w:rsidP="003C135F">
            <w:pPr>
              <w:rPr>
                <w:b/>
                <w:sz w:val="20"/>
                <w:szCs w:val="20"/>
              </w:rPr>
            </w:pPr>
            <w:r>
              <w:rPr>
                <w:b/>
                <w:sz w:val="20"/>
                <w:szCs w:val="20"/>
              </w:rPr>
              <w:t>Supplier</w:t>
            </w:r>
            <w:r w:rsidR="003C135F" w:rsidRPr="00892718">
              <w:rPr>
                <w:b/>
                <w:sz w:val="20"/>
                <w:szCs w:val="20"/>
              </w:rPr>
              <w:t xml:space="preserve"> Approvals:</w:t>
            </w:r>
          </w:p>
        </w:tc>
        <w:tc>
          <w:tcPr>
            <w:tcW w:w="3192" w:type="dxa"/>
            <w:tcBorders>
              <w:left w:val="nil"/>
              <w:bottom w:val="nil"/>
              <w:right w:val="nil"/>
            </w:tcBorders>
          </w:tcPr>
          <w:p w14:paraId="7B2C1FEC" w14:textId="77777777" w:rsidR="003C135F" w:rsidRPr="005642A3" w:rsidRDefault="003C135F" w:rsidP="003C135F">
            <w:pPr>
              <w:rPr>
                <w:sz w:val="20"/>
                <w:szCs w:val="20"/>
              </w:rPr>
            </w:pPr>
          </w:p>
        </w:tc>
        <w:tc>
          <w:tcPr>
            <w:tcW w:w="3192" w:type="dxa"/>
            <w:tcBorders>
              <w:left w:val="nil"/>
              <w:bottom w:val="nil"/>
            </w:tcBorders>
          </w:tcPr>
          <w:p w14:paraId="66D19E2A" w14:textId="77777777" w:rsidR="003C135F" w:rsidRPr="005642A3" w:rsidRDefault="003C135F" w:rsidP="003C135F">
            <w:pPr>
              <w:rPr>
                <w:sz w:val="20"/>
                <w:szCs w:val="20"/>
              </w:rPr>
            </w:pPr>
          </w:p>
        </w:tc>
      </w:tr>
      <w:tr w:rsidR="003C135F" w:rsidRPr="005642A3" w14:paraId="66561C91" w14:textId="77777777" w:rsidTr="003C135F">
        <w:tc>
          <w:tcPr>
            <w:tcW w:w="9576" w:type="dxa"/>
            <w:gridSpan w:val="3"/>
            <w:tcBorders>
              <w:top w:val="nil"/>
              <w:bottom w:val="nil"/>
            </w:tcBorders>
          </w:tcPr>
          <w:p w14:paraId="27258B1A" w14:textId="0C3B2240" w:rsidR="003C135F" w:rsidRPr="003C135F" w:rsidRDefault="003C135F" w:rsidP="003C135F">
            <w:pPr>
              <w:rPr>
                <w:sz w:val="20"/>
                <w:szCs w:val="20"/>
                <w:u w:val="single"/>
              </w:rPr>
            </w:pPr>
            <w:r>
              <w:rPr>
                <w:sz w:val="20"/>
                <w:szCs w:val="20"/>
              </w:rPr>
              <w:lastRenderedPageBreak/>
              <w:t xml:space="preserve">Change Request Approved by </w:t>
            </w:r>
            <w:r w:rsidR="00BF08F7">
              <w:rPr>
                <w:sz w:val="20"/>
                <w:szCs w:val="20"/>
              </w:rPr>
              <w:t>Supplier</w:t>
            </w:r>
            <w:r>
              <w:rPr>
                <w:sz w:val="20"/>
                <w:szCs w:val="20"/>
              </w:rPr>
              <w:t>`s Project Controls Manager:</w:t>
            </w:r>
            <w:r w:rsidRPr="005642A3">
              <w:rPr>
                <w:sz w:val="20"/>
                <w:szCs w:val="20"/>
              </w:rPr>
              <w:t xml:space="preserve"> </w:t>
            </w:r>
            <w:r w:rsidRPr="00FA1120">
              <w:rPr>
                <w:sz w:val="20"/>
                <w:szCs w:val="20"/>
              </w:rPr>
              <w:tab/>
            </w:r>
            <w:r w:rsidRPr="00892718">
              <w:rPr>
                <w:sz w:val="20"/>
                <w:szCs w:val="20"/>
                <w:u w:val="single"/>
              </w:rPr>
              <w:tab/>
            </w:r>
            <w:r w:rsidRPr="00892718">
              <w:rPr>
                <w:sz w:val="20"/>
                <w:szCs w:val="20"/>
                <w:u w:val="single"/>
              </w:rPr>
              <w:tab/>
            </w:r>
            <w:r w:rsidRPr="00892718">
              <w:rPr>
                <w:sz w:val="20"/>
                <w:szCs w:val="20"/>
                <w:u w:val="single"/>
              </w:rPr>
              <w:tab/>
            </w:r>
            <w:r w:rsidRPr="00FA1120">
              <w:rPr>
                <w:sz w:val="20"/>
                <w:szCs w:val="20"/>
              </w:rPr>
              <w:t xml:space="preserve">  </w:t>
            </w:r>
            <w:r>
              <w:rPr>
                <w:sz w:val="20"/>
                <w:szCs w:val="20"/>
              </w:rPr>
              <w:t>Date:</w:t>
            </w:r>
            <w:r w:rsidRPr="005642A3">
              <w:rPr>
                <w:sz w:val="20"/>
                <w:szCs w:val="20"/>
              </w:rPr>
              <w:t xml:space="preserve"> </w:t>
            </w:r>
            <w:r w:rsidRPr="00892718">
              <w:rPr>
                <w:sz w:val="20"/>
                <w:szCs w:val="20"/>
                <w:u w:val="single"/>
              </w:rPr>
              <w:tab/>
            </w:r>
            <w:r w:rsidRPr="00892718">
              <w:rPr>
                <w:sz w:val="20"/>
                <w:szCs w:val="20"/>
                <w:u w:val="single"/>
              </w:rPr>
              <w:tab/>
            </w:r>
          </w:p>
        </w:tc>
      </w:tr>
      <w:tr w:rsidR="003C135F" w:rsidRPr="005642A3" w14:paraId="69383664" w14:textId="77777777" w:rsidTr="003C135F">
        <w:tc>
          <w:tcPr>
            <w:tcW w:w="9576" w:type="dxa"/>
            <w:gridSpan w:val="3"/>
            <w:tcBorders>
              <w:top w:val="nil"/>
              <w:bottom w:val="nil"/>
            </w:tcBorders>
          </w:tcPr>
          <w:p w14:paraId="1092C264" w14:textId="083F2DE9" w:rsidR="003C135F" w:rsidRPr="003C135F" w:rsidRDefault="003C135F" w:rsidP="003C135F">
            <w:pPr>
              <w:rPr>
                <w:sz w:val="20"/>
                <w:szCs w:val="20"/>
                <w:u w:val="single"/>
              </w:rPr>
            </w:pPr>
            <w:r>
              <w:rPr>
                <w:sz w:val="20"/>
                <w:szCs w:val="20"/>
              </w:rPr>
              <w:t xml:space="preserve">Change Request Approved by </w:t>
            </w:r>
            <w:r w:rsidR="00BF08F7">
              <w:rPr>
                <w:sz w:val="20"/>
                <w:szCs w:val="20"/>
              </w:rPr>
              <w:t>Supplier</w:t>
            </w:r>
            <w:r>
              <w:rPr>
                <w:sz w:val="20"/>
                <w:szCs w:val="20"/>
              </w:rPr>
              <w:t>`s Project Engineering Manager:</w:t>
            </w:r>
            <w:r w:rsidRPr="00FA1120">
              <w:rPr>
                <w:sz w:val="20"/>
                <w:szCs w:val="20"/>
              </w:rPr>
              <w:t xml:space="preserve"> </w:t>
            </w:r>
            <w:r w:rsidRPr="00892718">
              <w:rPr>
                <w:sz w:val="20"/>
                <w:szCs w:val="20"/>
                <w:u w:val="single"/>
              </w:rPr>
              <w:tab/>
            </w:r>
            <w:r w:rsidRPr="00892718">
              <w:rPr>
                <w:sz w:val="20"/>
                <w:szCs w:val="20"/>
                <w:u w:val="single"/>
              </w:rPr>
              <w:tab/>
            </w:r>
            <w:r w:rsidRPr="00892718">
              <w:rPr>
                <w:sz w:val="20"/>
                <w:szCs w:val="20"/>
                <w:u w:val="single"/>
              </w:rPr>
              <w:tab/>
            </w:r>
            <w:r w:rsidRPr="00FA1120">
              <w:rPr>
                <w:sz w:val="20"/>
                <w:szCs w:val="20"/>
              </w:rPr>
              <w:t xml:space="preserve">  </w:t>
            </w:r>
            <w:r>
              <w:rPr>
                <w:sz w:val="20"/>
                <w:szCs w:val="20"/>
              </w:rPr>
              <w:t>Date:</w:t>
            </w:r>
            <w:r w:rsidRPr="005642A3">
              <w:rPr>
                <w:sz w:val="20"/>
                <w:szCs w:val="20"/>
              </w:rPr>
              <w:t xml:space="preserve"> </w:t>
            </w:r>
            <w:r w:rsidRPr="00892718">
              <w:rPr>
                <w:sz w:val="20"/>
                <w:szCs w:val="20"/>
                <w:u w:val="single"/>
              </w:rPr>
              <w:tab/>
            </w:r>
            <w:r w:rsidRPr="00892718">
              <w:rPr>
                <w:sz w:val="20"/>
                <w:szCs w:val="20"/>
                <w:u w:val="single"/>
              </w:rPr>
              <w:tab/>
            </w:r>
          </w:p>
        </w:tc>
      </w:tr>
      <w:tr w:rsidR="003C135F" w:rsidRPr="005642A3" w14:paraId="7EB1F33E" w14:textId="77777777" w:rsidTr="003C135F">
        <w:tc>
          <w:tcPr>
            <w:tcW w:w="9576" w:type="dxa"/>
            <w:gridSpan w:val="3"/>
            <w:tcBorders>
              <w:top w:val="nil"/>
              <w:bottom w:val="nil"/>
            </w:tcBorders>
          </w:tcPr>
          <w:p w14:paraId="2C8B7FC8" w14:textId="1BC0FC41" w:rsidR="003C135F" w:rsidRPr="003C135F" w:rsidRDefault="003C135F" w:rsidP="003C135F">
            <w:pPr>
              <w:rPr>
                <w:sz w:val="20"/>
                <w:szCs w:val="20"/>
                <w:u w:val="single"/>
              </w:rPr>
            </w:pPr>
            <w:r>
              <w:rPr>
                <w:sz w:val="20"/>
                <w:szCs w:val="20"/>
              </w:rPr>
              <w:t xml:space="preserve">Change Request Approved by </w:t>
            </w:r>
            <w:r w:rsidR="00012F48">
              <w:rPr>
                <w:sz w:val="20"/>
                <w:szCs w:val="20"/>
              </w:rPr>
              <w:t>Supplier</w:t>
            </w:r>
            <w:r>
              <w:rPr>
                <w:sz w:val="20"/>
                <w:szCs w:val="20"/>
              </w:rPr>
              <w:t>`s Project Contracts Manager</w:t>
            </w:r>
            <w:r w:rsidRPr="00FA1120">
              <w:rPr>
                <w:sz w:val="20"/>
                <w:szCs w:val="20"/>
              </w:rPr>
              <w:t xml:space="preserve">: </w:t>
            </w:r>
            <w:r w:rsidRPr="00FA1120">
              <w:rPr>
                <w:sz w:val="20"/>
                <w:szCs w:val="20"/>
              </w:rPr>
              <w:tab/>
            </w:r>
            <w:r w:rsidRPr="00892718">
              <w:rPr>
                <w:sz w:val="20"/>
                <w:szCs w:val="20"/>
                <w:u w:val="single"/>
              </w:rPr>
              <w:tab/>
            </w:r>
            <w:r w:rsidRPr="00892718">
              <w:rPr>
                <w:sz w:val="20"/>
                <w:szCs w:val="20"/>
                <w:u w:val="single"/>
              </w:rPr>
              <w:tab/>
            </w:r>
            <w:r w:rsidRPr="00892718">
              <w:rPr>
                <w:sz w:val="20"/>
                <w:szCs w:val="20"/>
                <w:u w:val="single"/>
              </w:rPr>
              <w:tab/>
            </w:r>
            <w:r w:rsidRPr="00FA1120">
              <w:rPr>
                <w:sz w:val="20"/>
                <w:szCs w:val="20"/>
              </w:rPr>
              <w:t xml:space="preserve">  </w:t>
            </w:r>
            <w:r>
              <w:rPr>
                <w:sz w:val="20"/>
                <w:szCs w:val="20"/>
              </w:rPr>
              <w:t>Date:</w:t>
            </w:r>
            <w:r w:rsidRPr="005642A3">
              <w:rPr>
                <w:sz w:val="20"/>
                <w:szCs w:val="20"/>
              </w:rPr>
              <w:t xml:space="preserve"> </w:t>
            </w:r>
            <w:r w:rsidRPr="00892718">
              <w:rPr>
                <w:sz w:val="20"/>
                <w:szCs w:val="20"/>
                <w:u w:val="single"/>
              </w:rPr>
              <w:tab/>
            </w:r>
            <w:r w:rsidRPr="00892718">
              <w:rPr>
                <w:sz w:val="20"/>
                <w:szCs w:val="20"/>
                <w:u w:val="single"/>
              </w:rPr>
              <w:tab/>
            </w:r>
          </w:p>
        </w:tc>
      </w:tr>
      <w:tr w:rsidR="003C135F" w:rsidRPr="005642A3" w14:paraId="6A4DA7DE" w14:textId="77777777" w:rsidTr="003C135F">
        <w:tc>
          <w:tcPr>
            <w:tcW w:w="9576" w:type="dxa"/>
            <w:gridSpan w:val="3"/>
            <w:tcBorders>
              <w:top w:val="nil"/>
            </w:tcBorders>
          </w:tcPr>
          <w:p w14:paraId="0BCD9EB1" w14:textId="382F6884" w:rsidR="003C135F" w:rsidRPr="003C135F" w:rsidRDefault="003C135F" w:rsidP="003C135F">
            <w:pPr>
              <w:rPr>
                <w:sz w:val="20"/>
                <w:szCs w:val="20"/>
                <w:u w:val="single"/>
              </w:rPr>
            </w:pPr>
            <w:r>
              <w:rPr>
                <w:sz w:val="20"/>
                <w:szCs w:val="20"/>
              </w:rPr>
              <w:t xml:space="preserve">Change Request Approved by </w:t>
            </w:r>
            <w:r w:rsidR="00012F48">
              <w:rPr>
                <w:sz w:val="20"/>
                <w:szCs w:val="20"/>
              </w:rPr>
              <w:t>Supplier</w:t>
            </w:r>
            <w:r>
              <w:rPr>
                <w:sz w:val="20"/>
                <w:szCs w:val="20"/>
              </w:rPr>
              <w:t>`s Project Manager</w:t>
            </w:r>
            <w:r w:rsidRPr="00892718">
              <w:rPr>
                <w:sz w:val="20"/>
                <w:szCs w:val="20"/>
              </w:rPr>
              <w:t xml:space="preserve">: </w:t>
            </w:r>
            <w:r w:rsidRPr="00892718">
              <w:rPr>
                <w:sz w:val="20"/>
                <w:szCs w:val="20"/>
              </w:rPr>
              <w:tab/>
            </w:r>
            <w:r w:rsidRPr="00892718">
              <w:rPr>
                <w:sz w:val="20"/>
                <w:szCs w:val="20"/>
              </w:rPr>
              <w:tab/>
            </w:r>
            <w:r w:rsidRPr="00892718">
              <w:rPr>
                <w:sz w:val="20"/>
                <w:szCs w:val="20"/>
                <w:u w:val="single"/>
              </w:rPr>
              <w:tab/>
            </w:r>
            <w:r w:rsidRPr="00892718">
              <w:rPr>
                <w:sz w:val="20"/>
                <w:szCs w:val="20"/>
                <w:u w:val="single"/>
              </w:rPr>
              <w:tab/>
            </w:r>
            <w:r w:rsidRPr="00892718">
              <w:rPr>
                <w:sz w:val="20"/>
                <w:szCs w:val="20"/>
                <w:u w:val="single"/>
              </w:rPr>
              <w:tab/>
            </w:r>
            <w:r w:rsidRPr="00FA1120">
              <w:rPr>
                <w:sz w:val="20"/>
                <w:szCs w:val="20"/>
              </w:rPr>
              <w:t xml:space="preserve">  </w:t>
            </w:r>
            <w:r>
              <w:rPr>
                <w:sz w:val="20"/>
                <w:szCs w:val="20"/>
              </w:rPr>
              <w:t>Date:</w:t>
            </w:r>
            <w:r w:rsidRPr="005642A3">
              <w:rPr>
                <w:sz w:val="20"/>
                <w:szCs w:val="20"/>
              </w:rPr>
              <w:t xml:space="preserve"> </w:t>
            </w:r>
            <w:r w:rsidRPr="00892718">
              <w:rPr>
                <w:sz w:val="20"/>
                <w:szCs w:val="20"/>
                <w:u w:val="single"/>
              </w:rPr>
              <w:tab/>
            </w:r>
            <w:r w:rsidRPr="00892718">
              <w:rPr>
                <w:sz w:val="20"/>
                <w:szCs w:val="20"/>
                <w:u w:val="single"/>
              </w:rPr>
              <w:tab/>
            </w:r>
          </w:p>
        </w:tc>
      </w:tr>
    </w:tbl>
    <w:p w14:paraId="402DD8FF" w14:textId="77777777" w:rsidR="003C135F" w:rsidRDefault="003C135F" w:rsidP="003C135F">
      <w:pPr>
        <w:jc w:val="center"/>
        <w:rPr>
          <w:b/>
          <w:sz w:val="20"/>
          <w:szCs w:val="20"/>
        </w:rPr>
        <w:sectPr w:rsidR="003C135F" w:rsidSect="003C135F">
          <w:headerReference w:type="default" r:id="rId25"/>
          <w:headerReference w:type="first" r:id="rId26"/>
          <w:pgSz w:w="12240" w:h="15840"/>
          <w:pgMar w:top="1440" w:right="1440" w:bottom="1440" w:left="1440" w:header="708" w:footer="708" w:gutter="0"/>
          <w:cols w:space="708"/>
          <w:titlePg/>
          <w:docGrid w:linePitch="360"/>
        </w:sectPr>
      </w:pPr>
    </w:p>
    <w:p w14:paraId="39EA9750" w14:textId="77777777" w:rsidR="003C135F" w:rsidRDefault="003C135F" w:rsidP="003C135F">
      <w:pPr>
        <w:jc w:val="center"/>
        <w:rPr>
          <w:b/>
          <w:sz w:val="20"/>
          <w:szCs w:val="20"/>
        </w:rPr>
      </w:pPr>
      <w:r w:rsidRPr="005642A3">
        <w:rPr>
          <w:b/>
          <w:sz w:val="20"/>
          <w:szCs w:val="20"/>
        </w:rPr>
        <w:lastRenderedPageBreak/>
        <w:t xml:space="preserve">FORM OF CHANGE ORDER </w:t>
      </w:r>
    </w:p>
    <w:p w14:paraId="77BBA862" w14:textId="77777777" w:rsidR="003C135F" w:rsidRDefault="003C135F" w:rsidP="003C135F">
      <w:pPr>
        <w:jc w:val="center"/>
        <w:rPr>
          <w:b/>
          <w:sz w:val="20"/>
          <w:szCs w:val="20"/>
        </w:rPr>
      </w:pPr>
      <w:r>
        <w:rPr>
          <w:b/>
          <w:sz w:val="20"/>
          <w:szCs w:val="20"/>
        </w:rPr>
        <w:t>T-1 FIXED PRICE WORK</w:t>
      </w:r>
    </w:p>
    <w:p w14:paraId="7537AD03" w14:textId="77777777" w:rsidR="003C135F" w:rsidRDefault="003C135F" w:rsidP="003C135F">
      <w:pPr>
        <w:jc w:val="center"/>
        <w:rPr>
          <w:b/>
          <w:sz w:val="20"/>
          <w:szCs w:val="20"/>
        </w:rPr>
      </w:pPr>
    </w:p>
    <w:p w14:paraId="73F53E34" w14:textId="77777777" w:rsidR="003C135F" w:rsidRDefault="003C135F" w:rsidP="003C135F">
      <w:pPr>
        <w:rPr>
          <w:sz w:val="20"/>
          <w:szCs w:val="20"/>
          <w:u w:val="single"/>
        </w:rPr>
      </w:pPr>
      <w:r>
        <w:rPr>
          <w:sz w:val="20"/>
          <w:szCs w:val="20"/>
        </w:rPr>
        <w:t xml:space="preserve">Date: </w:t>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p>
    <w:p w14:paraId="2260434F" w14:textId="77777777" w:rsidR="003C135F" w:rsidRDefault="003C135F" w:rsidP="003C135F">
      <w:pPr>
        <w:rPr>
          <w:sz w:val="20"/>
          <w:szCs w:val="20"/>
          <w:u w:val="single"/>
        </w:rPr>
      </w:pPr>
      <w:r>
        <w:rPr>
          <w:sz w:val="20"/>
          <w:szCs w:val="20"/>
        </w:rPr>
        <w:t>To:</w:t>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ab/>
      </w:r>
      <w:r>
        <w:rPr>
          <w:sz w:val="20"/>
          <w:szCs w:val="20"/>
        </w:rPr>
        <w:tab/>
        <w:t xml:space="preserve">Agreement No.: </w:t>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p>
    <w:p w14:paraId="6202EF42" w14:textId="77777777" w:rsidR="003C135F" w:rsidRDefault="003C135F" w:rsidP="003C135F">
      <w:pPr>
        <w:rPr>
          <w:sz w:val="20"/>
          <w:szCs w:val="20"/>
          <w:u w:val="single"/>
        </w:rPr>
      </w:pPr>
    </w:p>
    <w:p w14:paraId="25A1B4B5" w14:textId="5EFF0E83" w:rsidR="003C135F" w:rsidRDefault="00C21237" w:rsidP="003C135F">
      <w:pPr>
        <w:rPr>
          <w:sz w:val="20"/>
          <w:szCs w:val="20"/>
        </w:rPr>
      </w:pPr>
      <w:r>
        <w:rPr>
          <w:sz w:val="20"/>
          <w:szCs w:val="20"/>
        </w:rPr>
        <w:t>Dear ____________</w:t>
      </w:r>
      <w:r w:rsidR="003C135F">
        <w:rPr>
          <w:sz w:val="20"/>
          <w:szCs w:val="20"/>
        </w:rPr>
        <w:t>:</w:t>
      </w:r>
    </w:p>
    <w:p w14:paraId="479E55A7" w14:textId="25809B1F" w:rsidR="003C135F" w:rsidRDefault="003C135F" w:rsidP="003C135F">
      <w:pPr>
        <w:jc w:val="both"/>
        <w:rPr>
          <w:sz w:val="20"/>
          <w:szCs w:val="20"/>
        </w:rPr>
      </w:pPr>
      <w:r>
        <w:rPr>
          <w:sz w:val="20"/>
          <w:szCs w:val="20"/>
        </w:rPr>
        <w:t xml:space="preserve">Your Change Order Request dated </w:t>
      </w:r>
      <w:r>
        <w:rPr>
          <w:sz w:val="20"/>
          <w:szCs w:val="20"/>
          <w:u w:val="single"/>
        </w:rPr>
        <w:tab/>
      </w:r>
      <w:r>
        <w:rPr>
          <w:sz w:val="20"/>
          <w:szCs w:val="20"/>
          <w:u w:val="single"/>
        </w:rPr>
        <w:tab/>
      </w:r>
      <w:r>
        <w:rPr>
          <w:sz w:val="20"/>
          <w:szCs w:val="20"/>
        </w:rPr>
        <w:t>, in the amount of $</w:t>
      </w:r>
      <w:r>
        <w:rPr>
          <w:sz w:val="20"/>
          <w:szCs w:val="20"/>
          <w:u w:val="single"/>
        </w:rPr>
        <w:tab/>
      </w:r>
      <w:r>
        <w:rPr>
          <w:sz w:val="20"/>
          <w:szCs w:val="20"/>
          <w:u w:val="single"/>
        </w:rPr>
        <w:tab/>
      </w:r>
      <w:r>
        <w:rPr>
          <w:sz w:val="20"/>
          <w:szCs w:val="20"/>
        </w:rPr>
        <w:t>for</w:t>
      </w:r>
      <w:r>
        <w:rPr>
          <w:sz w:val="20"/>
          <w:szCs w:val="20"/>
        </w:rPr>
        <w:br/>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 xml:space="preserve"> has been accepted and incorporated into Agreement No. </w:t>
      </w:r>
      <w:r>
        <w:rPr>
          <w:sz w:val="20"/>
          <w:szCs w:val="20"/>
          <w:u w:val="single"/>
        </w:rPr>
        <w:tab/>
      </w:r>
      <w:r>
        <w:rPr>
          <w:sz w:val="20"/>
          <w:szCs w:val="20"/>
          <w:u w:val="single"/>
        </w:rPr>
        <w:tab/>
      </w:r>
      <w:r>
        <w:rPr>
          <w:sz w:val="20"/>
          <w:szCs w:val="20"/>
        </w:rPr>
        <w:t xml:space="preserve"> dated </w:t>
      </w:r>
      <w:r>
        <w:rPr>
          <w:sz w:val="20"/>
          <w:szCs w:val="20"/>
          <w:u w:val="single"/>
        </w:rPr>
        <w:tab/>
      </w:r>
      <w:r>
        <w:rPr>
          <w:sz w:val="20"/>
          <w:szCs w:val="20"/>
          <w:u w:val="single"/>
        </w:rPr>
        <w:tab/>
      </w:r>
      <w:r>
        <w:rPr>
          <w:sz w:val="20"/>
          <w:szCs w:val="20"/>
          <w:u w:val="single"/>
        </w:rPr>
        <w:tab/>
      </w:r>
      <w:r>
        <w:rPr>
          <w:sz w:val="20"/>
          <w:szCs w:val="20"/>
        </w:rPr>
        <w:t xml:space="preserve"> as Change Order Number </w:t>
      </w:r>
      <w:r>
        <w:rPr>
          <w:sz w:val="20"/>
          <w:szCs w:val="20"/>
          <w:u w:val="single"/>
        </w:rPr>
        <w:tab/>
      </w:r>
      <w:r>
        <w:rPr>
          <w:sz w:val="20"/>
          <w:szCs w:val="20"/>
          <w:u w:val="single"/>
        </w:rPr>
        <w:tab/>
      </w:r>
      <w:r>
        <w:rPr>
          <w:sz w:val="20"/>
          <w:szCs w:val="20"/>
          <w:u w:val="single"/>
        </w:rPr>
        <w:tab/>
      </w:r>
      <w:r>
        <w:rPr>
          <w:sz w:val="20"/>
          <w:szCs w:val="20"/>
        </w:rPr>
        <w:t xml:space="preserve">.  The Contract Price is being </w:t>
      </w:r>
      <w:r w:rsidRPr="00FA1120">
        <w:rPr>
          <w:b/>
          <w:sz w:val="20"/>
          <w:szCs w:val="20"/>
        </w:rPr>
        <w:t>[increased]/[decreased]</w:t>
      </w:r>
      <w:r>
        <w:rPr>
          <w:sz w:val="20"/>
          <w:szCs w:val="20"/>
        </w:rPr>
        <w:t xml:space="preserve"> by the sum of $ </w:t>
      </w:r>
      <w:r>
        <w:rPr>
          <w:sz w:val="20"/>
          <w:szCs w:val="20"/>
          <w:u w:val="single"/>
        </w:rPr>
        <w:tab/>
      </w:r>
      <w:r w:rsidRPr="00D2210D">
        <w:rPr>
          <w:sz w:val="20"/>
          <w:szCs w:val="20"/>
          <w:u w:val="single"/>
        </w:rPr>
        <w:t xml:space="preserve">            </w:t>
      </w:r>
      <w:r>
        <w:rPr>
          <w:sz w:val="20"/>
          <w:szCs w:val="20"/>
        </w:rPr>
        <w:t>.  Except as amended herein, all of the terms and conditions of the Agreement remain unchanged.</w:t>
      </w:r>
    </w:p>
    <w:p w14:paraId="2048AF9A" w14:textId="521E1849" w:rsidR="003C135F" w:rsidRDefault="003C135F" w:rsidP="003C135F">
      <w:pPr>
        <w:rPr>
          <w:b/>
          <w:sz w:val="20"/>
          <w:szCs w:val="20"/>
        </w:rPr>
      </w:pPr>
      <w:r>
        <w:rPr>
          <w:sz w:val="20"/>
          <w:szCs w:val="20"/>
        </w:rPr>
        <w:tab/>
      </w:r>
      <w:r w:rsidRPr="00FA1120">
        <w:rPr>
          <w:b/>
          <w:sz w:val="20"/>
          <w:szCs w:val="20"/>
          <w:u w:val="single"/>
        </w:rPr>
        <w:t>FIXED PRICE CHANGE ORDERS</w:t>
      </w:r>
      <w:r>
        <w:rPr>
          <w:b/>
          <w:sz w:val="20"/>
          <w:szCs w:val="20"/>
        </w:rPr>
        <w:br/>
      </w:r>
      <w:r>
        <w:rPr>
          <w:b/>
          <w:sz w:val="20"/>
          <w:szCs w:val="20"/>
        </w:rPr>
        <w:tab/>
      </w:r>
      <w:r>
        <w:rPr>
          <w:sz w:val="20"/>
          <w:szCs w:val="20"/>
        </w:rPr>
        <w:t>1.</w:t>
      </w:r>
      <w:r>
        <w:rPr>
          <w:sz w:val="20"/>
          <w:szCs w:val="20"/>
        </w:rPr>
        <w:tab/>
        <w:t>Original Contract Price</w:t>
      </w:r>
      <w:r w:rsidR="00967A90">
        <w:rPr>
          <w:sz w:val="20"/>
          <w:szCs w:val="20"/>
        </w:rPr>
        <w:tab/>
      </w:r>
      <w:r>
        <w:rPr>
          <w:sz w:val="20"/>
          <w:szCs w:val="20"/>
        </w:rPr>
        <w:tab/>
      </w:r>
      <w:r>
        <w:rPr>
          <w:sz w:val="20"/>
          <w:szCs w:val="20"/>
        </w:rPr>
        <w:tab/>
      </w:r>
      <w:r>
        <w:rPr>
          <w:sz w:val="20"/>
          <w:szCs w:val="20"/>
        </w:rPr>
        <w:tab/>
      </w:r>
      <w:r>
        <w:rPr>
          <w:sz w:val="20"/>
          <w:szCs w:val="20"/>
        </w:rPr>
        <w:tab/>
        <w:t xml:space="preserve">$ </w:t>
      </w:r>
      <w:r>
        <w:rPr>
          <w:sz w:val="20"/>
          <w:szCs w:val="20"/>
          <w:u w:val="single"/>
        </w:rPr>
        <w:tab/>
      </w:r>
      <w:r>
        <w:rPr>
          <w:sz w:val="20"/>
          <w:szCs w:val="20"/>
          <w:u w:val="single"/>
        </w:rPr>
        <w:tab/>
      </w:r>
      <w:r>
        <w:rPr>
          <w:sz w:val="20"/>
          <w:szCs w:val="20"/>
          <w:u w:val="single"/>
        </w:rPr>
        <w:tab/>
      </w:r>
      <w:r>
        <w:rPr>
          <w:sz w:val="20"/>
          <w:szCs w:val="20"/>
          <w:u w:val="single"/>
        </w:rPr>
        <w:br/>
      </w:r>
      <w:r>
        <w:rPr>
          <w:sz w:val="20"/>
          <w:szCs w:val="20"/>
        </w:rPr>
        <w:tab/>
        <w:t>2.</w:t>
      </w:r>
      <w:r>
        <w:rPr>
          <w:sz w:val="20"/>
          <w:szCs w:val="20"/>
        </w:rPr>
        <w:tab/>
        <w:t>Previous Additions</w:t>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u w:val="single"/>
        </w:rPr>
        <w:tab/>
      </w:r>
      <w:r>
        <w:rPr>
          <w:sz w:val="20"/>
          <w:szCs w:val="20"/>
          <w:u w:val="single"/>
        </w:rPr>
        <w:tab/>
      </w:r>
      <w:r>
        <w:rPr>
          <w:sz w:val="20"/>
          <w:szCs w:val="20"/>
          <w:u w:val="single"/>
        </w:rPr>
        <w:tab/>
      </w:r>
      <w:r>
        <w:rPr>
          <w:sz w:val="20"/>
          <w:szCs w:val="20"/>
          <w:u w:val="single"/>
        </w:rPr>
        <w:br/>
      </w:r>
      <w:r>
        <w:rPr>
          <w:sz w:val="20"/>
          <w:szCs w:val="20"/>
        </w:rPr>
        <w:tab/>
        <w:t>3.</w:t>
      </w:r>
      <w:r>
        <w:rPr>
          <w:sz w:val="20"/>
          <w:szCs w:val="20"/>
        </w:rPr>
        <w:tab/>
        <w:t>Previous Deletions</w:t>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u w:val="single"/>
        </w:rPr>
        <w:tab/>
      </w:r>
      <w:r>
        <w:rPr>
          <w:sz w:val="20"/>
          <w:szCs w:val="20"/>
          <w:u w:val="single"/>
        </w:rPr>
        <w:tab/>
      </w:r>
      <w:r>
        <w:rPr>
          <w:sz w:val="20"/>
          <w:szCs w:val="20"/>
          <w:u w:val="single"/>
        </w:rPr>
        <w:tab/>
      </w:r>
      <w:r>
        <w:rPr>
          <w:sz w:val="20"/>
          <w:szCs w:val="20"/>
          <w:u w:val="single"/>
        </w:rPr>
        <w:br/>
      </w:r>
      <w:r>
        <w:rPr>
          <w:sz w:val="20"/>
          <w:szCs w:val="20"/>
        </w:rPr>
        <w:tab/>
        <w:t>4.</w:t>
      </w:r>
      <w:r>
        <w:rPr>
          <w:sz w:val="20"/>
          <w:szCs w:val="20"/>
        </w:rPr>
        <w:tab/>
        <w:t>Previous Contract Price</w:t>
      </w:r>
      <w:r>
        <w:rPr>
          <w:sz w:val="20"/>
          <w:szCs w:val="20"/>
        </w:rPr>
        <w:tab/>
      </w:r>
      <w:r w:rsidR="00967A90">
        <w:rPr>
          <w:sz w:val="20"/>
          <w:szCs w:val="20"/>
        </w:rPr>
        <w:tab/>
      </w:r>
      <w:r>
        <w:rPr>
          <w:sz w:val="20"/>
          <w:szCs w:val="20"/>
        </w:rPr>
        <w:tab/>
      </w:r>
      <w:r>
        <w:rPr>
          <w:sz w:val="20"/>
          <w:szCs w:val="20"/>
        </w:rPr>
        <w:tab/>
      </w:r>
      <w:r>
        <w:rPr>
          <w:sz w:val="20"/>
          <w:szCs w:val="20"/>
        </w:rPr>
        <w:tab/>
        <w:t xml:space="preserve">$ </w:t>
      </w:r>
      <w:r>
        <w:rPr>
          <w:sz w:val="20"/>
          <w:szCs w:val="20"/>
          <w:u w:val="single"/>
        </w:rPr>
        <w:tab/>
      </w:r>
      <w:r>
        <w:rPr>
          <w:sz w:val="20"/>
          <w:szCs w:val="20"/>
          <w:u w:val="single"/>
        </w:rPr>
        <w:tab/>
      </w:r>
      <w:r>
        <w:rPr>
          <w:sz w:val="20"/>
          <w:szCs w:val="20"/>
          <w:u w:val="single"/>
        </w:rPr>
        <w:tab/>
      </w:r>
      <w:r>
        <w:rPr>
          <w:sz w:val="20"/>
          <w:szCs w:val="20"/>
          <w:u w:val="single"/>
        </w:rPr>
        <w:br/>
      </w:r>
      <w:r>
        <w:rPr>
          <w:sz w:val="20"/>
          <w:szCs w:val="20"/>
        </w:rPr>
        <w:tab/>
        <w:t>5.</w:t>
      </w:r>
      <w:r>
        <w:rPr>
          <w:sz w:val="20"/>
          <w:szCs w:val="20"/>
        </w:rPr>
        <w:tab/>
        <w:t xml:space="preserve">Fixed Price of this Change Order No. </w:t>
      </w:r>
      <w:r>
        <w:rPr>
          <w:sz w:val="20"/>
          <w:szCs w:val="20"/>
          <w:u w:val="single"/>
        </w:rPr>
        <w:tab/>
      </w:r>
      <w:r>
        <w:rPr>
          <w:sz w:val="20"/>
          <w:szCs w:val="20"/>
        </w:rPr>
        <w:tab/>
      </w:r>
      <w:r>
        <w:rPr>
          <w:sz w:val="20"/>
          <w:szCs w:val="20"/>
        </w:rPr>
        <w:tab/>
        <w:t xml:space="preserve">$ </w:t>
      </w:r>
      <w:r>
        <w:rPr>
          <w:sz w:val="20"/>
          <w:szCs w:val="20"/>
          <w:u w:val="single"/>
        </w:rPr>
        <w:tab/>
      </w:r>
      <w:r>
        <w:rPr>
          <w:sz w:val="20"/>
          <w:szCs w:val="20"/>
          <w:u w:val="single"/>
        </w:rPr>
        <w:tab/>
      </w:r>
      <w:r>
        <w:rPr>
          <w:sz w:val="20"/>
          <w:szCs w:val="20"/>
          <w:u w:val="single"/>
        </w:rPr>
        <w:tab/>
      </w:r>
      <w:r>
        <w:rPr>
          <w:sz w:val="20"/>
          <w:szCs w:val="20"/>
          <w:u w:val="single"/>
        </w:rPr>
        <w:br/>
      </w:r>
      <w:r>
        <w:rPr>
          <w:sz w:val="20"/>
          <w:szCs w:val="20"/>
        </w:rPr>
        <w:tab/>
        <w:t>6.</w:t>
      </w:r>
      <w:r>
        <w:rPr>
          <w:sz w:val="20"/>
          <w:szCs w:val="20"/>
        </w:rPr>
        <w:tab/>
      </w:r>
      <w:r>
        <w:rPr>
          <w:b/>
          <w:sz w:val="20"/>
          <w:szCs w:val="20"/>
        </w:rPr>
        <w:t xml:space="preserve">Revised Contract Price </w:t>
      </w:r>
      <w:r>
        <w:rPr>
          <w:b/>
          <w:sz w:val="20"/>
          <w:szCs w:val="20"/>
        </w:rPr>
        <w:tab/>
      </w:r>
      <w:r w:rsidR="00967A90">
        <w:rPr>
          <w:b/>
          <w:sz w:val="20"/>
          <w:szCs w:val="20"/>
        </w:rPr>
        <w:tab/>
      </w:r>
      <w:r>
        <w:rPr>
          <w:b/>
          <w:sz w:val="20"/>
          <w:szCs w:val="20"/>
        </w:rPr>
        <w:tab/>
      </w:r>
      <w:r>
        <w:rPr>
          <w:b/>
          <w:sz w:val="20"/>
          <w:szCs w:val="20"/>
        </w:rPr>
        <w:tab/>
      </w:r>
      <w:r>
        <w:rPr>
          <w:b/>
          <w:sz w:val="20"/>
          <w:szCs w:val="20"/>
        </w:rPr>
        <w:tab/>
      </w:r>
      <w:r>
        <w:rPr>
          <w:sz w:val="20"/>
          <w:szCs w:val="20"/>
        </w:rPr>
        <w:t xml:space="preserve">$ </w:t>
      </w:r>
      <w:r>
        <w:rPr>
          <w:sz w:val="20"/>
          <w:szCs w:val="20"/>
          <w:u w:val="single"/>
        </w:rPr>
        <w:tab/>
      </w:r>
      <w:r>
        <w:rPr>
          <w:sz w:val="20"/>
          <w:szCs w:val="20"/>
          <w:u w:val="single"/>
        </w:rPr>
        <w:tab/>
      </w:r>
      <w:r>
        <w:rPr>
          <w:sz w:val="20"/>
          <w:szCs w:val="20"/>
          <w:u w:val="single"/>
        </w:rPr>
        <w:tab/>
      </w:r>
      <w:r>
        <w:rPr>
          <w:b/>
          <w:sz w:val="20"/>
          <w:szCs w:val="20"/>
        </w:rPr>
        <w:br/>
      </w:r>
      <w:r>
        <w:rPr>
          <w:b/>
          <w:sz w:val="20"/>
          <w:szCs w:val="20"/>
        </w:rPr>
        <w:tab/>
      </w:r>
      <w:r>
        <w:rPr>
          <w:b/>
          <w:sz w:val="20"/>
          <w:szCs w:val="20"/>
        </w:rPr>
        <w:tab/>
        <w:t>(including all approved Change Orders)</w:t>
      </w:r>
    </w:p>
    <w:p w14:paraId="1F8568CF" w14:textId="015C4818" w:rsidR="003C135F" w:rsidRDefault="003C135F" w:rsidP="003C135F">
      <w:pPr>
        <w:jc w:val="both"/>
        <w:rPr>
          <w:sz w:val="20"/>
          <w:szCs w:val="20"/>
        </w:rPr>
      </w:pPr>
      <w:r w:rsidRPr="002F129B">
        <w:rPr>
          <w:sz w:val="20"/>
          <w:szCs w:val="20"/>
        </w:rPr>
        <w:t xml:space="preserve">If applicable, the </w:t>
      </w:r>
      <w:r w:rsidR="00967A90">
        <w:rPr>
          <w:sz w:val="20"/>
          <w:szCs w:val="20"/>
        </w:rPr>
        <w:t>p</w:t>
      </w:r>
      <w:r w:rsidRPr="002F129B">
        <w:rPr>
          <w:sz w:val="20"/>
          <w:szCs w:val="20"/>
        </w:rPr>
        <w:t xml:space="preserve">rogress </w:t>
      </w:r>
      <w:r w:rsidR="00967A90">
        <w:rPr>
          <w:sz w:val="20"/>
          <w:szCs w:val="20"/>
        </w:rPr>
        <w:t>and key dates</w:t>
      </w:r>
      <w:r w:rsidRPr="002F129B">
        <w:rPr>
          <w:sz w:val="20"/>
          <w:szCs w:val="20"/>
        </w:rPr>
        <w:t xml:space="preserve"> shall be modified as follows:</w:t>
      </w:r>
      <w:r>
        <w:rPr>
          <w:sz w:val="20"/>
          <w:szCs w:val="20"/>
        </w:rPr>
        <w:t xml:space="preserve"> </w:t>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 xml:space="preserve"> The changes in price and schedule, as agreed by the Parties herein, is full and complete consideration for this Change Order.</w:t>
      </w:r>
    </w:p>
    <w:p w14:paraId="5C129A13" w14:textId="77777777" w:rsidR="003C135F" w:rsidRDefault="003C135F" w:rsidP="003C135F">
      <w:pPr>
        <w:rPr>
          <w:sz w:val="20"/>
          <w:szCs w:val="20"/>
        </w:rPr>
      </w:pPr>
      <w:r>
        <w:rPr>
          <w:sz w:val="20"/>
          <w:szCs w:val="20"/>
        </w:rPr>
        <w:t>ACCEPTED BY:</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50ADB2AD" w14:textId="5C436754" w:rsidR="003C135F" w:rsidRDefault="003C135F" w:rsidP="003C135F">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001153A1">
        <w:rPr>
          <w:sz w:val="20"/>
          <w:szCs w:val="20"/>
        </w:rPr>
        <w:t>SUPPLIER</w:t>
      </w:r>
      <w:r>
        <w:rPr>
          <w:sz w:val="20"/>
          <w:szCs w:val="20"/>
        </w:rPr>
        <w:t>:</w:t>
      </w:r>
    </w:p>
    <w:p w14:paraId="32AC86A4" w14:textId="77777777" w:rsidR="003C135F" w:rsidRDefault="003C135F" w:rsidP="003C135F">
      <w:pPr>
        <w:rPr>
          <w:sz w:val="20"/>
          <w:szCs w:val="20"/>
        </w:rPr>
      </w:pP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ab/>
      </w:r>
      <w:r>
        <w:rPr>
          <w:sz w:val="20"/>
          <w:szCs w:val="20"/>
        </w:rPr>
        <w:tab/>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br/>
      </w:r>
      <w:r>
        <w:rPr>
          <w:sz w:val="20"/>
          <w:szCs w:val="20"/>
        </w:rPr>
        <w:t>Signature</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Signature</w:t>
      </w:r>
      <w:r>
        <w:rPr>
          <w:sz w:val="20"/>
          <w:szCs w:val="20"/>
        </w:rPr>
        <w:tab/>
      </w:r>
      <w:r>
        <w:rPr>
          <w:sz w:val="20"/>
          <w:szCs w:val="20"/>
        </w:rPr>
        <w:tab/>
      </w:r>
      <w:r>
        <w:rPr>
          <w:sz w:val="20"/>
          <w:szCs w:val="20"/>
        </w:rPr>
        <w:tab/>
      </w:r>
      <w:r>
        <w:rPr>
          <w:sz w:val="20"/>
          <w:szCs w:val="20"/>
        </w:rPr>
        <w:tab/>
      </w:r>
    </w:p>
    <w:p w14:paraId="1FB61BB8" w14:textId="77777777" w:rsidR="003C135F" w:rsidRDefault="003C135F" w:rsidP="003C135F">
      <w:pPr>
        <w:rPr>
          <w:sz w:val="20"/>
          <w:szCs w:val="20"/>
        </w:rPr>
      </w:pP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ab/>
      </w:r>
      <w:r>
        <w:rPr>
          <w:sz w:val="20"/>
          <w:szCs w:val="20"/>
        </w:rPr>
        <w:tab/>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br/>
      </w:r>
      <w:r>
        <w:rPr>
          <w:sz w:val="20"/>
          <w:szCs w:val="20"/>
        </w:rPr>
        <w:t>Printed Name</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Printed Name</w:t>
      </w:r>
    </w:p>
    <w:p w14:paraId="28522907" w14:textId="77777777" w:rsidR="003C135F" w:rsidRPr="002F129B" w:rsidRDefault="003C135F" w:rsidP="003C135F">
      <w:pPr>
        <w:rPr>
          <w:sz w:val="20"/>
          <w:szCs w:val="20"/>
          <w:u w:val="single"/>
        </w:rPr>
      </w:pPr>
      <w:r>
        <w:rPr>
          <w:sz w:val="20"/>
          <w:szCs w:val="20"/>
        </w:rPr>
        <w:t xml:space="preserve">Date: </w:t>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ab/>
      </w:r>
      <w:r>
        <w:rPr>
          <w:sz w:val="20"/>
          <w:szCs w:val="20"/>
        </w:rPr>
        <w:tab/>
      </w:r>
      <w:r>
        <w:rPr>
          <w:sz w:val="20"/>
          <w:szCs w:val="20"/>
        </w:rPr>
        <w:tab/>
        <w:t xml:space="preserve">Date: </w:t>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p>
    <w:p w14:paraId="72FCBA72" w14:textId="77777777" w:rsidR="003C135F" w:rsidRDefault="003C135F" w:rsidP="003C135F">
      <w:pPr>
        <w:rPr>
          <w:sz w:val="20"/>
          <w:szCs w:val="20"/>
        </w:rPr>
      </w:pPr>
      <w:r>
        <w:rPr>
          <w:sz w:val="20"/>
          <w:szCs w:val="20"/>
        </w:rPr>
        <w:br w:type="page"/>
      </w:r>
    </w:p>
    <w:p w14:paraId="64899D80" w14:textId="77777777" w:rsidR="003C135F" w:rsidRDefault="003C135F" w:rsidP="003C135F">
      <w:pPr>
        <w:jc w:val="center"/>
        <w:rPr>
          <w:b/>
          <w:sz w:val="20"/>
          <w:szCs w:val="20"/>
        </w:rPr>
      </w:pPr>
      <w:r w:rsidRPr="005642A3">
        <w:rPr>
          <w:b/>
          <w:sz w:val="20"/>
          <w:szCs w:val="20"/>
        </w:rPr>
        <w:lastRenderedPageBreak/>
        <w:t xml:space="preserve">FORM OF CHANGE ORDER </w:t>
      </w:r>
    </w:p>
    <w:p w14:paraId="0E6C1B88" w14:textId="77777777" w:rsidR="003C135F" w:rsidRDefault="003C135F" w:rsidP="003C135F">
      <w:pPr>
        <w:jc w:val="center"/>
        <w:rPr>
          <w:b/>
          <w:sz w:val="20"/>
          <w:szCs w:val="20"/>
        </w:rPr>
      </w:pPr>
      <w:r>
        <w:rPr>
          <w:b/>
          <w:sz w:val="20"/>
          <w:szCs w:val="20"/>
        </w:rPr>
        <w:t>T-2 TIME AND MATERIALS WORK</w:t>
      </w:r>
    </w:p>
    <w:p w14:paraId="6468F6B0" w14:textId="77777777" w:rsidR="003C135F" w:rsidRDefault="003C135F" w:rsidP="003C135F">
      <w:pPr>
        <w:jc w:val="center"/>
        <w:rPr>
          <w:b/>
          <w:sz w:val="20"/>
          <w:szCs w:val="20"/>
        </w:rPr>
      </w:pPr>
    </w:p>
    <w:p w14:paraId="29CCA650" w14:textId="77777777" w:rsidR="003C135F" w:rsidRDefault="003C135F" w:rsidP="003C135F">
      <w:pPr>
        <w:rPr>
          <w:sz w:val="20"/>
          <w:szCs w:val="20"/>
          <w:u w:val="single"/>
        </w:rPr>
      </w:pPr>
      <w:r>
        <w:rPr>
          <w:sz w:val="20"/>
          <w:szCs w:val="20"/>
        </w:rPr>
        <w:t xml:space="preserve">Date: </w:t>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p>
    <w:p w14:paraId="2B1525E1" w14:textId="77777777" w:rsidR="003C135F" w:rsidRDefault="003C135F" w:rsidP="003C135F">
      <w:pPr>
        <w:rPr>
          <w:sz w:val="20"/>
          <w:szCs w:val="20"/>
          <w:u w:val="single"/>
        </w:rPr>
      </w:pPr>
      <w:r>
        <w:rPr>
          <w:sz w:val="20"/>
          <w:szCs w:val="20"/>
        </w:rPr>
        <w:t>To:</w:t>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ab/>
      </w:r>
      <w:r>
        <w:rPr>
          <w:sz w:val="20"/>
          <w:szCs w:val="20"/>
        </w:rPr>
        <w:tab/>
        <w:t xml:space="preserve">Agreement No.: </w:t>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p>
    <w:p w14:paraId="655AE1E8" w14:textId="77777777" w:rsidR="003C135F" w:rsidRDefault="003C135F" w:rsidP="003C135F">
      <w:pPr>
        <w:rPr>
          <w:sz w:val="20"/>
          <w:szCs w:val="20"/>
          <w:u w:val="single"/>
        </w:rPr>
      </w:pPr>
    </w:p>
    <w:p w14:paraId="6A9971D2" w14:textId="74FDE7F9" w:rsidR="003C135F" w:rsidRDefault="0005137C" w:rsidP="003C135F">
      <w:pPr>
        <w:rPr>
          <w:sz w:val="20"/>
          <w:szCs w:val="20"/>
        </w:rPr>
      </w:pPr>
      <w:r>
        <w:rPr>
          <w:sz w:val="20"/>
          <w:szCs w:val="20"/>
        </w:rPr>
        <w:t>Dear ________</w:t>
      </w:r>
      <w:r w:rsidR="003C135F">
        <w:rPr>
          <w:sz w:val="20"/>
          <w:szCs w:val="20"/>
        </w:rPr>
        <w:t>:</w:t>
      </w:r>
    </w:p>
    <w:p w14:paraId="1BB07EC0" w14:textId="77777777" w:rsidR="003C135F" w:rsidRDefault="003C135F" w:rsidP="003C135F">
      <w:pPr>
        <w:jc w:val="both"/>
        <w:rPr>
          <w:sz w:val="20"/>
          <w:szCs w:val="20"/>
        </w:rPr>
      </w:pPr>
      <w:r>
        <w:rPr>
          <w:sz w:val="20"/>
          <w:szCs w:val="20"/>
        </w:rPr>
        <w:t xml:space="preserve">Your Change Order Request dated </w:t>
      </w:r>
      <w:r>
        <w:rPr>
          <w:sz w:val="20"/>
          <w:szCs w:val="20"/>
          <w:u w:val="single"/>
        </w:rPr>
        <w:tab/>
      </w:r>
      <w:r>
        <w:rPr>
          <w:sz w:val="20"/>
          <w:szCs w:val="20"/>
          <w:u w:val="single"/>
        </w:rPr>
        <w:tab/>
      </w:r>
      <w:r>
        <w:rPr>
          <w:sz w:val="20"/>
          <w:szCs w:val="20"/>
        </w:rPr>
        <w:t>, in the amount of $</w:t>
      </w:r>
      <w:r>
        <w:rPr>
          <w:sz w:val="20"/>
          <w:szCs w:val="20"/>
          <w:u w:val="single"/>
        </w:rPr>
        <w:tab/>
      </w:r>
      <w:r>
        <w:rPr>
          <w:sz w:val="20"/>
          <w:szCs w:val="20"/>
          <w:u w:val="single"/>
        </w:rPr>
        <w:tab/>
      </w:r>
      <w:r>
        <w:rPr>
          <w:sz w:val="20"/>
          <w:szCs w:val="20"/>
        </w:rPr>
        <w:t>for</w:t>
      </w:r>
    </w:p>
    <w:p w14:paraId="5CFB5015" w14:textId="193A2276" w:rsidR="003C135F" w:rsidRDefault="003C135F" w:rsidP="003C135F">
      <w:pPr>
        <w:jc w:val="both"/>
        <w:rPr>
          <w:sz w:val="20"/>
          <w:szCs w:val="20"/>
        </w:rPr>
      </w:pP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 xml:space="preserve"> has been accepted and incorporated into Agreement No. </w:t>
      </w:r>
      <w:r>
        <w:rPr>
          <w:sz w:val="20"/>
          <w:szCs w:val="20"/>
          <w:u w:val="single"/>
        </w:rPr>
        <w:tab/>
      </w:r>
      <w:r>
        <w:rPr>
          <w:sz w:val="20"/>
          <w:szCs w:val="20"/>
          <w:u w:val="single"/>
        </w:rPr>
        <w:tab/>
      </w:r>
      <w:r>
        <w:rPr>
          <w:sz w:val="20"/>
          <w:szCs w:val="20"/>
        </w:rPr>
        <w:t xml:space="preserve"> dated </w:t>
      </w:r>
      <w:r>
        <w:rPr>
          <w:sz w:val="20"/>
          <w:szCs w:val="20"/>
          <w:u w:val="single"/>
        </w:rPr>
        <w:tab/>
      </w:r>
      <w:r>
        <w:rPr>
          <w:sz w:val="20"/>
          <w:szCs w:val="20"/>
          <w:u w:val="single"/>
        </w:rPr>
        <w:tab/>
      </w:r>
      <w:r>
        <w:rPr>
          <w:sz w:val="20"/>
          <w:szCs w:val="20"/>
          <w:u w:val="single"/>
        </w:rPr>
        <w:tab/>
      </w:r>
      <w:r>
        <w:rPr>
          <w:sz w:val="20"/>
          <w:szCs w:val="20"/>
        </w:rPr>
        <w:t xml:space="preserve"> as Change Order Number </w:t>
      </w:r>
      <w:r>
        <w:rPr>
          <w:sz w:val="20"/>
          <w:szCs w:val="20"/>
          <w:u w:val="single"/>
        </w:rPr>
        <w:tab/>
      </w:r>
      <w:r>
        <w:rPr>
          <w:sz w:val="20"/>
          <w:szCs w:val="20"/>
          <w:u w:val="single"/>
        </w:rPr>
        <w:tab/>
      </w:r>
      <w:r>
        <w:rPr>
          <w:sz w:val="20"/>
          <w:szCs w:val="20"/>
          <w:u w:val="single"/>
        </w:rPr>
        <w:tab/>
      </w:r>
      <w:r>
        <w:rPr>
          <w:sz w:val="20"/>
          <w:szCs w:val="20"/>
        </w:rPr>
        <w:t xml:space="preserve">.  </w:t>
      </w:r>
      <w:r w:rsidR="0005137C">
        <w:rPr>
          <w:sz w:val="20"/>
          <w:szCs w:val="20"/>
        </w:rPr>
        <w:t>Company</w:t>
      </w:r>
      <w:r>
        <w:rPr>
          <w:sz w:val="20"/>
          <w:szCs w:val="20"/>
        </w:rPr>
        <w:t xml:space="preserve"> will pay </w:t>
      </w:r>
      <w:r w:rsidR="0005137C">
        <w:rPr>
          <w:sz w:val="20"/>
          <w:szCs w:val="20"/>
        </w:rPr>
        <w:t>Supplier</w:t>
      </w:r>
      <w:r>
        <w:rPr>
          <w:sz w:val="20"/>
          <w:szCs w:val="20"/>
        </w:rPr>
        <w:t xml:space="preserve"> on a time and materials basis up to the not to exceed sum of $ </w:t>
      </w:r>
      <w:r>
        <w:rPr>
          <w:sz w:val="20"/>
          <w:szCs w:val="20"/>
          <w:u w:val="single"/>
        </w:rPr>
        <w:t xml:space="preserve">             </w:t>
      </w:r>
      <w:r>
        <w:rPr>
          <w:sz w:val="20"/>
          <w:szCs w:val="20"/>
        </w:rPr>
        <w:t xml:space="preserve"> for this Change Order.  Except as amended herein, all of the terms and conditions of the Agreement remain unchanged.</w:t>
      </w:r>
    </w:p>
    <w:p w14:paraId="303C28A5" w14:textId="77777777" w:rsidR="003C135F" w:rsidRDefault="003C135F" w:rsidP="003C135F">
      <w:pPr>
        <w:rPr>
          <w:b/>
          <w:sz w:val="20"/>
          <w:szCs w:val="20"/>
        </w:rPr>
      </w:pPr>
      <w:r>
        <w:rPr>
          <w:sz w:val="20"/>
          <w:szCs w:val="20"/>
        </w:rPr>
        <w:tab/>
      </w:r>
      <w:r>
        <w:rPr>
          <w:b/>
          <w:sz w:val="20"/>
          <w:szCs w:val="20"/>
        </w:rPr>
        <w:t>FIXED PRICE CHANGE ORDERS</w:t>
      </w:r>
      <w:r>
        <w:rPr>
          <w:b/>
          <w:sz w:val="20"/>
          <w:szCs w:val="20"/>
        </w:rPr>
        <w:br/>
      </w:r>
      <w:r>
        <w:rPr>
          <w:b/>
          <w:sz w:val="20"/>
          <w:szCs w:val="20"/>
        </w:rPr>
        <w:tab/>
      </w:r>
      <w:r>
        <w:rPr>
          <w:sz w:val="20"/>
          <w:szCs w:val="20"/>
        </w:rPr>
        <w:t>1.</w:t>
      </w:r>
      <w:r>
        <w:rPr>
          <w:sz w:val="20"/>
          <w:szCs w:val="20"/>
        </w:rPr>
        <w:tab/>
        <w:t>Previous T&amp;M Change Order</w:t>
      </w:r>
      <w:r>
        <w:rPr>
          <w:sz w:val="20"/>
          <w:szCs w:val="20"/>
        </w:rPr>
        <w:tab/>
      </w:r>
      <w:r>
        <w:rPr>
          <w:sz w:val="20"/>
          <w:szCs w:val="20"/>
        </w:rPr>
        <w:tab/>
      </w:r>
      <w:r>
        <w:rPr>
          <w:sz w:val="20"/>
          <w:szCs w:val="20"/>
        </w:rPr>
        <w:tab/>
      </w:r>
      <w:r>
        <w:rPr>
          <w:sz w:val="20"/>
          <w:szCs w:val="20"/>
        </w:rPr>
        <w:tab/>
        <w:t xml:space="preserve">$ </w:t>
      </w:r>
      <w:r>
        <w:rPr>
          <w:sz w:val="20"/>
          <w:szCs w:val="20"/>
          <w:u w:val="single"/>
        </w:rPr>
        <w:tab/>
      </w:r>
      <w:r>
        <w:rPr>
          <w:sz w:val="20"/>
          <w:szCs w:val="20"/>
          <w:u w:val="single"/>
        </w:rPr>
        <w:tab/>
      </w:r>
      <w:r>
        <w:rPr>
          <w:sz w:val="20"/>
          <w:szCs w:val="20"/>
          <w:u w:val="single"/>
        </w:rPr>
        <w:tab/>
      </w:r>
      <w:r>
        <w:rPr>
          <w:sz w:val="20"/>
          <w:szCs w:val="20"/>
          <w:u w:val="single"/>
        </w:rPr>
        <w:br/>
      </w:r>
      <w:r>
        <w:rPr>
          <w:sz w:val="20"/>
          <w:szCs w:val="20"/>
        </w:rPr>
        <w:tab/>
        <w:t>2.</w:t>
      </w:r>
      <w:r>
        <w:rPr>
          <w:sz w:val="20"/>
          <w:szCs w:val="20"/>
        </w:rPr>
        <w:tab/>
        <w:t>Estimated T&amp;M or Unit Price Value of this Change Order</w:t>
      </w:r>
      <w:r>
        <w:rPr>
          <w:sz w:val="20"/>
          <w:szCs w:val="20"/>
        </w:rPr>
        <w:tab/>
        <w:t xml:space="preserve">$ </w:t>
      </w:r>
      <w:r>
        <w:rPr>
          <w:sz w:val="20"/>
          <w:szCs w:val="20"/>
          <w:u w:val="single"/>
        </w:rPr>
        <w:tab/>
      </w:r>
      <w:r>
        <w:rPr>
          <w:sz w:val="20"/>
          <w:szCs w:val="20"/>
          <w:u w:val="single"/>
        </w:rPr>
        <w:tab/>
      </w:r>
      <w:r>
        <w:rPr>
          <w:sz w:val="20"/>
          <w:szCs w:val="20"/>
          <w:u w:val="single"/>
        </w:rPr>
        <w:tab/>
      </w:r>
      <w:r>
        <w:rPr>
          <w:sz w:val="20"/>
          <w:szCs w:val="20"/>
          <w:u w:val="single"/>
        </w:rPr>
        <w:br/>
      </w:r>
      <w:r>
        <w:rPr>
          <w:sz w:val="20"/>
          <w:szCs w:val="20"/>
        </w:rPr>
        <w:tab/>
        <w:t>3.</w:t>
      </w:r>
      <w:r>
        <w:rPr>
          <w:sz w:val="20"/>
          <w:szCs w:val="20"/>
        </w:rPr>
        <w:tab/>
      </w:r>
      <w:r>
        <w:rPr>
          <w:b/>
          <w:sz w:val="20"/>
          <w:szCs w:val="20"/>
        </w:rPr>
        <w:t>Total Value of all Owner Approved T&amp;M Change Orders</w:t>
      </w:r>
      <w:r>
        <w:rPr>
          <w:b/>
          <w:sz w:val="20"/>
          <w:szCs w:val="20"/>
        </w:rPr>
        <w:tab/>
      </w:r>
      <w:r>
        <w:rPr>
          <w:sz w:val="20"/>
          <w:szCs w:val="20"/>
        </w:rPr>
        <w:t xml:space="preserve">$ </w:t>
      </w:r>
      <w:r>
        <w:rPr>
          <w:sz w:val="20"/>
          <w:szCs w:val="20"/>
          <w:u w:val="single"/>
        </w:rPr>
        <w:tab/>
      </w:r>
      <w:r>
        <w:rPr>
          <w:sz w:val="20"/>
          <w:szCs w:val="20"/>
          <w:u w:val="single"/>
        </w:rPr>
        <w:tab/>
      </w:r>
      <w:r>
        <w:rPr>
          <w:sz w:val="20"/>
          <w:szCs w:val="20"/>
          <w:u w:val="single"/>
        </w:rPr>
        <w:tab/>
      </w:r>
    </w:p>
    <w:p w14:paraId="0EF014D1" w14:textId="03307399" w:rsidR="003C135F" w:rsidRDefault="003C135F" w:rsidP="003C135F">
      <w:pPr>
        <w:jc w:val="both"/>
        <w:rPr>
          <w:sz w:val="20"/>
          <w:szCs w:val="20"/>
        </w:rPr>
      </w:pPr>
      <w:r w:rsidRPr="002F129B">
        <w:rPr>
          <w:sz w:val="20"/>
          <w:szCs w:val="20"/>
        </w:rPr>
        <w:t xml:space="preserve">If applicable, </w:t>
      </w:r>
      <w:r w:rsidR="00967A90">
        <w:rPr>
          <w:sz w:val="20"/>
          <w:szCs w:val="20"/>
        </w:rPr>
        <w:t>key dates</w:t>
      </w:r>
      <w:r w:rsidRPr="002F129B">
        <w:rPr>
          <w:sz w:val="20"/>
          <w:szCs w:val="20"/>
        </w:rPr>
        <w:t xml:space="preserve"> shall be modified as follows:</w:t>
      </w:r>
      <w:r>
        <w:rPr>
          <w:sz w:val="20"/>
          <w:szCs w:val="20"/>
        </w:rPr>
        <w:t xml:space="preserve"> </w:t>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 xml:space="preserve"> The payment of the price and changes in schedule, as agreed by the Parties herein, is full and complete consideration for this Change Order.</w:t>
      </w:r>
    </w:p>
    <w:p w14:paraId="2B5B455B" w14:textId="77777777" w:rsidR="003C135F" w:rsidRDefault="003C135F" w:rsidP="003C135F">
      <w:pPr>
        <w:rPr>
          <w:sz w:val="20"/>
          <w:szCs w:val="20"/>
        </w:rPr>
      </w:pPr>
      <w:r>
        <w:rPr>
          <w:sz w:val="20"/>
          <w:szCs w:val="20"/>
        </w:rPr>
        <w:t>ACCEPTED BY:</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67808D12" w14:textId="042E4A34" w:rsidR="003C135F" w:rsidRDefault="003C135F" w:rsidP="003C135F">
      <w:pPr>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001153A1">
        <w:rPr>
          <w:sz w:val="20"/>
          <w:szCs w:val="20"/>
        </w:rPr>
        <w:t>SUPPLIER</w:t>
      </w:r>
      <w:r>
        <w:rPr>
          <w:sz w:val="20"/>
          <w:szCs w:val="20"/>
        </w:rPr>
        <w:t>:</w:t>
      </w:r>
    </w:p>
    <w:p w14:paraId="49B0E3A6" w14:textId="77777777" w:rsidR="003C135F" w:rsidRDefault="003C135F" w:rsidP="003C135F">
      <w:pPr>
        <w:rPr>
          <w:sz w:val="20"/>
          <w:szCs w:val="20"/>
        </w:rPr>
      </w:pP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ab/>
      </w:r>
      <w:r>
        <w:rPr>
          <w:sz w:val="20"/>
          <w:szCs w:val="20"/>
        </w:rPr>
        <w:tab/>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br/>
      </w:r>
      <w:r>
        <w:rPr>
          <w:sz w:val="20"/>
          <w:szCs w:val="20"/>
        </w:rPr>
        <w:t>Signature</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Signature</w:t>
      </w:r>
      <w:r>
        <w:rPr>
          <w:sz w:val="20"/>
          <w:szCs w:val="20"/>
        </w:rPr>
        <w:tab/>
      </w:r>
      <w:r>
        <w:rPr>
          <w:sz w:val="20"/>
          <w:szCs w:val="20"/>
        </w:rPr>
        <w:tab/>
      </w:r>
      <w:r>
        <w:rPr>
          <w:sz w:val="20"/>
          <w:szCs w:val="20"/>
        </w:rPr>
        <w:tab/>
      </w:r>
      <w:r>
        <w:rPr>
          <w:sz w:val="20"/>
          <w:szCs w:val="20"/>
        </w:rPr>
        <w:tab/>
      </w:r>
    </w:p>
    <w:p w14:paraId="221A37AA" w14:textId="77777777" w:rsidR="003C135F" w:rsidRDefault="003C135F" w:rsidP="003C135F">
      <w:pPr>
        <w:rPr>
          <w:sz w:val="20"/>
          <w:szCs w:val="20"/>
        </w:rPr>
      </w:pP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ab/>
      </w:r>
      <w:r>
        <w:rPr>
          <w:sz w:val="20"/>
          <w:szCs w:val="20"/>
        </w:rPr>
        <w:tab/>
      </w:r>
      <w:r>
        <w:rPr>
          <w:sz w:val="20"/>
          <w:szCs w:val="20"/>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br/>
      </w:r>
      <w:r>
        <w:rPr>
          <w:sz w:val="20"/>
          <w:szCs w:val="20"/>
        </w:rPr>
        <w:t>Printed Name</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Printed Name</w:t>
      </w:r>
    </w:p>
    <w:p w14:paraId="62D63EDC" w14:textId="25423B17" w:rsidR="003C135F" w:rsidRDefault="003C135F" w:rsidP="003C135F">
      <w:pPr>
        <w:rPr>
          <w:sz w:val="20"/>
          <w:szCs w:val="20"/>
          <w:u w:val="single"/>
        </w:rPr>
      </w:pPr>
      <w:r>
        <w:rPr>
          <w:sz w:val="20"/>
          <w:szCs w:val="20"/>
        </w:rPr>
        <w:t xml:space="preserve">Date: </w:t>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r>
        <w:rPr>
          <w:sz w:val="20"/>
          <w:szCs w:val="20"/>
        </w:rPr>
        <w:tab/>
      </w:r>
      <w:r>
        <w:rPr>
          <w:sz w:val="20"/>
          <w:szCs w:val="20"/>
        </w:rPr>
        <w:tab/>
      </w:r>
      <w:r>
        <w:rPr>
          <w:sz w:val="20"/>
          <w:szCs w:val="20"/>
        </w:rPr>
        <w:tab/>
        <w:t xml:space="preserve">Date: </w:t>
      </w:r>
      <w:r>
        <w:rPr>
          <w:sz w:val="20"/>
          <w:szCs w:val="20"/>
          <w:u w:val="single"/>
        </w:rPr>
        <w:tab/>
      </w:r>
      <w:r>
        <w:rPr>
          <w:sz w:val="20"/>
          <w:szCs w:val="20"/>
          <w:u w:val="single"/>
        </w:rPr>
        <w:tab/>
      </w:r>
      <w:r>
        <w:rPr>
          <w:sz w:val="20"/>
          <w:szCs w:val="20"/>
          <w:u w:val="single"/>
        </w:rPr>
        <w:tab/>
      </w:r>
      <w:r>
        <w:rPr>
          <w:sz w:val="20"/>
          <w:szCs w:val="20"/>
          <w:u w:val="single"/>
        </w:rPr>
        <w:tab/>
      </w:r>
      <w:r>
        <w:rPr>
          <w:sz w:val="20"/>
          <w:szCs w:val="20"/>
          <w:u w:val="single"/>
        </w:rPr>
        <w:tab/>
      </w:r>
    </w:p>
    <w:p w14:paraId="78E1A337" w14:textId="0FAC7270" w:rsidR="00714979" w:rsidRDefault="00714979" w:rsidP="003C135F">
      <w:pPr>
        <w:rPr>
          <w:sz w:val="20"/>
          <w:szCs w:val="20"/>
          <w:u w:val="single"/>
        </w:rPr>
      </w:pPr>
    </w:p>
    <w:p w14:paraId="65AEF539" w14:textId="040270F0" w:rsidR="00714979" w:rsidRDefault="00714979" w:rsidP="003C135F">
      <w:pPr>
        <w:rPr>
          <w:sz w:val="20"/>
          <w:szCs w:val="20"/>
          <w:u w:val="single"/>
        </w:rPr>
      </w:pPr>
    </w:p>
    <w:p w14:paraId="6CB369DF" w14:textId="39F1832D" w:rsidR="00714979" w:rsidRDefault="00714979" w:rsidP="003C135F">
      <w:pPr>
        <w:rPr>
          <w:sz w:val="20"/>
          <w:szCs w:val="20"/>
          <w:u w:val="single"/>
        </w:rPr>
      </w:pPr>
    </w:p>
    <w:p w14:paraId="524CEB49" w14:textId="6BEB260F" w:rsidR="00714979" w:rsidRDefault="00714979" w:rsidP="003C135F">
      <w:pPr>
        <w:rPr>
          <w:sz w:val="20"/>
          <w:szCs w:val="20"/>
          <w:u w:val="single"/>
        </w:rPr>
      </w:pPr>
    </w:p>
    <w:p w14:paraId="79E45A0A" w14:textId="34C44D42" w:rsidR="00714979" w:rsidRDefault="00714979" w:rsidP="00714979">
      <w:pPr>
        <w:pStyle w:val="ScheduleL1"/>
        <w:jc w:val="left"/>
        <w:rPr>
          <w:rFonts w:ascii="Times New Roman" w:hAnsi="Times New Roman"/>
          <w:sz w:val="24"/>
          <w:szCs w:val="24"/>
        </w:rPr>
      </w:pPr>
      <w:r w:rsidRPr="00312557">
        <w:rPr>
          <w:rFonts w:ascii="Times New Roman" w:hAnsi="Times New Roman"/>
          <w:sz w:val="24"/>
          <w:szCs w:val="24"/>
        </w:rPr>
        <w:lastRenderedPageBreak/>
        <w:t xml:space="preserve">– </w:t>
      </w:r>
      <w:r w:rsidR="00274B85">
        <w:rPr>
          <w:rFonts w:ascii="Times New Roman" w:hAnsi="Times New Roman"/>
          <w:sz w:val="24"/>
          <w:szCs w:val="24"/>
        </w:rPr>
        <w:t xml:space="preserve">PACKAGING, MARKING AND SHIPPING REQUIREMENTS </w:t>
      </w:r>
    </w:p>
    <w:p w14:paraId="69D49FE3" w14:textId="1D06A92C" w:rsidR="00596ACE" w:rsidRDefault="00596ACE" w:rsidP="00596ACE">
      <w:pPr>
        <w:pStyle w:val="ScheduleL1"/>
        <w:numPr>
          <w:ilvl w:val="0"/>
          <w:numId w:val="0"/>
        </w:numPr>
        <w:jc w:val="left"/>
        <w:rPr>
          <w:rFonts w:ascii="Times New Roman" w:hAnsi="Times New Roman"/>
          <w:sz w:val="24"/>
          <w:szCs w:val="24"/>
        </w:rPr>
      </w:pPr>
    </w:p>
    <w:p w14:paraId="2394D16E" w14:textId="1F3337A3" w:rsidR="00596ACE" w:rsidRDefault="00596ACE" w:rsidP="00596ACE">
      <w:pPr>
        <w:pStyle w:val="ScheduleL1"/>
        <w:numPr>
          <w:ilvl w:val="0"/>
          <w:numId w:val="0"/>
        </w:numPr>
        <w:jc w:val="left"/>
        <w:rPr>
          <w:rFonts w:ascii="Times New Roman" w:hAnsi="Times New Roman"/>
          <w:sz w:val="24"/>
          <w:szCs w:val="24"/>
        </w:rPr>
      </w:pPr>
    </w:p>
    <w:p w14:paraId="0AEA376B" w14:textId="565CB71F" w:rsidR="00596ACE" w:rsidRDefault="00596ACE" w:rsidP="00596ACE">
      <w:pPr>
        <w:pStyle w:val="ScheduleL1"/>
        <w:numPr>
          <w:ilvl w:val="0"/>
          <w:numId w:val="0"/>
        </w:numPr>
        <w:jc w:val="left"/>
        <w:rPr>
          <w:rFonts w:ascii="Times New Roman" w:hAnsi="Times New Roman"/>
          <w:sz w:val="24"/>
          <w:szCs w:val="24"/>
        </w:rPr>
      </w:pPr>
    </w:p>
    <w:p w14:paraId="3DEA0364" w14:textId="5590F914" w:rsidR="00596ACE" w:rsidRDefault="00596ACE" w:rsidP="00596ACE">
      <w:pPr>
        <w:pStyle w:val="ScheduleL1"/>
        <w:numPr>
          <w:ilvl w:val="0"/>
          <w:numId w:val="0"/>
        </w:numPr>
        <w:jc w:val="left"/>
        <w:rPr>
          <w:rFonts w:ascii="Times New Roman" w:hAnsi="Times New Roman"/>
          <w:sz w:val="24"/>
          <w:szCs w:val="24"/>
        </w:rPr>
      </w:pPr>
    </w:p>
    <w:p w14:paraId="35B067BB" w14:textId="4B884740" w:rsidR="00596ACE" w:rsidRDefault="00596ACE" w:rsidP="00596ACE">
      <w:pPr>
        <w:pStyle w:val="ScheduleL1"/>
        <w:numPr>
          <w:ilvl w:val="0"/>
          <w:numId w:val="0"/>
        </w:numPr>
        <w:jc w:val="left"/>
        <w:rPr>
          <w:rFonts w:ascii="Times New Roman" w:hAnsi="Times New Roman"/>
          <w:sz w:val="24"/>
          <w:szCs w:val="24"/>
        </w:rPr>
      </w:pPr>
    </w:p>
    <w:p w14:paraId="462245AE" w14:textId="2BD7FF7A" w:rsidR="00596ACE" w:rsidRDefault="00596ACE" w:rsidP="00596ACE">
      <w:pPr>
        <w:pStyle w:val="ScheduleL1"/>
        <w:numPr>
          <w:ilvl w:val="0"/>
          <w:numId w:val="0"/>
        </w:numPr>
        <w:jc w:val="left"/>
        <w:rPr>
          <w:rFonts w:ascii="Times New Roman" w:hAnsi="Times New Roman"/>
          <w:sz w:val="24"/>
          <w:szCs w:val="24"/>
        </w:rPr>
      </w:pPr>
    </w:p>
    <w:p w14:paraId="1870A7F1" w14:textId="34E77A01" w:rsidR="00596ACE" w:rsidRDefault="00596ACE" w:rsidP="00596ACE">
      <w:pPr>
        <w:pStyle w:val="ScheduleL1"/>
        <w:numPr>
          <w:ilvl w:val="0"/>
          <w:numId w:val="0"/>
        </w:numPr>
        <w:jc w:val="left"/>
        <w:rPr>
          <w:rFonts w:ascii="Times New Roman" w:hAnsi="Times New Roman"/>
          <w:sz w:val="24"/>
          <w:szCs w:val="24"/>
        </w:rPr>
      </w:pPr>
    </w:p>
    <w:p w14:paraId="2F404DB5" w14:textId="50F1EE52" w:rsidR="00596ACE" w:rsidRDefault="00596ACE" w:rsidP="00596ACE">
      <w:pPr>
        <w:pStyle w:val="ScheduleL1"/>
        <w:numPr>
          <w:ilvl w:val="0"/>
          <w:numId w:val="0"/>
        </w:numPr>
        <w:jc w:val="left"/>
        <w:rPr>
          <w:rFonts w:ascii="Times New Roman" w:hAnsi="Times New Roman"/>
          <w:sz w:val="24"/>
          <w:szCs w:val="24"/>
        </w:rPr>
      </w:pPr>
    </w:p>
    <w:p w14:paraId="6C50AA43" w14:textId="6DA0AA73" w:rsidR="00596ACE" w:rsidRDefault="00596ACE" w:rsidP="00596ACE">
      <w:pPr>
        <w:pStyle w:val="ScheduleL1"/>
        <w:numPr>
          <w:ilvl w:val="0"/>
          <w:numId w:val="0"/>
        </w:numPr>
        <w:jc w:val="left"/>
        <w:rPr>
          <w:rFonts w:ascii="Times New Roman" w:hAnsi="Times New Roman"/>
          <w:sz w:val="24"/>
          <w:szCs w:val="24"/>
        </w:rPr>
      </w:pPr>
    </w:p>
    <w:p w14:paraId="47B7DD03" w14:textId="73A690D5" w:rsidR="00596ACE" w:rsidRDefault="00596ACE" w:rsidP="00596ACE">
      <w:pPr>
        <w:pStyle w:val="ScheduleL1"/>
        <w:numPr>
          <w:ilvl w:val="0"/>
          <w:numId w:val="0"/>
        </w:numPr>
        <w:jc w:val="left"/>
        <w:rPr>
          <w:rFonts w:ascii="Times New Roman" w:hAnsi="Times New Roman"/>
          <w:sz w:val="24"/>
          <w:szCs w:val="24"/>
        </w:rPr>
      </w:pPr>
    </w:p>
    <w:p w14:paraId="580F25ED" w14:textId="582EDA53" w:rsidR="00596ACE" w:rsidRDefault="00596ACE" w:rsidP="00596ACE">
      <w:pPr>
        <w:pStyle w:val="ScheduleL1"/>
        <w:numPr>
          <w:ilvl w:val="0"/>
          <w:numId w:val="0"/>
        </w:numPr>
        <w:jc w:val="left"/>
        <w:rPr>
          <w:rFonts w:ascii="Times New Roman" w:hAnsi="Times New Roman"/>
          <w:sz w:val="24"/>
          <w:szCs w:val="24"/>
        </w:rPr>
      </w:pPr>
    </w:p>
    <w:p w14:paraId="187A8B34" w14:textId="303B16B2" w:rsidR="00596ACE" w:rsidRDefault="00596ACE" w:rsidP="00596ACE">
      <w:pPr>
        <w:pStyle w:val="ScheduleL1"/>
        <w:numPr>
          <w:ilvl w:val="0"/>
          <w:numId w:val="0"/>
        </w:numPr>
        <w:jc w:val="left"/>
        <w:rPr>
          <w:rFonts w:ascii="Times New Roman" w:hAnsi="Times New Roman"/>
          <w:sz w:val="24"/>
          <w:szCs w:val="24"/>
        </w:rPr>
      </w:pPr>
    </w:p>
    <w:p w14:paraId="65E2651B" w14:textId="394DB0B9" w:rsidR="00596ACE" w:rsidRDefault="00596ACE" w:rsidP="00596ACE">
      <w:pPr>
        <w:pStyle w:val="ScheduleL1"/>
        <w:numPr>
          <w:ilvl w:val="0"/>
          <w:numId w:val="0"/>
        </w:numPr>
        <w:jc w:val="left"/>
        <w:rPr>
          <w:rFonts w:ascii="Times New Roman" w:hAnsi="Times New Roman"/>
          <w:sz w:val="24"/>
          <w:szCs w:val="24"/>
        </w:rPr>
      </w:pPr>
    </w:p>
    <w:p w14:paraId="748182F8" w14:textId="278A552A" w:rsidR="00596ACE" w:rsidRDefault="00596ACE" w:rsidP="00596ACE">
      <w:pPr>
        <w:pStyle w:val="ScheduleL1"/>
        <w:numPr>
          <w:ilvl w:val="0"/>
          <w:numId w:val="0"/>
        </w:numPr>
        <w:jc w:val="left"/>
        <w:rPr>
          <w:rFonts w:ascii="Times New Roman" w:hAnsi="Times New Roman"/>
          <w:sz w:val="24"/>
          <w:szCs w:val="24"/>
        </w:rPr>
      </w:pPr>
    </w:p>
    <w:p w14:paraId="00F1E37C" w14:textId="5AB0BA80" w:rsidR="00596ACE" w:rsidRDefault="00596ACE" w:rsidP="00596ACE">
      <w:pPr>
        <w:pStyle w:val="ScheduleL1"/>
        <w:numPr>
          <w:ilvl w:val="0"/>
          <w:numId w:val="0"/>
        </w:numPr>
        <w:jc w:val="left"/>
        <w:rPr>
          <w:rFonts w:ascii="Times New Roman" w:hAnsi="Times New Roman"/>
          <w:sz w:val="24"/>
          <w:szCs w:val="24"/>
        </w:rPr>
      </w:pPr>
    </w:p>
    <w:p w14:paraId="22052800" w14:textId="66EBDA69" w:rsidR="00BC5E65" w:rsidRDefault="00BC5E65" w:rsidP="003C1A3E">
      <w:pPr>
        <w:pStyle w:val="ScheduleL1"/>
        <w:numPr>
          <w:ilvl w:val="0"/>
          <w:numId w:val="0"/>
        </w:numPr>
        <w:jc w:val="left"/>
        <w:rPr>
          <w:rFonts w:ascii="Times New Roman" w:hAnsi="Times New Roman"/>
          <w:sz w:val="24"/>
          <w:szCs w:val="24"/>
        </w:rPr>
      </w:pPr>
      <w:r>
        <w:rPr>
          <w:rFonts w:ascii="Times New Roman" w:hAnsi="Times New Roman"/>
          <w:sz w:val="24"/>
          <w:szCs w:val="24"/>
        </w:rPr>
        <w:t xml:space="preserve"> </w:t>
      </w:r>
    </w:p>
    <w:p w14:paraId="3ABC929C" w14:textId="6F513945" w:rsidR="00596ACE" w:rsidRDefault="00596ACE" w:rsidP="00596ACE">
      <w:pPr>
        <w:pStyle w:val="ScheduleL1"/>
        <w:numPr>
          <w:ilvl w:val="0"/>
          <w:numId w:val="0"/>
        </w:numPr>
        <w:jc w:val="left"/>
        <w:rPr>
          <w:rFonts w:ascii="Times New Roman" w:hAnsi="Times New Roman"/>
          <w:sz w:val="24"/>
          <w:szCs w:val="24"/>
        </w:rPr>
      </w:pPr>
    </w:p>
    <w:p w14:paraId="1A0EFAAA" w14:textId="77777777" w:rsidR="00596ACE" w:rsidRDefault="00596ACE" w:rsidP="00596ACE">
      <w:pPr>
        <w:pStyle w:val="ScheduleL1"/>
        <w:numPr>
          <w:ilvl w:val="0"/>
          <w:numId w:val="0"/>
        </w:numPr>
        <w:jc w:val="left"/>
        <w:rPr>
          <w:rFonts w:ascii="Times New Roman" w:hAnsi="Times New Roman"/>
          <w:sz w:val="24"/>
          <w:szCs w:val="24"/>
        </w:rPr>
      </w:pPr>
    </w:p>
    <w:p w14:paraId="57E79EF5" w14:textId="0081A339" w:rsidR="00596ACE" w:rsidRDefault="00596ACE" w:rsidP="00596ACE">
      <w:pPr>
        <w:pStyle w:val="ScheduleL1"/>
        <w:numPr>
          <w:ilvl w:val="0"/>
          <w:numId w:val="0"/>
        </w:numPr>
        <w:jc w:val="left"/>
        <w:rPr>
          <w:rFonts w:ascii="Times New Roman" w:hAnsi="Times New Roman"/>
          <w:sz w:val="24"/>
          <w:szCs w:val="24"/>
        </w:rPr>
      </w:pPr>
    </w:p>
    <w:p w14:paraId="085F7722" w14:textId="516A1A62" w:rsidR="00596ACE" w:rsidRDefault="00596ACE" w:rsidP="00596ACE">
      <w:pPr>
        <w:pStyle w:val="ScheduleL1"/>
        <w:numPr>
          <w:ilvl w:val="0"/>
          <w:numId w:val="0"/>
        </w:numPr>
        <w:jc w:val="left"/>
        <w:rPr>
          <w:rFonts w:ascii="Times New Roman" w:hAnsi="Times New Roman"/>
          <w:sz w:val="24"/>
          <w:szCs w:val="24"/>
        </w:rPr>
      </w:pPr>
    </w:p>
    <w:p w14:paraId="6E830E6F" w14:textId="34CD9EFA" w:rsidR="00596ACE" w:rsidRDefault="00596ACE" w:rsidP="00596ACE">
      <w:pPr>
        <w:pStyle w:val="ScheduleL1"/>
        <w:numPr>
          <w:ilvl w:val="0"/>
          <w:numId w:val="0"/>
        </w:numPr>
        <w:jc w:val="left"/>
        <w:rPr>
          <w:rFonts w:ascii="Times New Roman" w:hAnsi="Times New Roman"/>
          <w:sz w:val="24"/>
          <w:szCs w:val="24"/>
        </w:rPr>
      </w:pPr>
    </w:p>
    <w:p w14:paraId="4F58B0F7" w14:textId="1889CCE6" w:rsidR="00596ACE" w:rsidRDefault="00596ACE" w:rsidP="00596ACE">
      <w:pPr>
        <w:pStyle w:val="ScheduleL1"/>
        <w:numPr>
          <w:ilvl w:val="0"/>
          <w:numId w:val="0"/>
        </w:numPr>
        <w:jc w:val="left"/>
        <w:rPr>
          <w:rFonts w:ascii="Times New Roman" w:hAnsi="Times New Roman"/>
          <w:sz w:val="24"/>
          <w:szCs w:val="24"/>
        </w:rPr>
      </w:pPr>
    </w:p>
    <w:p w14:paraId="00971D05" w14:textId="77777777" w:rsidR="003C1A3E" w:rsidRDefault="003C1A3E" w:rsidP="003C1A3E">
      <w:pPr>
        <w:pStyle w:val="ScheduleL1"/>
        <w:numPr>
          <w:ilvl w:val="0"/>
          <w:numId w:val="0"/>
        </w:numPr>
        <w:jc w:val="left"/>
        <w:rPr>
          <w:rFonts w:ascii="Times New Roman" w:hAnsi="Times New Roman"/>
          <w:sz w:val="24"/>
          <w:szCs w:val="24"/>
        </w:rPr>
      </w:pPr>
    </w:p>
    <w:p w14:paraId="0A955D56" w14:textId="65B58AB5" w:rsidR="007A23F7" w:rsidRDefault="003C1A3E" w:rsidP="003C1A3E">
      <w:pPr>
        <w:pStyle w:val="ScheduleL1"/>
        <w:numPr>
          <w:ilvl w:val="0"/>
          <w:numId w:val="0"/>
        </w:numPr>
        <w:jc w:val="left"/>
        <w:rPr>
          <w:rFonts w:ascii="Times New Roman" w:hAnsi="Times New Roman"/>
          <w:sz w:val="24"/>
          <w:szCs w:val="24"/>
        </w:rPr>
      </w:pPr>
      <w:r>
        <w:rPr>
          <w:rFonts w:ascii="Times New Roman" w:hAnsi="Times New Roman"/>
          <w:sz w:val="24"/>
          <w:szCs w:val="24"/>
        </w:rPr>
        <w:lastRenderedPageBreak/>
        <w:t xml:space="preserve">SCHEDULE G </w:t>
      </w:r>
      <w:r w:rsidR="007A23F7">
        <w:rPr>
          <w:rFonts w:ascii="Times New Roman" w:hAnsi="Times New Roman"/>
          <w:sz w:val="24"/>
          <w:szCs w:val="24"/>
        </w:rPr>
        <w:t xml:space="preserve">– EXPEDITING REQUIREMENTS </w:t>
      </w:r>
    </w:p>
    <w:p w14:paraId="062E7D39" w14:textId="4086AFCD" w:rsidR="0010726D" w:rsidRDefault="0010726D" w:rsidP="0010726D">
      <w:pPr>
        <w:pStyle w:val="ScheduleL1"/>
        <w:numPr>
          <w:ilvl w:val="0"/>
          <w:numId w:val="0"/>
        </w:numPr>
        <w:jc w:val="left"/>
        <w:rPr>
          <w:rFonts w:ascii="Times New Roman" w:hAnsi="Times New Roman"/>
          <w:sz w:val="24"/>
          <w:szCs w:val="24"/>
        </w:rPr>
      </w:pPr>
    </w:p>
    <w:p w14:paraId="0A1318E1" w14:textId="19AE1535" w:rsidR="0010726D" w:rsidRDefault="0010726D" w:rsidP="0010726D">
      <w:pPr>
        <w:pStyle w:val="ScheduleL1"/>
        <w:numPr>
          <w:ilvl w:val="0"/>
          <w:numId w:val="0"/>
        </w:numPr>
        <w:jc w:val="left"/>
        <w:rPr>
          <w:rFonts w:ascii="Times New Roman" w:hAnsi="Times New Roman"/>
          <w:sz w:val="24"/>
          <w:szCs w:val="24"/>
        </w:rPr>
      </w:pPr>
    </w:p>
    <w:p w14:paraId="46703ED6" w14:textId="5B277481" w:rsidR="0010726D" w:rsidRDefault="0010726D" w:rsidP="0010726D">
      <w:pPr>
        <w:pStyle w:val="ScheduleL1"/>
        <w:numPr>
          <w:ilvl w:val="0"/>
          <w:numId w:val="0"/>
        </w:numPr>
        <w:jc w:val="left"/>
        <w:rPr>
          <w:rFonts w:ascii="Times New Roman" w:hAnsi="Times New Roman"/>
          <w:sz w:val="24"/>
          <w:szCs w:val="24"/>
        </w:rPr>
      </w:pPr>
    </w:p>
    <w:p w14:paraId="13AD4DC3" w14:textId="7A8CDD98" w:rsidR="0010726D" w:rsidRDefault="0010726D" w:rsidP="0010726D">
      <w:pPr>
        <w:pStyle w:val="ScheduleL1"/>
        <w:numPr>
          <w:ilvl w:val="0"/>
          <w:numId w:val="0"/>
        </w:numPr>
        <w:jc w:val="left"/>
        <w:rPr>
          <w:rFonts w:ascii="Times New Roman" w:hAnsi="Times New Roman"/>
          <w:sz w:val="24"/>
          <w:szCs w:val="24"/>
        </w:rPr>
      </w:pPr>
    </w:p>
    <w:p w14:paraId="091E136C" w14:textId="61DBCBCE" w:rsidR="0010726D" w:rsidRDefault="0010726D" w:rsidP="0010726D">
      <w:pPr>
        <w:pStyle w:val="ScheduleL1"/>
        <w:numPr>
          <w:ilvl w:val="0"/>
          <w:numId w:val="0"/>
        </w:numPr>
        <w:jc w:val="left"/>
        <w:rPr>
          <w:rFonts w:ascii="Times New Roman" w:hAnsi="Times New Roman"/>
          <w:sz w:val="24"/>
          <w:szCs w:val="24"/>
        </w:rPr>
      </w:pPr>
    </w:p>
    <w:p w14:paraId="4826992B" w14:textId="0BCEDFB7" w:rsidR="0010726D" w:rsidRDefault="0010726D" w:rsidP="0010726D">
      <w:pPr>
        <w:pStyle w:val="ScheduleL1"/>
        <w:numPr>
          <w:ilvl w:val="0"/>
          <w:numId w:val="0"/>
        </w:numPr>
        <w:jc w:val="left"/>
        <w:rPr>
          <w:rFonts w:ascii="Times New Roman" w:hAnsi="Times New Roman"/>
          <w:sz w:val="24"/>
          <w:szCs w:val="24"/>
        </w:rPr>
      </w:pPr>
    </w:p>
    <w:p w14:paraId="1A6921D6" w14:textId="4E43C49D" w:rsidR="0010726D" w:rsidRDefault="0010726D" w:rsidP="0010726D">
      <w:pPr>
        <w:pStyle w:val="ScheduleL1"/>
        <w:numPr>
          <w:ilvl w:val="0"/>
          <w:numId w:val="0"/>
        </w:numPr>
        <w:jc w:val="left"/>
        <w:rPr>
          <w:rFonts w:ascii="Times New Roman" w:hAnsi="Times New Roman"/>
          <w:sz w:val="24"/>
          <w:szCs w:val="24"/>
        </w:rPr>
      </w:pPr>
    </w:p>
    <w:p w14:paraId="18DAABE1" w14:textId="18009F59" w:rsidR="0010726D" w:rsidRDefault="0010726D" w:rsidP="0010726D">
      <w:pPr>
        <w:pStyle w:val="ScheduleL1"/>
        <w:numPr>
          <w:ilvl w:val="0"/>
          <w:numId w:val="0"/>
        </w:numPr>
        <w:jc w:val="left"/>
        <w:rPr>
          <w:rFonts w:ascii="Times New Roman" w:hAnsi="Times New Roman"/>
          <w:sz w:val="24"/>
          <w:szCs w:val="24"/>
        </w:rPr>
      </w:pPr>
    </w:p>
    <w:p w14:paraId="6AEDCD2E" w14:textId="3FE5523A" w:rsidR="0010726D" w:rsidRDefault="0010726D" w:rsidP="0010726D">
      <w:pPr>
        <w:pStyle w:val="ScheduleL1"/>
        <w:numPr>
          <w:ilvl w:val="0"/>
          <w:numId w:val="0"/>
        </w:numPr>
        <w:jc w:val="left"/>
        <w:rPr>
          <w:rFonts w:ascii="Times New Roman" w:hAnsi="Times New Roman"/>
          <w:sz w:val="24"/>
          <w:szCs w:val="24"/>
        </w:rPr>
      </w:pPr>
    </w:p>
    <w:p w14:paraId="5B903FEE" w14:textId="47F16487" w:rsidR="0010726D" w:rsidRDefault="0010726D" w:rsidP="0010726D">
      <w:pPr>
        <w:pStyle w:val="ScheduleL1"/>
        <w:numPr>
          <w:ilvl w:val="0"/>
          <w:numId w:val="0"/>
        </w:numPr>
        <w:jc w:val="left"/>
        <w:rPr>
          <w:rFonts w:ascii="Times New Roman" w:hAnsi="Times New Roman"/>
          <w:sz w:val="24"/>
          <w:szCs w:val="24"/>
        </w:rPr>
      </w:pPr>
    </w:p>
    <w:p w14:paraId="12AA6B6F" w14:textId="2EE83361" w:rsidR="0010726D" w:rsidRDefault="0010726D" w:rsidP="0010726D">
      <w:pPr>
        <w:pStyle w:val="ScheduleL1"/>
        <w:numPr>
          <w:ilvl w:val="0"/>
          <w:numId w:val="0"/>
        </w:numPr>
        <w:jc w:val="left"/>
        <w:rPr>
          <w:rFonts w:ascii="Times New Roman" w:hAnsi="Times New Roman"/>
          <w:sz w:val="24"/>
          <w:szCs w:val="24"/>
        </w:rPr>
      </w:pPr>
    </w:p>
    <w:p w14:paraId="1D07D09B" w14:textId="4FDA7EE8" w:rsidR="0010726D" w:rsidRDefault="0010726D" w:rsidP="0010726D">
      <w:pPr>
        <w:pStyle w:val="ScheduleL1"/>
        <w:numPr>
          <w:ilvl w:val="0"/>
          <w:numId w:val="0"/>
        </w:numPr>
        <w:jc w:val="left"/>
        <w:rPr>
          <w:rFonts w:ascii="Times New Roman" w:hAnsi="Times New Roman"/>
          <w:sz w:val="24"/>
          <w:szCs w:val="24"/>
        </w:rPr>
      </w:pPr>
    </w:p>
    <w:p w14:paraId="0C4377C1" w14:textId="1355E90E" w:rsidR="0010726D" w:rsidRDefault="0010726D" w:rsidP="0010726D">
      <w:pPr>
        <w:pStyle w:val="ScheduleL1"/>
        <w:numPr>
          <w:ilvl w:val="0"/>
          <w:numId w:val="0"/>
        </w:numPr>
        <w:jc w:val="left"/>
        <w:rPr>
          <w:rFonts w:ascii="Times New Roman" w:hAnsi="Times New Roman"/>
          <w:sz w:val="24"/>
          <w:szCs w:val="24"/>
        </w:rPr>
      </w:pPr>
    </w:p>
    <w:p w14:paraId="61DA6B91" w14:textId="135D7D55" w:rsidR="0010726D" w:rsidRDefault="0010726D" w:rsidP="0010726D">
      <w:pPr>
        <w:pStyle w:val="ScheduleL1"/>
        <w:numPr>
          <w:ilvl w:val="0"/>
          <w:numId w:val="0"/>
        </w:numPr>
        <w:jc w:val="left"/>
        <w:rPr>
          <w:rFonts w:ascii="Times New Roman" w:hAnsi="Times New Roman"/>
          <w:sz w:val="24"/>
          <w:szCs w:val="24"/>
        </w:rPr>
      </w:pPr>
    </w:p>
    <w:p w14:paraId="049DEFB0" w14:textId="3A00E331" w:rsidR="0010726D" w:rsidRDefault="0010726D" w:rsidP="0010726D">
      <w:pPr>
        <w:pStyle w:val="ScheduleL1"/>
        <w:numPr>
          <w:ilvl w:val="0"/>
          <w:numId w:val="0"/>
        </w:numPr>
        <w:jc w:val="left"/>
        <w:rPr>
          <w:rFonts w:ascii="Times New Roman" w:hAnsi="Times New Roman"/>
          <w:sz w:val="24"/>
          <w:szCs w:val="24"/>
        </w:rPr>
      </w:pPr>
    </w:p>
    <w:p w14:paraId="4F18A7BD" w14:textId="7FE7EECC" w:rsidR="0010726D" w:rsidRDefault="0010726D" w:rsidP="0010726D">
      <w:pPr>
        <w:pStyle w:val="ScheduleL1"/>
        <w:numPr>
          <w:ilvl w:val="0"/>
          <w:numId w:val="0"/>
        </w:numPr>
        <w:jc w:val="left"/>
        <w:rPr>
          <w:rFonts w:ascii="Times New Roman" w:hAnsi="Times New Roman"/>
          <w:sz w:val="24"/>
          <w:szCs w:val="24"/>
        </w:rPr>
      </w:pPr>
    </w:p>
    <w:p w14:paraId="7FC112F3" w14:textId="2D00E472" w:rsidR="0010726D" w:rsidRDefault="0010726D" w:rsidP="0010726D">
      <w:pPr>
        <w:pStyle w:val="ScheduleL1"/>
        <w:numPr>
          <w:ilvl w:val="0"/>
          <w:numId w:val="0"/>
        </w:numPr>
        <w:jc w:val="left"/>
        <w:rPr>
          <w:rFonts w:ascii="Times New Roman" w:hAnsi="Times New Roman"/>
          <w:sz w:val="24"/>
          <w:szCs w:val="24"/>
        </w:rPr>
      </w:pPr>
    </w:p>
    <w:p w14:paraId="1648C01C" w14:textId="7FFEABB7" w:rsidR="0010726D" w:rsidRDefault="0010726D" w:rsidP="0010726D">
      <w:pPr>
        <w:pStyle w:val="ScheduleL1"/>
        <w:numPr>
          <w:ilvl w:val="0"/>
          <w:numId w:val="0"/>
        </w:numPr>
        <w:jc w:val="left"/>
        <w:rPr>
          <w:rFonts w:ascii="Times New Roman" w:hAnsi="Times New Roman"/>
          <w:sz w:val="24"/>
          <w:szCs w:val="24"/>
        </w:rPr>
      </w:pPr>
    </w:p>
    <w:p w14:paraId="680E7880" w14:textId="0E31AB6F" w:rsidR="0010726D" w:rsidRDefault="0010726D" w:rsidP="0010726D">
      <w:pPr>
        <w:pStyle w:val="ScheduleL1"/>
        <w:numPr>
          <w:ilvl w:val="0"/>
          <w:numId w:val="0"/>
        </w:numPr>
        <w:jc w:val="left"/>
        <w:rPr>
          <w:rFonts w:ascii="Times New Roman" w:hAnsi="Times New Roman"/>
          <w:sz w:val="24"/>
          <w:szCs w:val="24"/>
        </w:rPr>
      </w:pPr>
    </w:p>
    <w:p w14:paraId="228A6824" w14:textId="32C9E400" w:rsidR="0010726D" w:rsidRDefault="0010726D" w:rsidP="0010726D">
      <w:pPr>
        <w:pStyle w:val="ScheduleL1"/>
        <w:numPr>
          <w:ilvl w:val="0"/>
          <w:numId w:val="0"/>
        </w:numPr>
        <w:jc w:val="left"/>
        <w:rPr>
          <w:rFonts w:ascii="Times New Roman" w:hAnsi="Times New Roman"/>
          <w:sz w:val="24"/>
          <w:szCs w:val="24"/>
        </w:rPr>
      </w:pPr>
    </w:p>
    <w:p w14:paraId="063CB350" w14:textId="61B7B956" w:rsidR="0010726D" w:rsidRDefault="0010726D" w:rsidP="0010726D">
      <w:pPr>
        <w:pStyle w:val="ScheduleL1"/>
        <w:numPr>
          <w:ilvl w:val="0"/>
          <w:numId w:val="0"/>
        </w:numPr>
        <w:jc w:val="left"/>
        <w:rPr>
          <w:rFonts w:ascii="Times New Roman" w:hAnsi="Times New Roman"/>
          <w:sz w:val="24"/>
          <w:szCs w:val="24"/>
        </w:rPr>
      </w:pPr>
    </w:p>
    <w:p w14:paraId="604DF7B3" w14:textId="2A24779A" w:rsidR="0010726D" w:rsidRDefault="0010726D" w:rsidP="0010726D">
      <w:pPr>
        <w:pStyle w:val="ScheduleL1"/>
        <w:numPr>
          <w:ilvl w:val="0"/>
          <w:numId w:val="0"/>
        </w:numPr>
        <w:jc w:val="left"/>
        <w:rPr>
          <w:rFonts w:ascii="Times New Roman" w:hAnsi="Times New Roman"/>
          <w:sz w:val="24"/>
          <w:szCs w:val="24"/>
        </w:rPr>
      </w:pPr>
    </w:p>
    <w:p w14:paraId="529C7D84" w14:textId="77777777" w:rsidR="0010726D" w:rsidRDefault="0010726D" w:rsidP="0010726D">
      <w:pPr>
        <w:pStyle w:val="ScheduleL1"/>
        <w:numPr>
          <w:ilvl w:val="0"/>
          <w:numId w:val="0"/>
        </w:numPr>
        <w:jc w:val="left"/>
        <w:rPr>
          <w:rFonts w:ascii="Times New Roman" w:hAnsi="Times New Roman"/>
          <w:sz w:val="24"/>
          <w:szCs w:val="24"/>
        </w:rPr>
      </w:pPr>
    </w:p>
    <w:p w14:paraId="5D4D6F41" w14:textId="75379312" w:rsidR="0010726D" w:rsidRPr="00312557" w:rsidRDefault="003C1A3E" w:rsidP="003C1A3E">
      <w:pPr>
        <w:pStyle w:val="ScheduleL1"/>
        <w:numPr>
          <w:ilvl w:val="0"/>
          <w:numId w:val="0"/>
        </w:numPr>
        <w:jc w:val="left"/>
        <w:rPr>
          <w:rFonts w:ascii="Times New Roman" w:hAnsi="Times New Roman"/>
          <w:sz w:val="24"/>
          <w:szCs w:val="24"/>
        </w:rPr>
      </w:pPr>
      <w:r>
        <w:rPr>
          <w:rFonts w:ascii="Times New Roman" w:hAnsi="Times New Roman"/>
          <w:sz w:val="24"/>
          <w:szCs w:val="24"/>
        </w:rPr>
        <w:lastRenderedPageBreak/>
        <w:t xml:space="preserve">SCHEDULE H </w:t>
      </w:r>
      <w:r w:rsidR="0010726D">
        <w:rPr>
          <w:rFonts w:ascii="Times New Roman" w:hAnsi="Times New Roman"/>
          <w:sz w:val="24"/>
          <w:szCs w:val="24"/>
        </w:rPr>
        <w:t xml:space="preserve">– SPECIAL CONDITIONS </w:t>
      </w:r>
    </w:p>
    <w:p w14:paraId="372005C9" w14:textId="628ABF11" w:rsidR="00714979" w:rsidRDefault="00714979" w:rsidP="003C135F">
      <w:pPr>
        <w:rPr>
          <w:sz w:val="20"/>
          <w:szCs w:val="20"/>
          <w:u w:val="single"/>
        </w:rPr>
      </w:pPr>
    </w:p>
    <w:p w14:paraId="7FD0E137" w14:textId="0B5CE65B" w:rsidR="00714979" w:rsidRDefault="00714979" w:rsidP="003C135F">
      <w:pPr>
        <w:rPr>
          <w:sz w:val="20"/>
          <w:szCs w:val="20"/>
          <w:u w:val="single"/>
        </w:rPr>
      </w:pPr>
    </w:p>
    <w:p w14:paraId="05FDEFC7" w14:textId="77777777" w:rsidR="00714979" w:rsidRPr="002F129B" w:rsidRDefault="00714979" w:rsidP="003C135F">
      <w:pPr>
        <w:rPr>
          <w:sz w:val="20"/>
          <w:szCs w:val="20"/>
          <w:u w:val="single"/>
        </w:rPr>
      </w:pPr>
    </w:p>
    <w:p w14:paraId="50367069" w14:textId="77777777" w:rsidR="000962FE" w:rsidRPr="00C1490B" w:rsidRDefault="000962FE" w:rsidP="007F250C">
      <w:pPr>
        <w:pStyle w:val="BodyText"/>
        <w:rPr>
          <w:rFonts w:ascii="Times New Roman" w:hAnsi="Times New Roman"/>
          <w:b/>
        </w:rPr>
      </w:pPr>
    </w:p>
    <w:sectPr w:rsidR="000962FE" w:rsidRPr="00C1490B" w:rsidSect="00A701C3">
      <w:headerReference w:type="first" r:id="rId27"/>
      <w:pgSz w:w="12240" w:h="15840" w:code="1"/>
      <w:pgMar w:top="1440" w:right="1440" w:bottom="1440" w:left="1440" w:header="720" w:footer="72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7" w:author="Santiago Angueira, Joanne" w:date="2021-07-26T10:20:00Z" w:initials="SAJ">
    <w:p w14:paraId="221CA1DE" w14:textId="39356407" w:rsidR="008B07E6" w:rsidRDefault="008B07E6">
      <w:pPr>
        <w:pStyle w:val="CommentText"/>
      </w:pPr>
      <w:r>
        <w:rPr>
          <w:rStyle w:val="CommentReference"/>
        </w:rPr>
        <w:annotationRef/>
      </w:r>
      <w:r>
        <w:t>Advice sales of records in electronic form.</w:t>
      </w:r>
    </w:p>
  </w:comment>
  <w:comment w:id="911" w:author="Santiago Angueira, Joanne" w:date="2021-07-27T13:58:00Z" w:initials="SAJ">
    <w:p w14:paraId="0A3493D8" w14:textId="2A7C1C27" w:rsidR="008B07E6" w:rsidRDefault="008B07E6">
      <w:pPr>
        <w:pStyle w:val="CommentText"/>
      </w:pPr>
      <w:r>
        <w:rPr>
          <w:rStyle w:val="CommentReference"/>
        </w:rPr>
        <w:annotationRef/>
      </w:r>
      <w:r>
        <w:t xml:space="preserve">Babar could you please fill in this information. </w:t>
      </w:r>
    </w:p>
  </w:comment>
  <w:comment w:id="1119" w:author="Whipple, Blu" w:date="2021-07-29T14:08:00Z" w:initials="WB">
    <w:p w14:paraId="78D59ADC" w14:textId="43B5198D" w:rsidR="0040755E" w:rsidRDefault="0040755E">
      <w:pPr>
        <w:pStyle w:val="CommentText"/>
      </w:pPr>
      <w:r>
        <w:rPr>
          <w:rStyle w:val="CommentReference"/>
        </w:rPr>
        <w:annotationRef/>
      </w:r>
      <w:r>
        <w:t>Parties need to discuss.</w:t>
      </w:r>
    </w:p>
  </w:comment>
  <w:comment w:id="1118" w:author="Moghal, Babar" w:date="2021-08-11T13:22:00Z" w:initials="MB">
    <w:p w14:paraId="2DAF4582" w14:textId="77777777" w:rsidR="00F2036B" w:rsidRDefault="00F2036B">
      <w:pPr>
        <w:pStyle w:val="CommentText"/>
      </w:pPr>
      <w:r>
        <w:rPr>
          <w:rStyle w:val="CommentReference"/>
        </w:rPr>
        <w:annotationRef/>
      </w:r>
      <w:r>
        <w:t>Provide Standard Payment Terms</w:t>
      </w:r>
    </w:p>
    <w:p w14:paraId="2133DA1E" w14:textId="006DBDB3" w:rsidR="00F2036B" w:rsidRDefault="00F2036B">
      <w:pPr>
        <w:pStyle w:val="CommentText"/>
      </w:pPr>
      <w:r>
        <w:t>Net 30 days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1CA1DE" w15:done="0"/>
  <w15:commentEx w15:paraId="0A3493D8" w15:done="0"/>
  <w15:commentEx w15:paraId="78D59ADC" w15:done="0"/>
  <w15:commentEx w15:paraId="2133DA1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1CA1DE" w16cid:durableId="221CA1DE"/>
  <w16cid:commentId w16cid:paraId="0A3493D8" w16cid:durableId="0A3493D8"/>
  <w16cid:commentId w16cid:paraId="78D59ADC" w16cid:durableId="78D59ADC"/>
  <w16cid:commentId w16cid:paraId="2133DA1E" w16cid:durableId="2133DA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6E295" w14:textId="77777777" w:rsidR="00F84796" w:rsidRDefault="00F84796" w:rsidP="00D92367">
      <w:pPr>
        <w:spacing w:after="0"/>
      </w:pPr>
      <w:r>
        <w:separator/>
      </w:r>
    </w:p>
  </w:endnote>
  <w:endnote w:type="continuationSeparator" w:id="0">
    <w:p w14:paraId="4A9839D5" w14:textId="77777777" w:rsidR="00F84796" w:rsidRDefault="00F84796" w:rsidP="00D923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80BD" w14:textId="660502B9" w:rsidR="008B07E6" w:rsidRDefault="008B07E6">
    <w:pPr>
      <w:pStyle w:val="Footer"/>
    </w:pPr>
    <w:r>
      <w:rPr>
        <w:noProof/>
        <w:lang w:val="en-CA" w:eastAsia="en-CA"/>
      </w:rPr>
      <mc:AlternateContent>
        <mc:Choice Requires="wps">
          <w:drawing>
            <wp:anchor distT="0" distB="0" distL="114300" distR="114300" simplePos="0" relativeHeight="251657728" behindDoc="1" locked="0" layoutInCell="1" allowOverlap="1" wp14:anchorId="5C7BE42C" wp14:editId="03942967">
              <wp:simplePos x="0" y="0"/>
              <wp:positionH relativeFrom="margin">
                <wp:posOffset>0</wp:posOffset>
              </wp:positionH>
              <wp:positionV relativeFrom="paragraph">
                <wp:posOffset>137160</wp:posOffset>
              </wp:positionV>
              <wp:extent cx="2560320" cy="255905"/>
              <wp:effectExtent l="0" t="3810" r="190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D54BD" w14:textId="77777777" w:rsidR="008B07E6" w:rsidRDefault="008B07E6">
                          <w:pPr>
                            <w:pStyle w:val="MacPacTrailer"/>
                          </w:pPr>
                          <w:r>
                            <w:t>C:\Users\mamurphy\Desktop\Mining Equipment Supply Agreement.docx</w:t>
                          </w:r>
                        </w:p>
                        <w:p w14:paraId="06D88798" w14:textId="77777777" w:rsidR="008B07E6" w:rsidRDefault="008B07E6">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7BE42C" id="_x0000_t202" coordsize="21600,21600" o:spt="202" path="m,l,21600r21600,l21600,xe">
              <v:stroke joinstyle="miter"/>
              <v:path gradientshapeok="t" o:connecttype="rect"/>
            </v:shapetype>
            <v:shape id="Text Box 1" o:spid="_x0000_s1026" type="#_x0000_t202" style="position:absolute;margin-left:0;margin-top:10.8pt;width:201.6pt;height:20.1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" filled="f" stroked="f">
              <v:textbox inset="0,0,0,0">
                <w:txbxContent>
                  <w:p w14:paraId="17ED54BD" w14:textId="77777777" w:rsidR="008B07E6" w:rsidRDefault="008B07E6">
                    <w:pPr>
                      <w:pStyle w:val="MacPacTrailer"/>
                    </w:pPr>
                    <w:r>
                      <w:t>C:\Users\mamurphy\Desktop\Mining Equipment Supply Agreement.docx</w:t>
                    </w:r>
                  </w:p>
                  <w:p w14:paraId="06D88798" w14:textId="77777777" w:rsidR="008B07E6" w:rsidRDefault="008B07E6">
                    <w:pPr>
                      <w:pStyle w:val="MacPacTrailer"/>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6DB1" w14:textId="77777777" w:rsidR="008B07E6" w:rsidRDefault="008B07E6">
    <w:pPr>
      <w:pStyle w:val="Footer"/>
      <w:jc w:val="center"/>
    </w:pPr>
  </w:p>
  <w:p w14:paraId="38F50BCC" w14:textId="77777777" w:rsidR="008B07E6" w:rsidRDefault="008B07E6">
    <w:pPr>
      <w:pStyle w:val="Footer"/>
    </w:pPr>
  </w:p>
  <w:p w14:paraId="7277F151" w14:textId="77777777" w:rsidR="008B07E6" w:rsidRDefault="008B07E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EB35" w14:textId="77777777" w:rsidR="008B07E6" w:rsidRDefault="008B07E6">
    <w:pPr>
      <w:pStyle w:val="Footer"/>
      <w:jc w:val="center"/>
    </w:pPr>
  </w:p>
  <w:p w14:paraId="1E3157BA" w14:textId="77777777" w:rsidR="008B07E6" w:rsidRDefault="008B07E6">
    <w:pPr>
      <w:pStyle w:val="Footer"/>
    </w:pPr>
  </w:p>
  <w:p w14:paraId="10D4D789" w14:textId="77777777" w:rsidR="008B07E6" w:rsidRDefault="008B07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F28F4" w14:textId="77777777" w:rsidR="00F84796" w:rsidRDefault="00F84796" w:rsidP="00D92367">
      <w:pPr>
        <w:spacing w:after="0"/>
      </w:pPr>
      <w:r>
        <w:separator/>
      </w:r>
    </w:p>
  </w:footnote>
  <w:footnote w:type="continuationSeparator" w:id="0">
    <w:p w14:paraId="47E94753" w14:textId="77777777" w:rsidR="00F84796" w:rsidRDefault="00F84796" w:rsidP="00D923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7"/>
      <w:gridCol w:w="4633"/>
    </w:tblGrid>
    <w:tr w:rsidR="008B07E6" w14:paraId="00735A4C" w14:textId="77777777" w:rsidTr="002E6018">
      <w:tc>
        <w:tcPr>
          <w:tcW w:w="4788" w:type="dxa"/>
          <w:vAlign w:val="bottom"/>
        </w:tcPr>
        <w:p w14:paraId="34922B6B" w14:textId="77777777" w:rsidR="008B07E6" w:rsidRDefault="008B07E6" w:rsidP="002E6018">
          <w:pPr>
            <w:pStyle w:val="Header"/>
          </w:pPr>
          <w:r w:rsidRPr="003047F7">
            <w:rPr>
              <w:noProof/>
              <w:lang w:val="en-CA" w:eastAsia="en-CA"/>
            </w:rPr>
            <w:drawing>
              <wp:inline distT="0" distB="0" distL="0" distR="0" wp14:anchorId="017464C2" wp14:editId="694A250A">
                <wp:extent cx="1752600" cy="387350"/>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752600" cy="387350"/>
                        </a:xfrm>
                        <a:prstGeom prst="rect">
                          <a:avLst/>
                        </a:prstGeom>
                        <a:noFill/>
                        <a:ln w="9525">
                          <a:noFill/>
                          <a:miter lim="800000"/>
                          <a:headEnd/>
                          <a:tailEnd/>
                        </a:ln>
                      </pic:spPr>
                    </pic:pic>
                  </a:graphicData>
                </a:graphic>
              </wp:inline>
            </w:drawing>
          </w:r>
        </w:p>
      </w:tc>
      <w:tc>
        <w:tcPr>
          <w:tcW w:w="4788" w:type="dxa"/>
        </w:tcPr>
        <w:p w14:paraId="66986BFB" w14:textId="77777777" w:rsidR="008B07E6" w:rsidRPr="00430D56" w:rsidRDefault="008B07E6" w:rsidP="00E26F1B">
          <w:pPr>
            <w:pStyle w:val="Header"/>
            <w:jc w:val="right"/>
            <w:rPr>
              <w:rFonts w:ascii="Corbel" w:hAnsi="Corbel"/>
              <w:sz w:val="20"/>
            </w:rPr>
          </w:pPr>
          <w:r>
            <w:rPr>
              <w:rFonts w:ascii="Corbel" w:hAnsi="Corbel"/>
              <w:sz w:val="20"/>
            </w:rPr>
            <w:t xml:space="preserve"> </w:t>
          </w:r>
          <w:r w:rsidRPr="002E6018">
            <w:rPr>
              <w:rFonts w:ascii="Corbel" w:hAnsi="Corbel"/>
              <w:sz w:val="20"/>
            </w:rPr>
            <w:fldChar w:fldCharType="begin"/>
          </w:r>
          <w:r w:rsidRPr="002E6018">
            <w:rPr>
              <w:rFonts w:ascii="Corbel" w:hAnsi="Corbel"/>
              <w:sz w:val="20"/>
            </w:rPr>
            <w:instrText xml:space="preserve"> PAGE   \* MERGEFORMAT </w:instrText>
          </w:r>
          <w:r w:rsidRPr="002E6018">
            <w:rPr>
              <w:rFonts w:ascii="Corbel" w:hAnsi="Corbel"/>
              <w:sz w:val="20"/>
            </w:rPr>
            <w:fldChar w:fldCharType="separate"/>
          </w:r>
          <w:r>
            <w:rPr>
              <w:rFonts w:ascii="Corbel" w:hAnsi="Corbel"/>
              <w:noProof/>
              <w:sz w:val="20"/>
            </w:rPr>
            <w:t>3</w:t>
          </w:r>
          <w:r w:rsidRPr="002E6018">
            <w:rPr>
              <w:rFonts w:ascii="Corbel" w:hAnsi="Corbel"/>
              <w:noProof/>
              <w:sz w:val="20"/>
            </w:rPr>
            <w:fldChar w:fldCharType="end"/>
          </w:r>
        </w:p>
      </w:tc>
    </w:tr>
  </w:tbl>
  <w:p w14:paraId="645BCE7A" w14:textId="77777777" w:rsidR="008B07E6" w:rsidRDefault="008B07E6" w:rsidP="002E60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D2F81" w14:textId="77777777" w:rsidR="008B07E6" w:rsidRDefault="008B07E6">
    <w:pPr>
      <w:pStyle w:val="Header"/>
    </w:pPr>
  </w:p>
  <w:p w14:paraId="465406A9" w14:textId="77777777" w:rsidR="008B07E6" w:rsidRDefault="008B07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681"/>
    </w:tblGrid>
    <w:tr w:rsidR="008B07E6" w14:paraId="2FC5DAE4" w14:textId="77777777" w:rsidTr="00CC40F2">
      <w:tc>
        <w:tcPr>
          <w:tcW w:w="4788" w:type="dxa"/>
          <w:vAlign w:val="bottom"/>
        </w:tcPr>
        <w:p w14:paraId="5B0C23BF" w14:textId="77777777" w:rsidR="008B07E6" w:rsidRDefault="008B07E6" w:rsidP="00CC40F2">
          <w:pPr>
            <w:pStyle w:val="Header"/>
          </w:pPr>
        </w:p>
      </w:tc>
      <w:tc>
        <w:tcPr>
          <w:tcW w:w="4788" w:type="dxa"/>
          <w:vAlign w:val="bottom"/>
        </w:tcPr>
        <w:p w14:paraId="7BC42B80" w14:textId="77777777" w:rsidR="008B07E6" w:rsidRPr="00103093" w:rsidRDefault="008B07E6" w:rsidP="00CC40F2">
          <w:pPr>
            <w:pStyle w:val="Header"/>
            <w:jc w:val="right"/>
            <w:rPr>
              <w:sz w:val="20"/>
            </w:rPr>
          </w:pPr>
          <w:r w:rsidRPr="00103093">
            <w:rPr>
              <w:sz w:val="20"/>
            </w:rPr>
            <w:t xml:space="preserve"> </w:t>
          </w:r>
          <w:r w:rsidRPr="00103093">
            <w:rPr>
              <w:sz w:val="20"/>
            </w:rPr>
            <w:fldChar w:fldCharType="begin"/>
          </w:r>
          <w:r w:rsidRPr="00103093">
            <w:rPr>
              <w:sz w:val="20"/>
            </w:rPr>
            <w:instrText xml:space="preserve"> PAGE   \* MERGEFORMAT </w:instrText>
          </w:r>
          <w:r w:rsidRPr="00103093">
            <w:rPr>
              <w:sz w:val="20"/>
            </w:rPr>
            <w:fldChar w:fldCharType="separate"/>
          </w:r>
          <w:r w:rsidR="00DB1C7A">
            <w:rPr>
              <w:noProof/>
              <w:sz w:val="20"/>
            </w:rPr>
            <w:t>44</w:t>
          </w:r>
          <w:r w:rsidRPr="00103093">
            <w:rPr>
              <w:noProof/>
              <w:sz w:val="20"/>
            </w:rPr>
            <w:fldChar w:fldCharType="end"/>
          </w:r>
        </w:p>
      </w:tc>
    </w:tr>
  </w:tbl>
  <w:p w14:paraId="546B2D60" w14:textId="77777777" w:rsidR="008B07E6" w:rsidRDefault="008B07E6" w:rsidP="00CC40F2">
    <w:pPr>
      <w:pStyle w:val="Header"/>
    </w:pPr>
  </w:p>
  <w:p w14:paraId="39E4E919" w14:textId="77777777" w:rsidR="008B07E6" w:rsidRDefault="008B07E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681"/>
    </w:tblGrid>
    <w:tr w:rsidR="008B07E6" w14:paraId="3982ABF8" w14:textId="77777777" w:rsidTr="00CC40F2">
      <w:tc>
        <w:tcPr>
          <w:tcW w:w="4788" w:type="dxa"/>
          <w:vAlign w:val="bottom"/>
        </w:tcPr>
        <w:p w14:paraId="4274BCEA" w14:textId="77777777" w:rsidR="008B07E6" w:rsidRDefault="008B07E6" w:rsidP="00CC40F2">
          <w:pPr>
            <w:pStyle w:val="Header"/>
          </w:pPr>
        </w:p>
      </w:tc>
      <w:tc>
        <w:tcPr>
          <w:tcW w:w="4788" w:type="dxa"/>
          <w:vAlign w:val="bottom"/>
        </w:tcPr>
        <w:p w14:paraId="13803BCC" w14:textId="77777777" w:rsidR="008B07E6" w:rsidRPr="00930F57" w:rsidRDefault="008B07E6" w:rsidP="00CC40F2">
          <w:pPr>
            <w:pStyle w:val="Header"/>
            <w:jc w:val="right"/>
            <w:rPr>
              <w:sz w:val="20"/>
            </w:rPr>
          </w:pPr>
          <w:r w:rsidRPr="00930F57">
            <w:rPr>
              <w:sz w:val="20"/>
            </w:rPr>
            <w:t xml:space="preserve"> </w:t>
          </w:r>
          <w:r w:rsidRPr="00930F57">
            <w:rPr>
              <w:sz w:val="20"/>
            </w:rPr>
            <w:fldChar w:fldCharType="begin"/>
          </w:r>
          <w:r w:rsidRPr="00930F57">
            <w:rPr>
              <w:sz w:val="20"/>
            </w:rPr>
            <w:instrText xml:space="preserve"> PAGE   \* MERGEFORMAT </w:instrText>
          </w:r>
          <w:r w:rsidRPr="00930F57">
            <w:rPr>
              <w:sz w:val="20"/>
            </w:rPr>
            <w:fldChar w:fldCharType="separate"/>
          </w:r>
          <w:r w:rsidR="00DB1C7A">
            <w:rPr>
              <w:noProof/>
              <w:sz w:val="20"/>
            </w:rPr>
            <w:t>2</w:t>
          </w:r>
          <w:r w:rsidRPr="00930F57">
            <w:rPr>
              <w:noProof/>
              <w:sz w:val="20"/>
            </w:rPr>
            <w:fldChar w:fldCharType="end"/>
          </w:r>
        </w:p>
      </w:tc>
    </w:tr>
  </w:tbl>
  <w:p w14:paraId="650C1F09" w14:textId="77777777" w:rsidR="008B07E6" w:rsidRPr="00220A4C" w:rsidRDefault="008B07E6" w:rsidP="00CC40F2">
    <w:pPr>
      <w:pStyle w:val="Header"/>
      <w:rPr>
        <w:b/>
      </w:rPr>
    </w:pPr>
  </w:p>
  <w:p w14:paraId="0B4F4D02" w14:textId="77777777" w:rsidR="008B07E6" w:rsidRDefault="008B07E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681"/>
    </w:tblGrid>
    <w:tr w:rsidR="008B07E6" w14:paraId="6207AC02" w14:textId="77777777" w:rsidTr="00EE02C2">
      <w:tc>
        <w:tcPr>
          <w:tcW w:w="4788" w:type="dxa"/>
          <w:vAlign w:val="bottom"/>
        </w:tcPr>
        <w:p w14:paraId="0BEC3923" w14:textId="77777777" w:rsidR="008B07E6" w:rsidRDefault="008B07E6" w:rsidP="002E6018">
          <w:pPr>
            <w:pStyle w:val="Header"/>
          </w:pPr>
        </w:p>
      </w:tc>
      <w:tc>
        <w:tcPr>
          <w:tcW w:w="4788" w:type="dxa"/>
          <w:vAlign w:val="bottom"/>
        </w:tcPr>
        <w:p w14:paraId="0058998F" w14:textId="77777777" w:rsidR="008B07E6" w:rsidRPr="00430D56" w:rsidRDefault="008B07E6" w:rsidP="00EE02C2">
          <w:pPr>
            <w:pStyle w:val="Header"/>
            <w:jc w:val="right"/>
            <w:rPr>
              <w:rFonts w:ascii="Corbel" w:hAnsi="Corbel"/>
              <w:sz w:val="20"/>
            </w:rPr>
          </w:pPr>
          <w:r>
            <w:rPr>
              <w:rFonts w:ascii="Corbel" w:hAnsi="Corbel"/>
              <w:sz w:val="20"/>
            </w:rPr>
            <w:t xml:space="preserve"> </w:t>
          </w:r>
          <w:r w:rsidRPr="002E6018">
            <w:rPr>
              <w:rFonts w:ascii="Corbel" w:hAnsi="Corbel"/>
              <w:sz w:val="20"/>
            </w:rPr>
            <w:fldChar w:fldCharType="begin"/>
          </w:r>
          <w:r w:rsidRPr="002E6018">
            <w:rPr>
              <w:rFonts w:ascii="Corbel" w:hAnsi="Corbel"/>
              <w:sz w:val="20"/>
            </w:rPr>
            <w:instrText xml:space="preserve"> PAGE   \* MERGEFORMAT </w:instrText>
          </w:r>
          <w:r w:rsidRPr="002E6018">
            <w:rPr>
              <w:rFonts w:ascii="Corbel" w:hAnsi="Corbel"/>
              <w:sz w:val="20"/>
            </w:rPr>
            <w:fldChar w:fldCharType="separate"/>
          </w:r>
          <w:r>
            <w:rPr>
              <w:rFonts w:ascii="Corbel" w:hAnsi="Corbel"/>
              <w:noProof/>
              <w:sz w:val="20"/>
            </w:rPr>
            <w:t>73</w:t>
          </w:r>
          <w:r w:rsidRPr="002E6018">
            <w:rPr>
              <w:rFonts w:ascii="Corbel" w:hAnsi="Corbel"/>
              <w:noProof/>
              <w:sz w:val="20"/>
            </w:rPr>
            <w:fldChar w:fldCharType="end"/>
          </w:r>
        </w:p>
      </w:tc>
    </w:tr>
  </w:tbl>
  <w:p w14:paraId="5B5EB73F" w14:textId="77777777" w:rsidR="008B07E6" w:rsidRDefault="008B07E6" w:rsidP="002E60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4EB6" w14:textId="77777777" w:rsidR="008B07E6" w:rsidRDefault="008B07E6">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681"/>
    </w:tblGrid>
    <w:tr w:rsidR="008B07E6" w:rsidRPr="001C3ECD" w14:paraId="49CA9A44" w14:textId="77777777" w:rsidTr="00EE02C2">
      <w:tc>
        <w:tcPr>
          <w:tcW w:w="4788" w:type="dxa"/>
          <w:vAlign w:val="bottom"/>
        </w:tcPr>
        <w:p w14:paraId="1AA09368" w14:textId="77777777" w:rsidR="008B07E6" w:rsidRDefault="008B07E6" w:rsidP="002E6018">
          <w:pPr>
            <w:pStyle w:val="Header"/>
          </w:pPr>
        </w:p>
      </w:tc>
      <w:tc>
        <w:tcPr>
          <w:tcW w:w="4788" w:type="dxa"/>
          <w:vAlign w:val="bottom"/>
        </w:tcPr>
        <w:p w14:paraId="1D43B6DA" w14:textId="77777777" w:rsidR="008B07E6" w:rsidRPr="001C3ECD" w:rsidRDefault="008B07E6" w:rsidP="00EE02C2">
          <w:pPr>
            <w:pStyle w:val="Header"/>
            <w:jc w:val="right"/>
            <w:rPr>
              <w:sz w:val="20"/>
            </w:rPr>
          </w:pPr>
          <w:r w:rsidRPr="001C3ECD">
            <w:rPr>
              <w:sz w:val="20"/>
            </w:rPr>
            <w:t xml:space="preserve"> </w:t>
          </w:r>
          <w:r w:rsidRPr="001C3ECD">
            <w:rPr>
              <w:sz w:val="20"/>
            </w:rPr>
            <w:fldChar w:fldCharType="begin"/>
          </w:r>
          <w:r w:rsidRPr="001C3ECD">
            <w:rPr>
              <w:sz w:val="20"/>
            </w:rPr>
            <w:instrText xml:space="preserve"> PAGE   \* MERGEFORMAT </w:instrText>
          </w:r>
          <w:r w:rsidRPr="001C3ECD">
            <w:rPr>
              <w:sz w:val="20"/>
            </w:rPr>
            <w:fldChar w:fldCharType="separate"/>
          </w:r>
          <w:r w:rsidR="00DB1C7A">
            <w:rPr>
              <w:noProof/>
              <w:sz w:val="20"/>
            </w:rPr>
            <w:t>45</w:t>
          </w:r>
          <w:r w:rsidRPr="001C3ECD">
            <w:rPr>
              <w:noProof/>
              <w:sz w:val="20"/>
            </w:rPr>
            <w:fldChar w:fldCharType="end"/>
          </w:r>
        </w:p>
      </w:tc>
    </w:tr>
  </w:tbl>
  <w:p w14:paraId="7C8D1112" w14:textId="77777777" w:rsidR="008B07E6" w:rsidRDefault="008B07E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BCB0D" w14:textId="77777777" w:rsidR="008B07E6" w:rsidRPr="00624FA1" w:rsidRDefault="008B07E6" w:rsidP="00624FA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0EC4A" w14:textId="77777777" w:rsidR="008B07E6" w:rsidRPr="00AE244A" w:rsidRDefault="008B07E6" w:rsidP="00AE244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4C25" w14:textId="77777777" w:rsidR="008B07E6" w:rsidRDefault="008B07E6">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681"/>
    </w:tblGrid>
    <w:tr w:rsidR="008B07E6" w14:paraId="31714EFC" w14:textId="77777777" w:rsidTr="00EE02C2">
      <w:tc>
        <w:tcPr>
          <w:tcW w:w="4788" w:type="dxa"/>
          <w:vAlign w:val="bottom"/>
        </w:tcPr>
        <w:p w14:paraId="72B6EC5F" w14:textId="77777777" w:rsidR="008B07E6" w:rsidRDefault="008B07E6" w:rsidP="002E6018">
          <w:pPr>
            <w:pStyle w:val="Header"/>
          </w:pPr>
        </w:p>
      </w:tc>
      <w:tc>
        <w:tcPr>
          <w:tcW w:w="4788" w:type="dxa"/>
          <w:vAlign w:val="bottom"/>
        </w:tcPr>
        <w:p w14:paraId="6E96FCE8" w14:textId="77777777" w:rsidR="008B07E6" w:rsidRPr="00430D56" w:rsidRDefault="008B07E6" w:rsidP="00EE02C2">
          <w:pPr>
            <w:pStyle w:val="Header"/>
            <w:jc w:val="right"/>
            <w:rPr>
              <w:rFonts w:ascii="Corbel" w:hAnsi="Corbel"/>
              <w:sz w:val="20"/>
            </w:rPr>
          </w:pPr>
          <w:r>
            <w:rPr>
              <w:rFonts w:ascii="Corbel" w:hAnsi="Corbel"/>
              <w:sz w:val="20"/>
            </w:rPr>
            <w:t xml:space="preserve"> </w:t>
          </w:r>
          <w:r w:rsidRPr="002E6018">
            <w:rPr>
              <w:rFonts w:ascii="Corbel" w:hAnsi="Corbel"/>
              <w:sz w:val="20"/>
            </w:rPr>
            <w:fldChar w:fldCharType="begin"/>
          </w:r>
          <w:r w:rsidRPr="002E6018">
            <w:rPr>
              <w:rFonts w:ascii="Corbel" w:hAnsi="Corbel"/>
              <w:sz w:val="20"/>
            </w:rPr>
            <w:instrText xml:space="preserve"> PAGE   \* MERGEFORMAT </w:instrText>
          </w:r>
          <w:r w:rsidRPr="002E6018">
            <w:rPr>
              <w:rFonts w:ascii="Corbel" w:hAnsi="Corbel"/>
              <w:sz w:val="20"/>
            </w:rPr>
            <w:fldChar w:fldCharType="separate"/>
          </w:r>
          <w:r w:rsidR="00DB1C7A">
            <w:rPr>
              <w:rFonts w:ascii="Corbel" w:hAnsi="Corbel"/>
              <w:noProof/>
              <w:sz w:val="20"/>
            </w:rPr>
            <w:t>62</w:t>
          </w:r>
          <w:r w:rsidRPr="002E6018">
            <w:rPr>
              <w:rFonts w:ascii="Corbel" w:hAnsi="Corbel"/>
              <w:noProof/>
              <w:sz w:val="20"/>
            </w:rPr>
            <w:fldChar w:fldCharType="end"/>
          </w:r>
        </w:p>
      </w:tc>
    </w:tr>
  </w:tbl>
  <w:p w14:paraId="62EFF961" w14:textId="77777777" w:rsidR="008B07E6" w:rsidRDefault="008B07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33C"/>
    <w:multiLevelType w:val="multilevel"/>
    <w:tmpl w:val="0938EDF0"/>
    <w:lvl w:ilvl="0">
      <w:start w:val="1"/>
      <w:numFmt w:val="decimal"/>
      <w:lvlText w:val="%1"/>
      <w:lvlJc w:val="left"/>
      <w:pPr>
        <w:ind w:left="1215" w:hanging="1076"/>
      </w:pPr>
      <w:rPr>
        <w:rFonts w:hint="default"/>
      </w:rPr>
    </w:lvl>
    <w:lvl w:ilvl="1">
      <w:start w:val="2"/>
      <w:numFmt w:val="decimal"/>
      <w:lvlText w:val="%1.%2"/>
      <w:lvlJc w:val="left"/>
      <w:pPr>
        <w:ind w:left="1215" w:hanging="1076"/>
      </w:pPr>
      <w:rPr>
        <w:rFonts w:ascii="Arial" w:eastAsia="Arial" w:hAnsi="Arial" w:hint="default"/>
        <w:b/>
        <w:bCs/>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1" w15:restartNumberingAfterBreak="0">
    <w:nsid w:val="02F524C0"/>
    <w:multiLevelType w:val="multilevel"/>
    <w:tmpl w:val="A2DAEFC8"/>
    <w:lvl w:ilvl="0">
      <w:start w:val="8"/>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2" w15:restartNumberingAfterBreak="0">
    <w:nsid w:val="0395147C"/>
    <w:multiLevelType w:val="multilevel"/>
    <w:tmpl w:val="8EE8C62A"/>
    <w:lvl w:ilvl="0">
      <w:start w:val="27"/>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3" w15:restartNumberingAfterBreak="0">
    <w:nsid w:val="06E10AF6"/>
    <w:multiLevelType w:val="multilevel"/>
    <w:tmpl w:val="B9DCBDF0"/>
    <w:lvl w:ilvl="0">
      <w:start w:val="32"/>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lowerLetter"/>
      <w:lvlText w:val="%3."/>
      <w:lvlJc w:val="left"/>
      <w:pPr>
        <w:ind w:left="1580" w:hanging="351"/>
      </w:pPr>
      <w:rPr>
        <w:rFonts w:ascii="Arial" w:eastAsia="Arial" w:hAnsi="Arial" w:hint="default"/>
        <w:sz w:val="20"/>
        <w:szCs w:val="20"/>
      </w:rPr>
    </w:lvl>
    <w:lvl w:ilvl="3">
      <w:start w:val="1"/>
      <w:numFmt w:val="bullet"/>
      <w:lvlText w:val="•"/>
      <w:lvlJc w:val="left"/>
      <w:pPr>
        <w:ind w:left="3366" w:hanging="351"/>
      </w:pPr>
      <w:rPr>
        <w:rFonts w:hint="default"/>
      </w:rPr>
    </w:lvl>
    <w:lvl w:ilvl="4">
      <w:start w:val="1"/>
      <w:numFmt w:val="bullet"/>
      <w:lvlText w:val="•"/>
      <w:lvlJc w:val="left"/>
      <w:pPr>
        <w:ind w:left="4260" w:hanging="351"/>
      </w:pPr>
      <w:rPr>
        <w:rFonts w:hint="default"/>
      </w:rPr>
    </w:lvl>
    <w:lvl w:ilvl="5">
      <w:start w:val="1"/>
      <w:numFmt w:val="bullet"/>
      <w:lvlText w:val="•"/>
      <w:lvlJc w:val="left"/>
      <w:pPr>
        <w:ind w:left="5153" w:hanging="351"/>
      </w:pPr>
      <w:rPr>
        <w:rFonts w:hint="default"/>
      </w:rPr>
    </w:lvl>
    <w:lvl w:ilvl="6">
      <w:start w:val="1"/>
      <w:numFmt w:val="bullet"/>
      <w:lvlText w:val="•"/>
      <w:lvlJc w:val="left"/>
      <w:pPr>
        <w:ind w:left="6046" w:hanging="351"/>
      </w:pPr>
      <w:rPr>
        <w:rFonts w:hint="default"/>
      </w:rPr>
    </w:lvl>
    <w:lvl w:ilvl="7">
      <w:start w:val="1"/>
      <w:numFmt w:val="bullet"/>
      <w:lvlText w:val="•"/>
      <w:lvlJc w:val="left"/>
      <w:pPr>
        <w:ind w:left="6940" w:hanging="351"/>
      </w:pPr>
      <w:rPr>
        <w:rFonts w:hint="default"/>
      </w:rPr>
    </w:lvl>
    <w:lvl w:ilvl="8">
      <w:start w:val="1"/>
      <w:numFmt w:val="bullet"/>
      <w:lvlText w:val="•"/>
      <w:lvlJc w:val="left"/>
      <w:pPr>
        <w:ind w:left="7833" w:hanging="351"/>
      </w:pPr>
      <w:rPr>
        <w:rFonts w:hint="default"/>
      </w:rPr>
    </w:lvl>
  </w:abstractNum>
  <w:abstractNum w:abstractNumId="4" w15:restartNumberingAfterBreak="0">
    <w:nsid w:val="086D74E9"/>
    <w:multiLevelType w:val="multilevel"/>
    <w:tmpl w:val="2AC674F2"/>
    <w:lvl w:ilvl="0">
      <w:start w:val="14"/>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decimal"/>
      <w:lvlText w:val="%3."/>
      <w:lvlJc w:val="left"/>
      <w:pPr>
        <w:ind w:left="1570" w:hanging="351"/>
      </w:pPr>
      <w:rPr>
        <w:rFonts w:ascii="Arial" w:eastAsia="Arial" w:hAnsi="Arial" w:hint="default"/>
        <w:sz w:val="20"/>
        <w:szCs w:val="20"/>
      </w:rPr>
    </w:lvl>
    <w:lvl w:ilvl="3">
      <w:start w:val="1"/>
      <w:numFmt w:val="bullet"/>
      <w:lvlText w:val="•"/>
      <w:lvlJc w:val="left"/>
      <w:pPr>
        <w:ind w:left="3359" w:hanging="351"/>
      </w:pPr>
      <w:rPr>
        <w:rFonts w:hint="default"/>
      </w:rPr>
    </w:lvl>
    <w:lvl w:ilvl="4">
      <w:start w:val="1"/>
      <w:numFmt w:val="bullet"/>
      <w:lvlText w:val="•"/>
      <w:lvlJc w:val="left"/>
      <w:pPr>
        <w:ind w:left="4253" w:hanging="351"/>
      </w:pPr>
      <w:rPr>
        <w:rFonts w:hint="default"/>
      </w:rPr>
    </w:lvl>
    <w:lvl w:ilvl="5">
      <w:start w:val="1"/>
      <w:numFmt w:val="bullet"/>
      <w:lvlText w:val="•"/>
      <w:lvlJc w:val="left"/>
      <w:pPr>
        <w:ind w:left="5148" w:hanging="351"/>
      </w:pPr>
      <w:rPr>
        <w:rFonts w:hint="default"/>
      </w:rPr>
    </w:lvl>
    <w:lvl w:ilvl="6">
      <w:start w:val="1"/>
      <w:numFmt w:val="bullet"/>
      <w:lvlText w:val="•"/>
      <w:lvlJc w:val="left"/>
      <w:pPr>
        <w:ind w:left="6042" w:hanging="351"/>
      </w:pPr>
      <w:rPr>
        <w:rFonts w:hint="default"/>
      </w:rPr>
    </w:lvl>
    <w:lvl w:ilvl="7">
      <w:start w:val="1"/>
      <w:numFmt w:val="bullet"/>
      <w:lvlText w:val="•"/>
      <w:lvlJc w:val="left"/>
      <w:pPr>
        <w:ind w:left="6936" w:hanging="351"/>
      </w:pPr>
      <w:rPr>
        <w:rFonts w:hint="default"/>
      </w:rPr>
    </w:lvl>
    <w:lvl w:ilvl="8">
      <w:start w:val="1"/>
      <w:numFmt w:val="bullet"/>
      <w:lvlText w:val="•"/>
      <w:lvlJc w:val="left"/>
      <w:pPr>
        <w:ind w:left="7831" w:hanging="351"/>
      </w:pPr>
      <w:rPr>
        <w:rFonts w:hint="default"/>
      </w:rPr>
    </w:lvl>
  </w:abstractNum>
  <w:abstractNum w:abstractNumId="5" w15:restartNumberingAfterBreak="0">
    <w:nsid w:val="0B68414E"/>
    <w:multiLevelType w:val="multilevel"/>
    <w:tmpl w:val="FE3AB868"/>
    <w:lvl w:ilvl="0">
      <w:start w:val="5"/>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6" w15:restartNumberingAfterBreak="0">
    <w:nsid w:val="0C64098A"/>
    <w:multiLevelType w:val="multilevel"/>
    <w:tmpl w:val="EE8C19A6"/>
    <w:lvl w:ilvl="0">
      <w:start w:val="23"/>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b/>
        <w:bCs/>
        <w:spacing w:val="-2"/>
        <w:sz w:val="20"/>
        <w:szCs w:val="20"/>
      </w:rPr>
    </w:lvl>
    <w:lvl w:ilvl="2">
      <w:start w:val="1"/>
      <w:numFmt w:val="decimal"/>
      <w:lvlText w:val="%1.%2.%3"/>
      <w:lvlJc w:val="left"/>
      <w:pPr>
        <w:ind w:left="1220" w:hanging="1080"/>
      </w:pPr>
      <w:rPr>
        <w:rFonts w:ascii="Arial" w:eastAsia="Arial" w:hAnsi="Arial" w:hint="default"/>
        <w:sz w:val="20"/>
        <w:szCs w:val="20"/>
      </w:rPr>
    </w:lvl>
    <w:lvl w:ilvl="3">
      <w:start w:val="1"/>
      <w:numFmt w:val="bullet"/>
      <w:lvlText w:val="•"/>
      <w:lvlJc w:val="left"/>
      <w:pPr>
        <w:ind w:left="3086" w:hanging="1080"/>
      </w:pPr>
      <w:rPr>
        <w:rFonts w:hint="default"/>
      </w:rPr>
    </w:lvl>
    <w:lvl w:ilvl="4">
      <w:start w:val="1"/>
      <w:numFmt w:val="bullet"/>
      <w:lvlText w:val="•"/>
      <w:lvlJc w:val="left"/>
      <w:pPr>
        <w:ind w:left="4020" w:hanging="1080"/>
      </w:pPr>
      <w:rPr>
        <w:rFonts w:hint="default"/>
      </w:rPr>
    </w:lvl>
    <w:lvl w:ilvl="5">
      <w:start w:val="1"/>
      <w:numFmt w:val="bullet"/>
      <w:lvlText w:val="•"/>
      <w:lvlJc w:val="left"/>
      <w:pPr>
        <w:ind w:left="4953" w:hanging="1080"/>
      </w:pPr>
      <w:rPr>
        <w:rFonts w:hint="default"/>
      </w:rPr>
    </w:lvl>
    <w:lvl w:ilvl="6">
      <w:start w:val="1"/>
      <w:numFmt w:val="bullet"/>
      <w:lvlText w:val="•"/>
      <w:lvlJc w:val="left"/>
      <w:pPr>
        <w:ind w:left="5886" w:hanging="1080"/>
      </w:pPr>
      <w:rPr>
        <w:rFonts w:hint="default"/>
      </w:rPr>
    </w:lvl>
    <w:lvl w:ilvl="7">
      <w:start w:val="1"/>
      <w:numFmt w:val="bullet"/>
      <w:lvlText w:val="•"/>
      <w:lvlJc w:val="left"/>
      <w:pPr>
        <w:ind w:left="6820" w:hanging="1080"/>
      </w:pPr>
      <w:rPr>
        <w:rFonts w:hint="default"/>
      </w:rPr>
    </w:lvl>
    <w:lvl w:ilvl="8">
      <w:start w:val="1"/>
      <w:numFmt w:val="bullet"/>
      <w:lvlText w:val="•"/>
      <w:lvlJc w:val="left"/>
      <w:pPr>
        <w:ind w:left="7753" w:hanging="1080"/>
      </w:pPr>
      <w:rPr>
        <w:rFonts w:hint="default"/>
      </w:rPr>
    </w:lvl>
  </w:abstractNum>
  <w:abstractNum w:abstractNumId="7" w15:restartNumberingAfterBreak="0">
    <w:nsid w:val="0F3B03FF"/>
    <w:multiLevelType w:val="hybridMultilevel"/>
    <w:tmpl w:val="021C53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51862F0"/>
    <w:multiLevelType w:val="multilevel"/>
    <w:tmpl w:val="4D9824EC"/>
    <w:lvl w:ilvl="0">
      <w:start w:val="31"/>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decimal"/>
      <w:lvlText w:val="%3."/>
      <w:lvlJc w:val="left"/>
      <w:pPr>
        <w:ind w:left="1580" w:hanging="351"/>
      </w:pPr>
      <w:rPr>
        <w:rFonts w:ascii="Arial" w:eastAsia="Arial" w:hAnsi="Arial" w:hint="default"/>
        <w:sz w:val="20"/>
        <w:szCs w:val="20"/>
      </w:rPr>
    </w:lvl>
    <w:lvl w:ilvl="3">
      <w:start w:val="1"/>
      <w:numFmt w:val="bullet"/>
      <w:lvlText w:val="•"/>
      <w:lvlJc w:val="left"/>
      <w:pPr>
        <w:ind w:left="3366" w:hanging="351"/>
      </w:pPr>
      <w:rPr>
        <w:rFonts w:hint="default"/>
      </w:rPr>
    </w:lvl>
    <w:lvl w:ilvl="4">
      <w:start w:val="1"/>
      <w:numFmt w:val="bullet"/>
      <w:lvlText w:val="•"/>
      <w:lvlJc w:val="left"/>
      <w:pPr>
        <w:ind w:left="4260" w:hanging="351"/>
      </w:pPr>
      <w:rPr>
        <w:rFonts w:hint="default"/>
      </w:rPr>
    </w:lvl>
    <w:lvl w:ilvl="5">
      <w:start w:val="1"/>
      <w:numFmt w:val="bullet"/>
      <w:lvlText w:val="•"/>
      <w:lvlJc w:val="left"/>
      <w:pPr>
        <w:ind w:left="5153" w:hanging="351"/>
      </w:pPr>
      <w:rPr>
        <w:rFonts w:hint="default"/>
      </w:rPr>
    </w:lvl>
    <w:lvl w:ilvl="6">
      <w:start w:val="1"/>
      <w:numFmt w:val="bullet"/>
      <w:lvlText w:val="•"/>
      <w:lvlJc w:val="left"/>
      <w:pPr>
        <w:ind w:left="6046" w:hanging="351"/>
      </w:pPr>
      <w:rPr>
        <w:rFonts w:hint="default"/>
      </w:rPr>
    </w:lvl>
    <w:lvl w:ilvl="7">
      <w:start w:val="1"/>
      <w:numFmt w:val="bullet"/>
      <w:lvlText w:val="•"/>
      <w:lvlJc w:val="left"/>
      <w:pPr>
        <w:ind w:left="6940" w:hanging="351"/>
      </w:pPr>
      <w:rPr>
        <w:rFonts w:hint="default"/>
      </w:rPr>
    </w:lvl>
    <w:lvl w:ilvl="8">
      <w:start w:val="1"/>
      <w:numFmt w:val="bullet"/>
      <w:lvlText w:val="•"/>
      <w:lvlJc w:val="left"/>
      <w:pPr>
        <w:ind w:left="7833" w:hanging="351"/>
      </w:pPr>
      <w:rPr>
        <w:rFonts w:hint="default"/>
      </w:rPr>
    </w:lvl>
  </w:abstractNum>
  <w:abstractNum w:abstractNumId="9" w15:restartNumberingAfterBreak="0">
    <w:nsid w:val="1D84137E"/>
    <w:multiLevelType w:val="multilevel"/>
    <w:tmpl w:val="FCE8E732"/>
    <w:lvl w:ilvl="0">
      <w:start w:val="33"/>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10" w15:restartNumberingAfterBreak="0">
    <w:nsid w:val="208D661C"/>
    <w:multiLevelType w:val="multilevel"/>
    <w:tmpl w:val="04AEF0E6"/>
    <w:lvl w:ilvl="0">
      <w:start w:val="28"/>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1580" w:hanging="360"/>
      </w:pPr>
      <w:rPr>
        <w:rFonts w:ascii="Symbol" w:eastAsia="Symbol" w:hAnsi="Symbol" w:hint="default"/>
        <w:w w:val="185"/>
        <w:sz w:val="20"/>
        <w:szCs w:val="20"/>
      </w:rPr>
    </w:lvl>
    <w:lvl w:ilvl="3">
      <w:start w:val="1"/>
      <w:numFmt w:val="bullet"/>
      <w:lvlText w:val="•"/>
      <w:lvlJc w:val="left"/>
      <w:pPr>
        <w:ind w:left="2585" w:hanging="360"/>
      </w:pPr>
      <w:rPr>
        <w:rFonts w:hint="default"/>
      </w:rPr>
    </w:lvl>
    <w:lvl w:ilvl="4">
      <w:start w:val="1"/>
      <w:numFmt w:val="bullet"/>
      <w:lvlText w:val="•"/>
      <w:lvlJc w:val="left"/>
      <w:pPr>
        <w:ind w:left="3590" w:hanging="360"/>
      </w:pPr>
      <w:rPr>
        <w:rFonts w:hint="default"/>
      </w:rPr>
    </w:lvl>
    <w:lvl w:ilvl="5">
      <w:start w:val="1"/>
      <w:numFmt w:val="bullet"/>
      <w:lvlText w:val="•"/>
      <w:lvlJc w:val="left"/>
      <w:pPr>
        <w:ind w:left="4595" w:hanging="360"/>
      </w:pPr>
      <w:rPr>
        <w:rFonts w:hint="default"/>
      </w:rPr>
    </w:lvl>
    <w:lvl w:ilvl="6">
      <w:start w:val="1"/>
      <w:numFmt w:val="bullet"/>
      <w:lvlText w:val="•"/>
      <w:lvlJc w:val="left"/>
      <w:pPr>
        <w:ind w:left="5600"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610" w:hanging="360"/>
      </w:pPr>
      <w:rPr>
        <w:rFonts w:hint="default"/>
      </w:rPr>
    </w:lvl>
  </w:abstractNum>
  <w:abstractNum w:abstractNumId="11" w15:restartNumberingAfterBreak="0">
    <w:nsid w:val="21D40B3B"/>
    <w:multiLevelType w:val="hybridMultilevel"/>
    <w:tmpl w:val="1BD881EE"/>
    <w:lvl w:ilvl="0" w:tplc="F206936C">
      <w:start w:val="1"/>
      <w:numFmt w:val="decimal"/>
      <w:lvlText w:val="%1."/>
      <w:lvlJc w:val="left"/>
      <w:pPr>
        <w:ind w:left="1580" w:hanging="351"/>
      </w:pPr>
      <w:rPr>
        <w:rFonts w:ascii="Arial" w:eastAsia="Arial" w:hAnsi="Arial" w:hint="default"/>
        <w:sz w:val="20"/>
        <w:szCs w:val="20"/>
      </w:rPr>
    </w:lvl>
    <w:lvl w:ilvl="1" w:tplc="22F8CA1E">
      <w:start w:val="1"/>
      <w:numFmt w:val="bullet"/>
      <w:lvlText w:val="•"/>
      <w:lvlJc w:val="left"/>
      <w:pPr>
        <w:ind w:left="2384" w:hanging="351"/>
      </w:pPr>
      <w:rPr>
        <w:rFonts w:hint="default"/>
      </w:rPr>
    </w:lvl>
    <w:lvl w:ilvl="2" w:tplc="727C89A4">
      <w:start w:val="1"/>
      <w:numFmt w:val="bullet"/>
      <w:lvlText w:val="•"/>
      <w:lvlJc w:val="left"/>
      <w:pPr>
        <w:ind w:left="3188" w:hanging="351"/>
      </w:pPr>
      <w:rPr>
        <w:rFonts w:hint="default"/>
      </w:rPr>
    </w:lvl>
    <w:lvl w:ilvl="3" w:tplc="B96844F4">
      <w:start w:val="1"/>
      <w:numFmt w:val="bullet"/>
      <w:lvlText w:val="•"/>
      <w:lvlJc w:val="left"/>
      <w:pPr>
        <w:ind w:left="3992" w:hanging="351"/>
      </w:pPr>
      <w:rPr>
        <w:rFonts w:hint="default"/>
      </w:rPr>
    </w:lvl>
    <w:lvl w:ilvl="4" w:tplc="A9C6C070">
      <w:start w:val="1"/>
      <w:numFmt w:val="bullet"/>
      <w:lvlText w:val="•"/>
      <w:lvlJc w:val="left"/>
      <w:pPr>
        <w:ind w:left="4796" w:hanging="351"/>
      </w:pPr>
      <w:rPr>
        <w:rFonts w:hint="default"/>
      </w:rPr>
    </w:lvl>
    <w:lvl w:ilvl="5" w:tplc="163C82B6">
      <w:start w:val="1"/>
      <w:numFmt w:val="bullet"/>
      <w:lvlText w:val="•"/>
      <w:lvlJc w:val="left"/>
      <w:pPr>
        <w:ind w:left="5600" w:hanging="351"/>
      </w:pPr>
      <w:rPr>
        <w:rFonts w:hint="default"/>
      </w:rPr>
    </w:lvl>
    <w:lvl w:ilvl="6" w:tplc="1486D56A">
      <w:start w:val="1"/>
      <w:numFmt w:val="bullet"/>
      <w:lvlText w:val="•"/>
      <w:lvlJc w:val="left"/>
      <w:pPr>
        <w:ind w:left="6404" w:hanging="351"/>
      </w:pPr>
      <w:rPr>
        <w:rFonts w:hint="default"/>
      </w:rPr>
    </w:lvl>
    <w:lvl w:ilvl="7" w:tplc="02805322">
      <w:start w:val="1"/>
      <w:numFmt w:val="bullet"/>
      <w:lvlText w:val="•"/>
      <w:lvlJc w:val="left"/>
      <w:pPr>
        <w:ind w:left="7208" w:hanging="351"/>
      </w:pPr>
      <w:rPr>
        <w:rFonts w:hint="default"/>
      </w:rPr>
    </w:lvl>
    <w:lvl w:ilvl="8" w:tplc="9EF8FCC4">
      <w:start w:val="1"/>
      <w:numFmt w:val="bullet"/>
      <w:lvlText w:val="•"/>
      <w:lvlJc w:val="left"/>
      <w:pPr>
        <w:ind w:left="8012" w:hanging="351"/>
      </w:pPr>
      <w:rPr>
        <w:rFonts w:hint="default"/>
      </w:rPr>
    </w:lvl>
  </w:abstractNum>
  <w:abstractNum w:abstractNumId="12" w15:restartNumberingAfterBreak="0">
    <w:nsid w:val="23C865AA"/>
    <w:multiLevelType w:val="multilevel"/>
    <w:tmpl w:val="41F4B8DA"/>
    <w:lvl w:ilvl="0">
      <w:start w:val="9"/>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13" w15:restartNumberingAfterBreak="0">
    <w:nsid w:val="28CA0D51"/>
    <w:multiLevelType w:val="multilevel"/>
    <w:tmpl w:val="32EE3B2C"/>
    <w:lvl w:ilvl="0">
      <w:start w:val="36"/>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decimal"/>
      <w:lvlText w:val="%3."/>
      <w:lvlJc w:val="left"/>
      <w:pPr>
        <w:ind w:left="1580" w:hanging="351"/>
      </w:pPr>
      <w:rPr>
        <w:rFonts w:ascii="Arial" w:eastAsia="Arial" w:hAnsi="Arial" w:hint="default"/>
        <w:sz w:val="20"/>
        <w:szCs w:val="20"/>
      </w:rPr>
    </w:lvl>
    <w:lvl w:ilvl="3">
      <w:start w:val="1"/>
      <w:numFmt w:val="bullet"/>
      <w:lvlText w:val="•"/>
      <w:lvlJc w:val="left"/>
      <w:pPr>
        <w:ind w:left="3366" w:hanging="351"/>
      </w:pPr>
      <w:rPr>
        <w:rFonts w:hint="default"/>
      </w:rPr>
    </w:lvl>
    <w:lvl w:ilvl="4">
      <w:start w:val="1"/>
      <w:numFmt w:val="bullet"/>
      <w:lvlText w:val="•"/>
      <w:lvlJc w:val="left"/>
      <w:pPr>
        <w:ind w:left="4260" w:hanging="351"/>
      </w:pPr>
      <w:rPr>
        <w:rFonts w:hint="default"/>
      </w:rPr>
    </w:lvl>
    <w:lvl w:ilvl="5">
      <w:start w:val="1"/>
      <w:numFmt w:val="bullet"/>
      <w:lvlText w:val="•"/>
      <w:lvlJc w:val="left"/>
      <w:pPr>
        <w:ind w:left="5153" w:hanging="351"/>
      </w:pPr>
      <w:rPr>
        <w:rFonts w:hint="default"/>
      </w:rPr>
    </w:lvl>
    <w:lvl w:ilvl="6">
      <w:start w:val="1"/>
      <w:numFmt w:val="bullet"/>
      <w:lvlText w:val="•"/>
      <w:lvlJc w:val="left"/>
      <w:pPr>
        <w:ind w:left="6046" w:hanging="351"/>
      </w:pPr>
      <w:rPr>
        <w:rFonts w:hint="default"/>
      </w:rPr>
    </w:lvl>
    <w:lvl w:ilvl="7">
      <w:start w:val="1"/>
      <w:numFmt w:val="bullet"/>
      <w:lvlText w:val="•"/>
      <w:lvlJc w:val="left"/>
      <w:pPr>
        <w:ind w:left="6940" w:hanging="351"/>
      </w:pPr>
      <w:rPr>
        <w:rFonts w:hint="default"/>
      </w:rPr>
    </w:lvl>
    <w:lvl w:ilvl="8">
      <w:start w:val="1"/>
      <w:numFmt w:val="bullet"/>
      <w:lvlText w:val="•"/>
      <w:lvlJc w:val="left"/>
      <w:pPr>
        <w:ind w:left="7833" w:hanging="351"/>
      </w:pPr>
      <w:rPr>
        <w:rFonts w:hint="default"/>
      </w:rPr>
    </w:lvl>
  </w:abstractNum>
  <w:abstractNum w:abstractNumId="14" w15:restartNumberingAfterBreak="0">
    <w:nsid w:val="2BCC7108"/>
    <w:multiLevelType w:val="multilevel"/>
    <w:tmpl w:val="8012D8E0"/>
    <w:lvl w:ilvl="0">
      <w:start w:val="17"/>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15" w15:restartNumberingAfterBreak="0">
    <w:nsid w:val="2BE941AA"/>
    <w:multiLevelType w:val="hybridMultilevel"/>
    <w:tmpl w:val="FEDA8F52"/>
    <w:lvl w:ilvl="0" w:tplc="A330F6AE">
      <w:start w:val="1"/>
      <w:numFmt w:val="decimal"/>
      <w:lvlText w:val="%1."/>
      <w:lvlJc w:val="left"/>
      <w:pPr>
        <w:ind w:left="1440" w:hanging="360"/>
      </w:pPr>
      <w:rPr>
        <w:rFonts w:ascii="Times New Roman" w:hAnsi="Times New Roman" w:cs="Times New Roman" w:hint="default"/>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C1A11B7"/>
    <w:multiLevelType w:val="hybridMultilevel"/>
    <w:tmpl w:val="A6102424"/>
    <w:lvl w:ilvl="0" w:tplc="2BF842A2">
      <w:start w:val="1"/>
      <w:numFmt w:val="lowerLetter"/>
      <w:pStyle w:val="BodyTextAlpha"/>
      <w:lvlText w:val="(%1)"/>
      <w:lvlJc w:val="left"/>
      <w:pPr>
        <w:tabs>
          <w:tab w:val="num" w:pos="2155"/>
        </w:tabs>
        <w:ind w:left="2155" w:hanging="567"/>
      </w:pPr>
      <w:rPr>
        <w:rFonts w:ascii="Arial" w:hAnsi="Arial" w:cs="Times New Roman" w:hint="default"/>
        <w:b w:val="0"/>
        <w:i w:val="0"/>
        <w:sz w:val="21"/>
      </w:rPr>
    </w:lvl>
    <w:lvl w:ilvl="1" w:tplc="FFFFFFFF" w:tentative="1">
      <w:start w:val="1"/>
      <w:numFmt w:val="lowerLetter"/>
      <w:lvlText w:val="%2."/>
      <w:lvlJc w:val="left"/>
      <w:pPr>
        <w:tabs>
          <w:tab w:val="num" w:pos="2177"/>
        </w:tabs>
        <w:ind w:left="2177" w:hanging="360"/>
      </w:pPr>
      <w:rPr>
        <w:rFonts w:cs="Times New Roman"/>
      </w:rPr>
    </w:lvl>
    <w:lvl w:ilvl="2" w:tplc="FFFFFFFF" w:tentative="1">
      <w:start w:val="1"/>
      <w:numFmt w:val="lowerRoman"/>
      <w:lvlText w:val="%3."/>
      <w:lvlJc w:val="right"/>
      <w:pPr>
        <w:tabs>
          <w:tab w:val="num" w:pos="2897"/>
        </w:tabs>
        <w:ind w:left="2897" w:hanging="180"/>
      </w:pPr>
      <w:rPr>
        <w:rFonts w:cs="Times New Roman"/>
      </w:rPr>
    </w:lvl>
    <w:lvl w:ilvl="3" w:tplc="FFFFFFFF" w:tentative="1">
      <w:start w:val="1"/>
      <w:numFmt w:val="decimal"/>
      <w:lvlText w:val="%4."/>
      <w:lvlJc w:val="left"/>
      <w:pPr>
        <w:tabs>
          <w:tab w:val="num" w:pos="3617"/>
        </w:tabs>
        <w:ind w:left="3617" w:hanging="360"/>
      </w:pPr>
      <w:rPr>
        <w:rFonts w:cs="Times New Roman"/>
      </w:rPr>
    </w:lvl>
    <w:lvl w:ilvl="4" w:tplc="FFFFFFFF" w:tentative="1">
      <w:start w:val="1"/>
      <w:numFmt w:val="lowerLetter"/>
      <w:lvlText w:val="%5."/>
      <w:lvlJc w:val="left"/>
      <w:pPr>
        <w:tabs>
          <w:tab w:val="num" w:pos="4337"/>
        </w:tabs>
        <w:ind w:left="4337" w:hanging="360"/>
      </w:pPr>
      <w:rPr>
        <w:rFonts w:cs="Times New Roman"/>
      </w:rPr>
    </w:lvl>
    <w:lvl w:ilvl="5" w:tplc="FFFFFFFF" w:tentative="1">
      <w:start w:val="1"/>
      <w:numFmt w:val="lowerRoman"/>
      <w:lvlText w:val="%6."/>
      <w:lvlJc w:val="right"/>
      <w:pPr>
        <w:tabs>
          <w:tab w:val="num" w:pos="5057"/>
        </w:tabs>
        <w:ind w:left="5057" w:hanging="180"/>
      </w:pPr>
      <w:rPr>
        <w:rFonts w:cs="Times New Roman"/>
      </w:rPr>
    </w:lvl>
    <w:lvl w:ilvl="6" w:tplc="FFFFFFFF" w:tentative="1">
      <w:start w:val="1"/>
      <w:numFmt w:val="decimal"/>
      <w:lvlText w:val="%7."/>
      <w:lvlJc w:val="left"/>
      <w:pPr>
        <w:tabs>
          <w:tab w:val="num" w:pos="5777"/>
        </w:tabs>
        <w:ind w:left="5777" w:hanging="360"/>
      </w:pPr>
      <w:rPr>
        <w:rFonts w:cs="Times New Roman"/>
      </w:rPr>
    </w:lvl>
    <w:lvl w:ilvl="7" w:tplc="FFFFFFFF" w:tentative="1">
      <w:start w:val="1"/>
      <w:numFmt w:val="lowerLetter"/>
      <w:lvlText w:val="%8."/>
      <w:lvlJc w:val="left"/>
      <w:pPr>
        <w:tabs>
          <w:tab w:val="num" w:pos="6497"/>
        </w:tabs>
        <w:ind w:left="6497" w:hanging="360"/>
      </w:pPr>
      <w:rPr>
        <w:rFonts w:cs="Times New Roman"/>
      </w:rPr>
    </w:lvl>
    <w:lvl w:ilvl="8" w:tplc="FFFFFFFF" w:tentative="1">
      <w:start w:val="1"/>
      <w:numFmt w:val="lowerRoman"/>
      <w:lvlText w:val="%9."/>
      <w:lvlJc w:val="right"/>
      <w:pPr>
        <w:tabs>
          <w:tab w:val="num" w:pos="7217"/>
        </w:tabs>
        <w:ind w:left="7217" w:hanging="180"/>
      </w:pPr>
      <w:rPr>
        <w:rFonts w:cs="Times New Roman"/>
      </w:rPr>
    </w:lvl>
  </w:abstractNum>
  <w:abstractNum w:abstractNumId="17" w15:restartNumberingAfterBreak="0">
    <w:nsid w:val="33796646"/>
    <w:multiLevelType w:val="multilevel"/>
    <w:tmpl w:val="96ACF428"/>
    <w:name w:val="zzmpArticle||Article|2|4|0|1|2|41||1|2|32||1|0|0||1|0|0||1|0|0||1|0|0||1|2|0||1|2|0||1|2|0||"/>
    <w:lvl w:ilvl="0">
      <w:start w:val="1"/>
      <w:numFmt w:val="decimal"/>
      <w:pStyle w:val="ArticleL1"/>
      <w:lvlText w:val="%1."/>
      <w:lvlJc w:val="left"/>
      <w:pPr>
        <w:tabs>
          <w:tab w:val="num" w:pos="720"/>
        </w:tabs>
        <w:ind w:left="0" w:firstLine="0"/>
      </w:pPr>
      <w:rPr>
        <w:rFonts w:ascii="Times New Roman" w:hAnsi="Times New Roman" w:cs="Times New Roman" w:hint="default"/>
        <w:b/>
        <w:i w:val="0"/>
        <w:caps/>
        <w:smallCaps w:val="0"/>
        <w:sz w:val="24"/>
        <w:szCs w:val="24"/>
        <w:u w:val="none"/>
      </w:rPr>
    </w:lvl>
    <w:lvl w:ilvl="1">
      <w:start w:val="1"/>
      <w:numFmt w:val="decimal"/>
      <w:pStyle w:val="ArticleL2"/>
      <w:lvlText w:val="%1.%2"/>
      <w:lvlJc w:val="left"/>
      <w:pPr>
        <w:tabs>
          <w:tab w:val="num" w:pos="720"/>
        </w:tabs>
        <w:ind w:left="720" w:hanging="720"/>
      </w:pPr>
      <w:rPr>
        <w:rFonts w:ascii="Times New Roman" w:hAnsi="Times New Roman" w:cs="Times New Roman" w:hint="default"/>
        <w:b w:val="0"/>
        <w:i w:val="0"/>
        <w:caps w:val="0"/>
        <w:sz w:val="20"/>
        <w:u w:val="none"/>
      </w:rPr>
    </w:lvl>
    <w:lvl w:ilvl="2">
      <w:start w:val="1"/>
      <w:numFmt w:val="lowerLetter"/>
      <w:pStyle w:val="ArticleL3"/>
      <w:lvlText w:val="(%3)"/>
      <w:lvlJc w:val="left"/>
      <w:pPr>
        <w:tabs>
          <w:tab w:val="num" w:pos="1440"/>
        </w:tabs>
        <w:ind w:left="1440" w:hanging="720"/>
      </w:pPr>
      <w:rPr>
        <w:rFonts w:ascii="Times New Roman" w:hAnsi="Times New Roman" w:cs="Times New Roman" w:hint="default"/>
        <w:b w:val="0"/>
        <w:i w:val="0"/>
        <w:caps w:val="0"/>
        <w:sz w:val="20"/>
        <w:u w:val="none"/>
      </w:rPr>
    </w:lvl>
    <w:lvl w:ilvl="3">
      <w:start w:val="1"/>
      <w:numFmt w:val="lowerRoman"/>
      <w:lvlText w:val="(%4)"/>
      <w:lvlJc w:val="left"/>
      <w:pPr>
        <w:tabs>
          <w:tab w:val="num" w:pos="2160"/>
        </w:tabs>
        <w:ind w:left="2160" w:hanging="720"/>
      </w:pPr>
      <w:rPr>
        <w:rFonts w:hint="default"/>
        <w:b w:val="0"/>
        <w:i w:val="0"/>
        <w:caps w:val="0"/>
        <w:sz w:val="20"/>
        <w:u w:val="none"/>
      </w:rPr>
    </w:lvl>
    <w:lvl w:ilvl="4">
      <w:start w:val="1"/>
      <w:numFmt w:val="upperLetter"/>
      <w:pStyle w:val="ArticleL5"/>
      <w:lvlText w:val="%5."/>
      <w:lvlJc w:val="left"/>
      <w:pPr>
        <w:tabs>
          <w:tab w:val="num" w:pos="2880"/>
        </w:tabs>
        <w:ind w:left="2880" w:hanging="720"/>
      </w:pPr>
      <w:rPr>
        <w:rFonts w:ascii="Times New Roman" w:hAnsi="Times New Roman" w:cs="Times New Roman" w:hint="default"/>
        <w:b w:val="0"/>
        <w:i w:val="0"/>
        <w:caps w:val="0"/>
        <w:sz w:val="20"/>
        <w:u w:val="none"/>
      </w:rPr>
    </w:lvl>
    <w:lvl w:ilvl="5">
      <w:start w:val="1"/>
      <w:numFmt w:val="lowerLetter"/>
      <w:pStyle w:val="ArticleL6"/>
      <w:lvlText w:val="(%6)"/>
      <w:lvlJc w:val="left"/>
      <w:pPr>
        <w:tabs>
          <w:tab w:val="num" w:pos="1440"/>
        </w:tabs>
        <w:ind w:left="1440" w:hanging="720"/>
      </w:pPr>
      <w:rPr>
        <w:rFonts w:ascii="Times New Roman" w:hAnsi="Times New Roman" w:cs="Times New Roman"/>
        <w:b w:val="0"/>
        <w:i w:val="0"/>
        <w:caps w:val="0"/>
        <w:sz w:val="24"/>
        <w:u w:val="none"/>
      </w:rPr>
    </w:lvl>
    <w:lvl w:ilvl="6">
      <w:start w:val="1"/>
      <w:numFmt w:val="lowerRoman"/>
      <w:pStyle w:val="ArticleL7"/>
      <w:lvlText w:val="(%7)"/>
      <w:lvlJc w:val="left"/>
      <w:pPr>
        <w:tabs>
          <w:tab w:val="num" w:pos="2160"/>
        </w:tabs>
        <w:ind w:left="2160" w:hanging="720"/>
      </w:pPr>
      <w:rPr>
        <w:rFonts w:ascii="Times New Roman" w:hAnsi="Times New Roman" w:cs="Times New Roman"/>
        <w:b w:val="0"/>
        <w:i w:val="0"/>
        <w:caps w:val="0"/>
        <w:sz w:val="24"/>
        <w:u w:val="none"/>
      </w:rPr>
    </w:lvl>
    <w:lvl w:ilvl="7">
      <w:start w:val="1"/>
      <w:numFmt w:val="upperLetter"/>
      <w:pStyle w:val="ArticleL8"/>
      <w:lvlText w:val="(%8)"/>
      <w:lvlJc w:val="left"/>
      <w:pPr>
        <w:tabs>
          <w:tab w:val="num" w:pos="2880"/>
        </w:tabs>
        <w:ind w:left="2880" w:hanging="720"/>
      </w:pPr>
      <w:rPr>
        <w:rFonts w:ascii="Times New Roman" w:hAnsi="Times New Roman" w:cs="Times New Roman"/>
        <w:b w:val="0"/>
        <w:i w:val="0"/>
        <w:caps w:val="0"/>
        <w:sz w:val="24"/>
        <w:u w:val="none"/>
      </w:rPr>
    </w:lvl>
    <w:lvl w:ilvl="8">
      <w:start w:val="1"/>
      <w:numFmt w:val="bullet"/>
      <w:pStyle w:val="ArticleL9"/>
      <w:lvlText w:val="·"/>
      <w:lvlJc w:val="left"/>
      <w:pPr>
        <w:tabs>
          <w:tab w:val="num" w:pos="3600"/>
        </w:tabs>
        <w:ind w:left="3600" w:hanging="720"/>
      </w:pPr>
      <w:rPr>
        <w:rFonts w:ascii="Symbol" w:hAnsi="Symbol" w:hint="default"/>
        <w:b w:val="0"/>
        <w:i w:val="0"/>
        <w:caps w:val="0"/>
        <w:color w:val="auto"/>
        <w:sz w:val="24"/>
        <w:u w:val="none"/>
      </w:rPr>
    </w:lvl>
  </w:abstractNum>
  <w:abstractNum w:abstractNumId="18" w15:restartNumberingAfterBreak="0">
    <w:nsid w:val="34211E60"/>
    <w:multiLevelType w:val="multilevel"/>
    <w:tmpl w:val="BCD6F872"/>
    <w:name w:val="zzmpSchedule||Schedule|3|4|1|2|2|33||1|2|33||1|2|0||1|2|0||1|2|0||1|2|0||1|0|0||1|0|0||1|0|0||"/>
    <w:lvl w:ilvl="0">
      <w:start w:val="1"/>
      <w:numFmt w:val="decimal"/>
      <w:lvlText w:val="%1."/>
      <w:lvlJc w:val="left"/>
      <w:pPr>
        <w:tabs>
          <w:tab w:val="num" w:pos="709"/>
        </w:tabs>
        <w:ind w:left="709" w:hanging="709"/>
      </w:pPr>
      <w:rPr>
        <w:rFonts w:ascii="Arial" w:hAnsi="Arial" w:cs="Arial" w:hint="default"/>
        <w:b/>
        <w:i w:val="0"/>
        <w:caps/>
        <w:sz w:val="18"/>
        <w:szCs w:val="18"/>
      </w:rPr>
    </w:lvl>
    <w:lvl w:ilvl="1">
      <w:start w:val="1"/>
      <w:numFmt w:val="decimal"/>
      <w:lvlText w:val="%1.%2"/>
      <w:lvlJc w:val="left"/>
      <w:pPr>
        <w:tabs>
          <w:tab w:val="num" w:pos="709"/>
        </w:tabs>
        <w:ind w:left="709" w:hanging="709"/>
      </w:pPr>
      <w:rPr>
        <w:rFonts w:ascii="Arial Bold" w:hAnsi="Arial Bold" w:cs="Times New Roman" w:hint="default"/>
        <w:b/>
        <w:i w:val="0"/>
        <w:sz w:val="18"/>
        <w:szCs w:val="18"/>
      </w:rPr>
    </w:lvl>
    <w:lvl w:ilvl="2">
      <w:start w:val="1"/>
      <w:numFmt w:val="lowerLetter"/>
      <w:lvlText w:val="%3)"/>
      <w:lvlJc w:val="left"/>
      <w:pPr>
        <w:tabs>
          <w:tab w:val="num" w:pos="1418"/>
        </w:tabs>
        <w:ind w:left="1418" w:hanging="709"/>
      </w:pPr>
      <w:rPr>
        <w:rFonts w:ascii="Arial" w:hAnsi="Arial" w:cs="Times New Roman" w:hint="default"/>
        <w:b w:val="0"/>
        <w:i w:val="0"/>
        <w:sz w:val="18"/>
        <w:szCs w:val="18"/>
      </w:rPr>
    </w:lvl>
    <w:lvl w:ilvl="3">
      <w:start w:val="1"/>
      <w:numFmt w:val="upperLetter"/>
      <w:lvlText w:val="%4."/>
      <w:lvlJc w:val="left"/>
      <w:pPr>
        <w:tabs>
          <w:tab w:val="num" w:pos="2126"/>
        </w:tabs>
        <w:ind w:left="2126" w:hanging="708"/>
      </w:pPr>
      <w:rPr>
        <w:b w:val="0"/>
        <w:i w:val="0"/>
        <w:sz w:val="20"/>
        <w:szCs w:val="20"/>
      </w:rPr>
    </w:lvl>
    <w:lvl w:ilvl="4">
      <w:start w:val="1"/>
      <w:numFmt w:val="upperLetter"/>
      <w:lvlText w:val="%5."/>
      <w:lvlJc w:val="left"/>
      <w:pPr>
        <w:tabs>
          <w:tab w:val="num" w:pos="2835"/>
        </w:tabs>
        <w:ind w:left="2835" w:hanging="709"/>
      </w:pPr>
      <w:rPr>
        <w:rFonts w:ascii="Arial" w:hAnsi="Arial" w:cs="Times New Roman" w:hint="default"/>
        <w:b w:val="0"/>
        <w:i w:val="0"/>
        <w:sz w:val="18"/>
        <w:szCs w:val="18"/>
      </w:rPr>
    </w:lvl>
    <w:lvl w:ilvl="5">
      <w:start w:val="1"/>
      <w:numFmt w:val="decimal"/>
      <w:lvlText w:val="(%6)"/>
      <w:lvlJc w:val="left"/>
      <w:pPr>
        <w:tabs>
          <w:tab w:val="num" w:pos="3544"/>
        </w:tabs>
        <w:ind w:left="3544" w:hanging="709"/>
      </w:pPr>
      <w:rPr>
        <w:rFonts w:cs="Times New Roman"/>
        <w:b w:val="0"/>
        <w:sz w:val="18"/>
        <w:szCs w:val="18"/>
      </w:rPr>
    </w:lvl>
    <w:lvl w:ilvl="6">
      <w:start w:val="1"/>
      <w:numFmt w:val="decimal"/>
      <w:lvlText w:val="%7."/>
      <w:lvlJc w:val="left"/>
      <w:pPr>
        <w:tabs>
          <w:tab w:val="num" w:pos="709"/>
        </w:tabs>
        <w:ind w:left="709" w:hanging="709"/>
      </w:pPr>
      <w:rPr>
        <w:rFonts w:cs="Times New Roman"/>
      </w:rPr>
    </w:lvl>
    <w:lvl w:ilvl="7">
      <w:start w:val="1"/>
      <w:numFmt w:val="lowerLetter"/>
      <w:lvlText w:val="(%8)"/>
      <w:lvlJc w:val="left"/>
      <w:pPr>
        <w:tabs>
          <w:tab w:val="num" w:pos="1418"/>
        </w:tabs>
        <w:ind w:left="1418" w:hanging="709"/>
      </w:pPr>
      <w:rPr>
        <w:rFonts w:cs="Times New Roman"/>
      </w:rPr>
    </w:lvl>
    <w:lvl w:ilvl="8">
      <w:start w:val="1"/>
      <w:numFmt w:val="lowerRoman"/>
      <w:lvlText w:val="(%9)"/>
      <w:lvlJc w:val="left"/>
      <w:pPr>
        <w:tabs>
          <w:tab w:val="num" w:pos="2126"/>
        </w:tabs>
        <w:ind w:left="2126" w:hanging="708"/>
      </w:pPr>
      <w:rPr>
        <w:rFonts w:cs="Times New Roman"/>
      </w:rPr>
    </w:lvl>
  </w:abstractNum>
  <w:abstractNum w:abstractNumId="19" w15:restartNumberingAfterBreak="0">
    <w:nsid w:val="40414223"/>
    <w:multiLevelType w:val="multilevel"/>
    <w:tmpl w:val="B4C80B9A"/>
    <w:lvl w:ilvl="0">
      <w:start w:val="6"/>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b/>
        <w:bCs/>
        <w:sz w:val="20"/>
        <w:szCs w:val="20"/>
      </w:rPr>
    </w:lvl>
    <w:lvl w:ilvl="2">
      <w:start w:val="1"/>
      <w:numFmt w:val="decimal"/>
      <w:lvlText w:val="%1.%2.%3"/>
      <w:lvlJc w:val="left"/>
      <w:pPr>
        <w:ind w:left="1220" w:hanging="1080"/>
      </w:pPr>
      <w:rPr>
        <w:rFonts w:ascii="Arial" w:eastAsia="Arial" w:hAnsi="Arial" w:hint="default"/>
        <w:b/>
        <w:bCs/>
        <w:sz w:val="20"/>
        <w:szCs w:val="20"/>
      </w:rPr>
    </w:lvl>
    <w:lvl w:ilvl="3">
      <w:start w:val="1"/>
      <w:numFmt w:val="decimal"/>
      <w:lvlText w:val="%1.%2.%3.%4"/>
      <w:lvlJc w:val="left"/>
      <w:pPr>
        <w:ind w:left="1215" w:hanging="1076"/>
      </w:pPr>
      <w:rPr>
        <w:rFonts w:ascii="Arial" w:eastAsia="Arial" w:hAnsi="Arial" w:hint="default"/>
        <w:sz w:val="20"/>
        <w:szCs w:val="20"/>
      </w:rPr>
    </w:lvl>
    <w:lvl w:ilvl="4">
      <w:start w:val="1"/>
      <w:numFmt w:val="lowerLetter"/>
      <w:lvlText w:val="%5."/>
      <w:lvlJc w:val="left"/>
      <w:pPr>
        <w:ind w:left="1570" w:hanging="351"/>
      </w:pPr>
      <w:rPr>
        <w:rFonts w:ascii="Arial" w:eastAsia="Arial" w:hAnsi="Arial" w:hint="default"/>
        <w:sz w:val="20"/>
        <w:szCs w:val="20"/>
      </w:rPr>
    </w:lvl>
    <w:lvl w:ilvl="5">
      <w:start w:val="1"/>
      <w:numFmt w:val="bullet"/>
      <w:lvlText w:val="•"/>
      <w:lvlJc w:val="left"/>
      <w:pPr>
        <w:ind w:left="4589" w:hanging="351"/>
      </w:pPr>
      <w:rPr>
        <w:rFonts w:hint="default"/>
      </w:rPr>
    </w:lvl>
    <w:lvl w:ilvl="6">
      <w:start w:val="1"/>
      <w:numFmt w:val="bullet"/>
      <w:lvlText w:val="•"/>
      <w:lvlJc w:val="left"/>
      <w:pPr>
        <w:ind w:left="5595" w:hanging="351"/>
      </w:pPr>
      <w:rPr>
        <w:rFonts w:hint="default"/>
      </w:rPr>
    </w:lvl>
    <w:lvl w:ilvl="7">
      <w:start w:val="1"/>
      <w:numFmt w:val="bullet"/>
      <w:lvlText w:val="•"/>
      <w:lvlJc w:val="left"/>
      <w:pPr>
        <w:ind w:left="6601" w:hanging="351"/>
      </w:pPr>
      <w:rPr>
        <w:rFonts w:hint="default"/>
      </w:rPr>
    </w:lvl>
    <w:lvl w:ilvl="8">
      <w:start w:val="1"/>
      <w:numFmt w:val="bullet"/>
      <w:lvlText w:val="•"/>
      <w:lvlJc w:val="left"/>
      <w:pPr>
        <w:ind w:left="7607" w:hanging="351"/>
      </w:pPr>
      <w:rPr>
        <w:rFonts w:hint="default"/>
      </w:rPr>
    </w:lvl>
  </w:abstractNum>
  <w:abstractNum w:abstractNumId="20" w15:restartNumberingAfterBreak="0">
    <w:nsid w:val="40640426"/>
    <w:multiLevelType w:val="hybridMultilevel"/>
    <w:tmpl w:val="C26C544E"/>
    <w:lvl w:ilvl="0" w:tplc="C5841266">
      <w:start w:val="1"/>
      <w:numFmt w:val="decimal"/>
      <w:lvlText w:val="%1."/>
      <w:lvlJc w:val="left"/>
      <w:pPr>
        <w:ind w:left="500" w:hanging="360"/>
      </w:pPr>
      <w:rPr>
        <w:rFonts w:ascii="Arial" w:eastAsia="Arial" w:hAnsi="Arial" w:hint="default"/>
        <w:b/>
        <w:bCs/>
        <w:spacing w:val="-2"/>
        <w:sz w:val="20"/>
        <w:szCs w:val="20"/>
      </w:rPr>
    </w:lvl>
    <w:lvl w:ilvl="1" w:tplc="264A698E">
      <w:start w:val="1"/>
      <w:numFmt w:val="bullet"/>
      <w:lvlText w:val="•"/>
      <w:lvlJc w:val="left"/>
      <w:pPr>
        <w:ind w:left="1412" w:hanging="360"/>
      </w:pPr>
      <w:rPr>
        <w:rFonts w:hint="default"/>
      </w:rPr>
    </w:lvl>
    <w:lvl w:ilvl="2" w:tplc="DAFA3FB6">
      <w:start w:val="1"/>
      <w:numFmt w:val="bullet"/>
      <w:lvlText w:val="•"/>
      <w:lvlJc w:val="left"/>
      <w:pPr>
        <w:ind w:left="2324" w:hanging="360"/>
      </w:pPr>
      <w:rPr>
        <w:rFonts w:hint="default"/>
      </w:rPr>
    </w:lvl>
    <w:lvl w:ilvl="3" w:tplc="86AAC6F0">
      <w:start w:val="1"/>
      <w:numFmt w:val="bullet"/>
      <w:lvlText w:val="•"/>
      <w:lvlJc w:val="left"/>
      <w:pPr>
        <w:ind w:left="3236" w:hanging="360"/>
      </w:pPr>
      <w:rPr>
        <w:rFonts w:hint="default"/>
      </w:rPr>
    </w:lvl>
    <w:lvl w:ilvl="4" w:tplc="773E0AD2">
      <w:start w:val="1"/>
      <w:numFmt w:val="bullet"/>
      <w:lvlText w:val="•"/>
      <w:lvlJc w:val="left"/>
      <w:pPr>
        <w:ind w:left="4148" w:hanging="360"/>
      </w:pPr>
      <w:rPr>
        <w:rFonts w:hint="default"/>
      </w:rPr>
    </w:lvl>
    <w:lvl w:ilvl="5" w:tplc="595217D2">
      <w:start w:val="1"/>
      <w:numFmt w:val="bullet"/>
      <w:lvlText w:val="•"/>
      <w:lvlJc w:val="left"/>
      <w:pPr>
        <w:ind w:left="5060" w:hanging="360"/>
      </w:pPr>
      <w:rPr>
        <w:rFonts w:hint="default"/>
      </w:rPr>
    </w:lvl>
    <w:lvl w:ilvl="6" w:tplc="1FFE9328">
      <w:start w:val="1"/>
      <w:numFmt w:val="bullet"/>
      <w:lvlText w:val="•"/>
      <w:lvlJc w:val="left"/>
      <w:pPr>
        <w:ind w:left="5972" w:hanging="360"/>
      </w:pPr>
      <w:rPr>
        <w:rFonts w:hint="default"/>
      </w:rPr>
    </w:lvl>
    <w:lvl w:ilvl="7" w:tplc="DBF036A8">
      <w:start w:val="1"/>
      <w:numFmt w:val="bullet"/>
      <w:lvlText w:val="•"/>
      <w:lvlJc w:val="left"/>
      <w:pPr>
        <w:ind w:left="6884" w:hanging="360"/>
      </w:pPr>
      <w:rPr>
        <w:rFonts w:hint="default"/>
      </w:rPr>
    </w:lvl>
    <w:lvl w:ilvl="8" w:tplc="364666E2">
      <w:start w:val="1"/>
      <w:numFmt w:val="bullet"/>
      <w:lvlText w:val="•"/>
      <w:lvlJc w:val="left"/>
      <w:pPr>
        <w:ind w:left="7796" w:hanging="360"/>
      </w:pPr>
      <w:rPr>
        <w:rFonts w:hint="default"/>
      </w:rPr>
    </w:lvl>
  </w:abstractNum>
  <w:abstractNum w:abstractNumId="21" w15:restartNumberingAfterBreak="0">
    <w:nsid w:val="432810F9"/>
    <w:multiLevelType w:val="multilevel"/>
    <w:tmpl w:val="91E6BCBA"/>
    <w:lvl w:ilvl="0">
      <w:start w:val="21"/>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22" w15:restartNumberingAfterBreak="0">
    <w:nsid w:val="457E3972"/>
    <w:multiLevelType w:val="multilevel"/>
    <w:tmpl w:val="B8005AF0"/>
    <w:lvl w:ilvl="0">
      <w:start w:val="29"/>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23" w15:restartNumberingAfterBreak="0">
    <w:nsid w:val="462E1413"/>
    <w:multiLevelType w:val="multilevel"/>
    <w:tmpl w:val="2CDC39AA"/>
    <w:lvl w:ilvl="0">
      <w:start w:val="34"/>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24" w15:restartNumberingAfterBreak="0">
    <w:nsid w:val="4A740E0E"/>
    <w:multiLevelType w:val="multilevel"/>
    <w:tmpl w:val="46FA5594"/>
    <w:lvl w:ilvl="0">
      <w:start w:val="1"/>
      <w:numFmt w:val="decimal"/>
      <w:pStyle w:val="MELegal1"/>
      <w:lvlText w:val="%1."/>
      <w:lvlJc w:val="left"/>
      <w:pPr>
        <w:tabs>
          <w:tab w:val="num" w:pos="680"/>
        </w:tabs>
        <w:ind w:left="680" w:hanging="680"/>
      </w:pPr>
    </w:lvl>
    <w:lvl w:ilvl="1">
      <w:start w:val="1"/>
      <w:numFmt w:val="decimal"/>
      <w:pStyle w:val="MELegal2"/>
      <w:lvlText w:val="%1.%2"/>
      <w:lvlJc w:val="left"/>
      <w:pPr>
        <w:tabs>
          <w:tab w:val="num" w:pos="2000"/>
        </w:tabs>
        <w:ind w:left="2000" w:hanging="680"/>
      </w:pPr>
    </w:lvl>
    <w:lvl w:ilvl="2">
      <w:start w:val="1"/>
      <w:numFmt w:val="lowerLetter"/>
      <w:pStyle w:val="MELegal3Char"/>
      <w:lvlText w:val="(%3)"/>
      <w:lvlJc w:val="left"/>
      <w:pPr>
        <w:tabs>
          <w:tab w:val="num" w:pos="1354"/>
        </w:tabs>
        <w:ind w:left="1354" w:hanging="677"/>
      </w:pPr>
      <w:rPr>
        <w:rFonts w:ascii="Arial" w:hAnsi="Arial" w:cs="Arial" w:hint="default"/>
      </w:rPr>
    </w:lvl>
    <w:lvl w:ilvl="3">
      <w:start w:val="1"/>
      <w:numFmt w:val="lowerRoman"/>
      <w:pStyle w:val="MELegal4"/>
      <w:lvlText w:val="(%4)"/>
      <w:lvlJc w:val="left"/>
      <w:pPr>
        <w:tabs>
          <w:tab w:val="num" w:pos="2030"/>
        </w:tabs>
        <w:ind w:left="2030" w:hanging="676"/>
      </w:pPr>
    </w:lvl>
    <w:lvl w:ilvl="4">
      <w:start w:val="1"/>
      <w:numFmt w:val="upperLetter"/>
      <w:pStyle w:val="MELegal5"/>
      <w:lvlText w:val="(%5)"/>
      <w:lvlJc w:val="left"/>
      <w:pPr>
        <w:tabs>
          <w:tab w:val="num" w:pos="2707"/>
        </w:tabs>
        <w:ind w:left="2707" w:hanging="677"/>
      </w:pPr>
    </w:lvl>
    <w:lvl w:ilvl="5">
      <w:start w:val="1"/>
      <w:numFmt w:val="upperRoman"/>
      <w:pStyle w:val="MELegal6"/>
      <w:lvlText w:val="(%6)"/>
      <w:lvlJc w:val="left"/>
      <w:pPr>
        <w:tabs>
          <w:tab w:val="num" w:pos="3384"/>
        </w:tabs>
        <w:ind w:left="3384" w:hanging="677"/>
      </w:pPr>
    </w:lvl>
    <w:lvl w:ilvl="6">
      <w:start w:val="1"/>
      <w:numFmt w:val="none"/>
      <w:lvlText w:val="%7"/>
      <w:lvlJc w:val="left"/>
      <w:pPr>
        <w:tabs>
          <w:tab w:val="num" w:pos="5103"/>
        </w:tabs>
        <w:ind w:left="5103" w:hanging="85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25" w15:restartNumberingAfterBreak="0">
    <w:nsid w:val="572E533E"/>
    <w:multiLevelType w:val="multilevel"/>
    <w:tmpl w:val="AFEC5EF6"/>
    <w:lvl w:ilvl="0">
      <w:start w:val="12"/>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b/>
        <w:bCs/>
        <w:spacing w:val="-2"/>
        <w:sz w:val="20"/>
        <w:szCs w:val="20"/>
      </w:rPr>
    </w:lvl>
    <w:lvl w:ilvl="2">
      <w:start w:val="1"/>
      <w:numFmt w:val="decimal"/>
      <w:lvlText w:val="%1.%2.%3"/>
      <w:lvlJc w:val="left"/>
      <w:pPr>
        <w:ind w:left="1220" w:hanging="1080"/>
      </w:pPr>
      <w:rPr>
        <w:rFonts w:ascii="Arial" w:eastAsia="Arial" w:hAnsi="Arial" w:hint="default"/>
        <w:sz w:val="20"/>
        <w:szCs w:val="20"/>
      </w:rPr>
    </w:lvl>
    <w:lvl w:ilvl="3">
      <w:start w:val="1"/>
      <w:numFmt w:val="bullet"/>
      <w:lvlText w:val="•"/>
      <w:lvlJc w:val="left"/>
      <w:pPr>
        <w:ind w:left="3086" w:hanging="1080"/>
      </w:pPr>
      <w:rPr>
        <w:rFonts w:hint="default"/>
      </w:rPr>
    </w:lvl>
    <w:lvl w:ilvl="4">
      <w:start w:val="1"/>
      <w:numFmt w:val="bullet"/>
      <w:lvlText w:val="•"/>
      <w:lvlJc w:val="left"/>
      <w:pPr>
        <w:ind w:left="4020" w:hanging="1080"/>
      </w:pPr>
      <w:rPr>
        <w:rFonts w:hint="default"/>
      </w:rPr>
    </w:lvl>
    <w:lvl w:ilvl="5">
      <w:start w:val="1"/>
      <w:numFmt w:val="bullet"/>
      <w:lvlText w:val="•"/>
      <w:lvlJc w:val="left"/>
      <w:pPr>
        <w:ind w:left="4953" w:hanging="1080"/>
      </w:pPr>
      <w:rPr>
        <w:rFonts w:hint="default"/>
      </w:rPr>
    </w:lvl>
    <w:lvl w:ilvl="6">
      <w:start w:val="1"/>
      <w:numFmt w:val="bullet"/>
      <w:lvlText w:val="•"/>
      <w:lvlJc w:val="left"/>
      <w:pPr>
        <w:ind w:left="5886" w:hanging="1080"/>
      </w:pPr>
      <w:rPr>
        <w:rFonts w:hint="default"/>
      </w:rPr>
    </w:lvl>
    <w:lvl w:ilvl="7">
      <w:start w:val="1"/>
      <w:numFmt w:val="bullet"/>
      <w:lvlText w:val="•"/>
      <w:lvlJc w:val="left"/>
      <w:pPr>
        <w:ind w:left="6820" w:hanging="1080"/>
      </w:pPr>
      <w:rPr>
        <w:rFonts w:hint="default"/>
      </w:rPr>
    </w:lvl>
    <w:lvl w:ilvl="8">
      <w:start w:val="1"/>
      <w:numFmt w:val="bullet"/>
      <w:lvlText w:val="•"/>
      <w:lvlJc w:val="left"/>
      <w:pPr>
        <w:ind w:left="7753" w:hanging="1080"/>
      </w:pPr>
      <w:rPr>
        <w:rFonts w:hint="default"/>
      </w:rPr>
    </w:lvl>
  </w:abstractNum>
  <w:abstractNum w:abstractNumId="26" w15:restartNumberingAfterBreak="0">
    <w:nsid w:val="57674876"/>
    <w:multiLevelType w:val="multilevel"/>
    <w:tmpl w:val="7B9EBE90"/>
    <w:lvl w:ilvl="0">
      <w:start w:val="13"/>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27" w15:restartNumberingAfterBreak="0">
    <w:nsid w:val="58201B3F"/>
    <w:multiLevelType w:val="hybridMultilevel"/>
    <w:tmpl w:val="272AC24C"/>
    <w:lvl w:ilvl="0" w:tplc="5314803A">
      <w:start w:val="1"/>
      <w:numFmt w:val="decimal"/>
      <w:lvlText w:val="%1."/>
      <w:lvlJc w:val="left"/>
      <w:pPr>
        <w:ind w:left="1440" w:hanging="360"/>
      </w:pPr>
      <w:rPr>
        <w:rFonts w:ascii="Times New Roman" w:hAnsi="Times New Roman" w:cs="Times New Roman" w:hint="default"/>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9403699"/>
    <w:multiLevelType w:val="multilevel"/>
    <w:tmpl w:val="5B52B0EA"/>
    <w:name w:val="zzmpMultiLevel||Multi-Level|2|4|1|1|0|0||1|0|0||1|0|0||1|0|0||1|0|0||1|0|0||1|0|0||1|0|0||1|0|0||"/>
    <w:lvl w:ilvl="0">
      <w:start w:val="1"/>
      <w:numFmt w:val="decimal"/>
      <w:pStyle w:val="MultiLevelL1"/>
      <w:lvlText w:val="%1."/>
      <w:lvlJc w:val="left"/>
      <w:pPr>
        <w:tabs>
          <w:tab w:val="num" w:pos="720"/>
        </w:tabs>
        <w:ind w:left="720" w:hanging="720"/>
      </w:pPr>
      <w:rPr>
        <w:rFonts w:ascii="Times New Roman" w:hAnsi="Times New Roman" w:cs="Times New Roman"/>
        <w:b w:val="0"/>
        <w:i w:val="0"/>
        <w:caps w:val="0"/>
        <w:sz w:val="24"/>
        <w:u w:val="none"/>
      </w:rPr>
    </w:lvl>
    <w:lvl w:ilvl="1">
      <w:start w:val="1"/>
      <w:numFmt w:val="lowerLetter"/>
      <w:pStyle w:val="MultiLevelL2"/>
      <w:lvlText w:val="(%2)"/>
      <w:lvlJc w:val="left"/>
      <w:pPr>
        <w:tabs>
          <w:tab w:val="num" w:pos="1440"/>
        </w:tabs>
        <w:ind w:left="1440" w:hanging="720"/>
      </w:pPr>
      <w:rPr>
        <w:rFonts w:ascii="Times New Roman" w:hAnsi="Times New Roman" w:cs="Times New Roman"/>
        <w:b w:val="0"/>
        <w:i w:val="0"/>
        <w:caps w:val="0"/>
        <w:sz w:val="24"/>
        <w:u w:val="none"/>
      </w:rPr>
    </w:lvl>
    <w:lvl w:ilvl="2">
      <w:start w:val="1"/>
      <w:numFmt w:val="lowerRoman"/>
      <w:pStyle w:val="MultiLevelL3"/>
      <w:lvlText w:val="(%3)"/>
      <w:lvlJc w:val="left"/>
      <w:pPr>
        <w:tabs>
          <w:tab w:val="num" w:pos="2160"/>
        </w:tabs>
        <w:ind w:left="2160" w:hanging="720"/>
      </w:pPr>
      <w:rPr>
        <w:rFonts w:ascii="Times New Roman" w:hAnsi="Times New Roman" w:cs="Times New Roman"/>
        <w:b w:val="0"/>
        <w:i w:val="0"/>
        <w:caps w:val="0"/>
        <w:sz w:val="24"/>
        <w:u w:val="none"/>
      </w:rPr>
    </w:lvl>
    <w:lvl w:ilvl="3">
      <w:start w:val="1"/>
      <w:numFmt w:val="upperLetter"/>
      <w:pStyle w:val="MultiLevelL4"/>
      <w:lvlText w:val="(%4)"/>
      <w:lvlJc w:val="left"/>
      <w:pPr>
        <w:tabs>
          <w:tab w:val="num" w:pos="2880"/>
        </w:tabs>
        <w:ind w:left="2880" w:hanging="720"/>
      </w:pPr>
      <w:rPr>
        <w:rFonts w:ascii="Times New Roman" w:hAnsi="Times New Roman" w:cs="Times New Roman"/>
        <w:b w:val="0"/>
        <w:i w:val="0"/>
        <w:caps w:val="0"/>
        <w:sz w:val="24"/>
        <w:u w:val="none"/>
      </w:rPr>
    </w:lvl>
    <w:lvl w:ilvl="4">
      <w:start w:val="1"/>
      <w:numFmt w:val="upperRoman"/>
      <w:pStyle w:val="MultiLevelL5"/>
      <w:lvlText w:val="(%5)"/>
      <w:lvlJc w:val="left"/>
      <w:pPr>
        <w:tabs>
          <w:tab w:val="num" w:pos="3600"/>
        </w:tabs>
        <w:ind w:left="3600" w:hanging="720"/>
      </w:pPr>
      <w:rPr>
        <w:rFonts w:ascii="Times New Roman" w:hAnsi="Times New Roman" w:cs="Times New Roman"/>
        <w:b w:val="0"/>
        <w:i w:val="0"/>
        <w:caps w:val="0"/>
        <w:sz w:val="24"/>
        <w:u w:val="none"/>
      </w:rPr>
    </w:lvl>
    <w:lvl w:ilvl="5">
      <w:start w:val="1"/>
      <w:numFmt w:val="lowerLetter"/>
      <w:pStyle w:val="MultiLevelL6"/>
      <w:lvlText w:val="%6."/>
      <w:lvlJc w:val="left"/>
      <w:pPr>
        <w:tabs>
          <w:tab w:val="num" w:pos="4320"/>
        </w:tabs>
        <w:ind w:left="4320" w:hanging="720"/>
      </w:pPr>
      <w:rPr>
        <w:rFonts w:ascii="Times New Roman" w:hAnsi="Times New Roman" w:cs="Times New Roman"/>
        <w:b w:val="0"/>
        <w:i w:val="0"/>
        <w:caps w:val="0"/>
        <w:sz w:val="24"/>
        <w:u w:val="none"/>
      </w:rPr>
    </w:lvl>
    <w:lvl w:ilvl="6">
      <w:start w:val="1"/>
      <w:numFmt w:val="lowerRoman"/>
      <w:pStyle w:val="MultiLevelL7"/>
      <w:lvlText w:val="%7."/>
      <w:lvlJc w:val="left"/>
      <w:pPr>
        <w:tabs>
          <w:tab w:val="num" w:pos="5040"/>
        </w:tabs>
        <w:ind w:left="5040" w:hanging="720"/>
      </w:pPr>
      <w:rPr>
        <w:rFonts w:ascii="Times New Roman" w:hAnsi="Times New Roman" w:cs="Times New Roman"/>
        <w:b w:val="0"/>
        <w:i w:val="0"/>
        <w:caps w:val="0"/>
        <w:sz w:val="24"/>
        <w:u w:val="none"/>
      </w:rPr>
    </w:lvl>
    <w:lvl w:ilvl="7">
      <w:start w:val="1"/>
      <w:numFmt w:val="lowerLetter"/>
      <w:pStyle w:val="MultiLevelL8"/>
      <w:lvlText w:val="%8)"/>
      <w:lvlJc w:val="left"/>
      <w:pPr>
        <w:tabs>
          <w:tab w:val="num" w:pos="5760"/>
        </w:tabs>
        <w:ind w:left="5760" w:hanging="720"/>
      </w:pPr>
      <w:rPr>
        <w:rFonts w:ascii="Times New Roman" w:hAnsi="Times New Roman" w:cs="Times New Roman"/>
        <w:b w:val="0"/>
        <w:i w:val="0"/>
        <w:caps w:val="0"/>
        <w:sz w:val="24"/>
        <w:u w:val="none"/>
      </w:rPr>
    </w:lvl>
    <w:lvl w:ilvl="8">
      <w:start w:val="1"/>
      <w:numFmt w:val="bullet"/>
      <w:lvlRestart w:val="0"/>
      <w:pStyle w:val="MultiLevelL9"/>
      <w:lvlText w:val="·"/>
      <w:lvlJc w:val="left"/>
      <w:pPr>
        <w:tabs>
          <w:tab w:val="num" w:pos="6480"/>
        </w:tabs>
        <w:ind w:left="6480" w:hanging="720"/>
      </w:pPr>
      <w:rPr>
        <w:rFonts w:ascii="Symbol" w:hAnsi="Symbol" w:hint="default"/>
        <w:b w:val="0"/>
        <w:i w:val="0"/>
        <w:caps w:val="0"/>
        <w:u w:val="none"/>
      </w:rPr>
    </w:lvl>
  </w:abstractNum>
  <w:abstractNum w:abstractNumId="29" w15:restartNumberingAfterBreak="0">
    <w:nsid w:val="59F2563A"/>
    <w:multiLevelType w:val="multilevel"/>
    <w:tmpl w:val="2FDEBBEE"/>
    <w:lvl w:ilvl="0">
      <w:start w:val="10"/>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decimal"/>
      <w:lvlText w:val="%1.%2.%3"/>
      <w:lvlJc w:val="left"/>
      <w:pPr>
        <w:ind w:left="1220" w:hanging="1080"/>
      </w:pPr>
      <w:rPr>
        <w:rFonts w:ascii="Arial" w:eastAsia="Arial" w:hAnsi="Arial" w:hint="default"/>
        <w:sz w:val="20"/>
        <w:szCs w:val="20"/>
      </w:rPr>
    </w:lvl>
    <w:lvl w:ilvl="3">
      <w:start w:val="1"/>
      <w:numFmt w:val="bullet"/>
      <w:lvlText w:val="•"/>
      <w:lvlJc w:val="left"/>
      <w:pPr>
        <w:ind w:left="3086" w:hanging="1080"/>
      </w:pPr>
      <w:rPr>
        <w:rFonts w:hint="default"/>
      </w:rPr>
    </w:lvl>
    <w:lvl w:ilvl="4">
      <w:start w:val="1"/>
      <w:numFmt w:val="bullet"/>
      <w:lvlText w:val="•"/>
      <w:lvlJc w:val="left"/>
      <w:pPr>
        <w:ind w:left="4020" w:hanging="1080"/>
      </w:pPr>
      <w:rPr>
        <w:rFonts w:hint="default"/>
      </w:rPr>
    </w:lvl>
    <w:lvl w:ilvl="5">
      <w:start w:val="1"/>
      <w:numFmt w:val="bullet"/>
      <w:lvlText w:val="•"/>
      <w:lvlJc w:val="left"/>
      <w:pPr>
        <w:ind w:left="4953" w:hanging="1080"/>
      </w:pPr>
      <w:rPr>
        <w:rFonts w:hint="default"/>
      </w:rPr>
    </w:lvl>
    <w:lvl w:ilvl="6">
      <w:start w:val="1"/>
      <w:numFmt w:val="bullet"/>
      <w:lvlText w:val="•"/>
      <w:lvlJc w:val="left"/>
      <w:pPr>
        <w:ind w:left="5886" w:hanging="1080"/>
      </w:pPr>
      <w:rPr>
        <w:rFonts w:hint="default"/>
      </w:rPr>
    </w:lvl>
    <w:lvl w:ilvl="7">
      <w:start w:val="1"/>
      <w:numFmt w:val="bullet"/>
      <w:lvlText w:val="•"/>
      <w:lvlJc w:val="left"/>
      <w:pPr>
        <w:ind w:left="6820" w:hanging="1080"/>
      </w:pPr>
      <w:rPr>
        <w:rFonts w:hint="default"/>
      </w:rPr>
    </w:lvl>
    <w:lvl w:ilvl="8">
      <w:start w:val="1"/>
      <w:numFmt w:val="bullet"/>
      <w:lvlText w:val="•"/>
      <w:lvlJc w:val="left"/>
      <w:pPr>
        <w:ind w:left="7753" w:hanging="1080"/>
      </w:pPr>
      <w:rPr>
        <w:rFonts w:hint="default"/>
      </w:rPr>
    </w:lvl>
  </w:abstractNum>
  <w:abstractNum w:abstractNumId="30" w15:restartNumberingAfterBreak="0">
    <w:nsid w:val="5B8D68FC"/>
    <w:multiLevelType w:val="multilevel"/>
    <w:tmpl w:val="0832C120"/>
    <w:lvl w:ilvl="0">
      <w:start w:val="24"/>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31" w15:restartNumberingAfterBreak="0">
    <w:nsid w:val="5BBE6318"/>
    <w:multiLevelType w:val="multilevel"/>
    <w:tmpl w:val="78605F06"/>
    <w:lvl w:ilvl="0">
      <w:start w:val="20"/>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32" w15:restartNumberingAfterBreak="0">
    <w:nsid w:val="63784C44"/>
    <w:multiLevelType w:val="multilevel"/>
    <w:tmpl w:val="D194C13E"/>
    <w:lvl w:ilvl="0">
      <w:start w:val="30"/>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decimal"/>
      <w:lvlText w:val="%3."/>
      <w:lvlJc w:val="left"/>
      <w:pPr>
        <w:ind w:left="1580" w:hanging="351"/>
      </w:pPr>
      <w:rPr>
        <w:rFonts w:ascii="Arial" w:eastAsia="Arial" w:hAnsi="Arial" w:hint="default"/>
        <w:sz w:val="20"/>
        <w:szCs w:val="20"/>
      </w:rPr>
    </w:lvl>
    <w:lvl w:ilvl="3">
      <w:start w:val="1"/>
      <w:numFmt w:val="bullet"/>
      <w:lvlText w:val="•"/>
      <w:lvlJc w:val="left"/>
      <w:pPr>
        <w:ind w:left="3366" w:hanging="351"/>
      </w:pPr>
      <w:rPr>
        <w:rFonts w:hint="default"/>
      </w:rPr>
    </w:lvl>
    <w:lvl w:ilvl="4">
      <w:start w:val="1"/>
      <w:numFmt w:val="bullet"/>
      <w:lvlText w:val="•"/>
      <w:lvlJc w:val="left"/>
      <w:pPr>
        <w:ind w:left="4260" w:hanging="351"/>
      </w:pPr>
      <w:rPr>
        <w:rFonts w:hint="default"/>
      </w:rPr>
    </w:lvl>
    <w:lvl w:ilvl="5">
      <w:start w:val="1"/>
      <w:numFmt w:val="bullet"/>
      <w:lvlText w:val="•"/>
      <w:lvlJc w:val="left"/>
      <w:pPr>
        <w:ind w:left="5153" w:hanging="351"/>
      </w:pPr>
      <w:rPr>
        <w:rFonts w:hint="default"/>
      </w:rPr>
    </w:lvl>
    <w:lvl w:ilvl="6">
      <w:start w:val="1"/>
      <w:numFmt w:val="bullet"/>
      <w:lvlText w:val="•"/>
      <w:lvlJc w:val="left"/>
      <w:pPr>
        <w:ind w:left="6046" w:hanging="351"/>
      </w:pPr>
      <w:rPr>
        <w:rFonts w:hint="default"/>
      </w:rPr>
    </w:lvl>
    <w:lvl w:ilvl="7">
      <w:start w:val="1"/>
      <w:numFmt w:val="bullet"/>
      <w:lvlText w:val="•"/>
      <w:lvlJc w:val="left"/>
      <w:pPr>
        <w:ind w:left="6940" w:hanging="351"/>
      </w:pPr>
      <w:rPr>
        <w:rFonts w:hint="default"/>
      </w:rPr>
    </w:lvl>
    <w:lvl w:ilvl="8">
      <w:start w:val="1"/>
      <w:numFmt w:val="bullet"/>
      <w:lvlText w:val="•"/>
      <w:lvlJc w:val="left"/>
      <w:pPr>
        <w:ind w:left="7833" w:hanging="351"/>
      </w:pPr>
      <w:rPr>
        <w:rFonts w:hint="default"/>
      </w:rPr>
    </w:lvl>
  </w:abstractNum>
  <w:abstractNum w:abstractNumId="33" w15:restartNumberingAfterBreak="0">
    <w:nsid w:val="642B19BB"/>
    <w:multiLevelType w:val="multilevel"/>
    <w:tmpl w:val="29BC7FE4"/>
    <w:lvl w:ilvl="0">
      <w:start w:val="28"/>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1580" w:hanging="360"/>
      </w:pPr>
      <w:rPr>
        <w:rFonts w:ascii="Symbol" w:eastAsia="Symbol" w:hAnsi="Symbol" w:hint="default"/>
        <w:w w:val="185"/>
        <w:sz w:val="20"/>
        <w:szCs w:val="20"/>
      </w:rPr>
    </w:lvl>
    <w:lvl w:ilvl="3">
      <w:start w:val="1"/>
      <w:numFmt w:val="bullet"/>
      <w:lvlText w:val="•"/>
      <w:lvlJc w:val="left"/>
      <w:pPr>
        <w:ind w:left="2585" w:hanging="360"/>
      </w:pPr>
      <w:rPr>
        <w:rFonts w:hint="default"/>
      </w:rPr>
    </w:lvl>
    <w:lvl w:ilvl="4">
      <w:start w:val="1"/>
      <w:numFmt w:val="bullet"/>
      <w:lvlText w:val="•"/>
      <w:lvlJc w:val="left"/>
      <w:pPr>
        <w:ind w:left="3590" w:hanging="360"/>
      </w:pPr>
      <w:rPr>
        <w:rFonts w:hint="default"/>
      </w:rPr>
    </w:lvl>
    <w:lvl w:ilvl="5">
      <w:start w:val="1"/>
      <w:numFmt w:val="bullet"/>
      <w:lvlText w:val="•"/>
      <w:lvlJc w:val="left"/>
      <w:pPr>
        <w:ind w:left="4595" w:hanging="360"/>
      </w:pPr>
      <w:rPr>
        <w:rFonts w:hint="default"/>
      </w:rPr>
    </w:lvl>
    <w:lvl w:ilvl="6">
      <w:start w:val="1"/>
      <w:numFmt w:val="bullet"/>
      <w:lvlText w:val="•"/>
      <w:lvlJc w:val="left"/>
      <w:pPr>
        <w:ind w:left="5600"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610" w:hanging="360"/>
      </w:pPr>
      <w:rPr>
        <w:rFonts w:hint="default"/>
      </w:rPr>
    </w:lvl>
  </w:abstractNum>
  <w:abstractNum w:abstractNumId="34" w15:restartNumberingAfterBreak="0">
    <w:nsid w:val="68793C0A"/>
    <w:multiLevelType w:val="hybridMultilevel"/>
    <w:tmpl w:val="32F06AEC"/>
    <w:lvl w:ilvl="0" w:tplc="596C13CE">
      <w:start w:val="1"/>
      <w:numFmt w:val="decimal"/>
      <w:lvlText w:val="%1."/>
      <w:lvlJc w:val="left"/>
      <w:pPr>
        <w:ind w:left="1076" w:hanging="936"/>
      </w:pPr>
      <w:rPr>
        <w:rFonts w:ascii="Arial" w:eastAsia="Arial" w:hAnsi="Arial" w:hint="default"/>
        <w:b/>
        <w:bCs/>
        <w:spacing w:val="-2"/>
        <w:w w:val="99"/>
        <w:sz w:val="28"/>
        <w:szCs w:val="28"/>
      </w:rPr>
    </w:lvl>
    <w:lvl w:ilvl="1" w:tplc="06A8B946">
      <w:start w:val="1"/>
      <w:numFmt w:val="decimal"/>
      <w:lvlText w:val="%2."/>
      <w:lvlJc w:val="left"/>
      <w:pPr>
        <w:ind w:left="1580" w:hanging="351"/>
      </w:pPr>
      <w:rPr>
        <w:rFonts w:ascii="Arial" w:eastAsia="Arial" w:hAnsi="Arial" w:hint="default"/>
        <w:sz w:val="20"/>
        <w:szCs w:val="20"/>
      </w:rPr>
    </w:lvl>
    <w:lvl w:ilvl="2" w:tplc="5D143DD2">
      <w:start w:val="1"/>
      <w:numFmt w:val="bullet"/>
      <w:lvlText w:val="•"/>
      <w:lvlJc w:val="left"/>
      <w:pPr>
        <w:ind w:left="1388" w:hanging="351"/>
      </w:pPr>
      <w:rPr>
        <w:rFonts w:hint="default"/>
      </w:rPr>
    </w:lvl>
    <w:lvl w:ilvl="3" w:tplc="FDE85D28">
      <w:start w:val="1"/>
      <w:numFmt w:val="bullet"/>
      <w:lvlText w:val="•"/>
      <w:lvlJc w:val="left"/>
      <w:pPr>
        <w:ind w:left="1580" w:hanging="351"/>
      </w:pPr>
      <w:rPr>
        <w:rFonts w:hint="default"/>
      </w:rPr>
    </w:lvl>
    <w:lvl w:ilvl="4" w:tplc="5AF6EFA6">
      <w:start w:val="1"/>
      <w:numFmt w:val="bullet"/>
      <w:lvlText w:val="•"/>
      <w:lvlJc w:val="left"/>
      <w:pPr>
        <w:ind w:left="2728" w:hanging="351"/>
      </w:pPr>
      <w:rPr>
        <w:rFonts w:hint="default"/>
      </w:rPr>
    </w:lvl>
    <w:lvl w:ilvl="5" w:tplc="7CFEB3BA">
      <w:start w:val="1"/>
      <w:numFmt w:val="bullet"/>
      <w:lvlText w:val="•"/>
      <w:lvlJc w:val="left"/>
      <w:pPr>
        <w:ind w:left="3877" w:hanging="351"/>
      </w:pPr>
      <w:rPr>
        <w:rFonts w:hint="default"/>
      </w:rPr>
    </w:lvl>
    <w:lvl w:ilvl="6" w:tplc="87BCACD2">
      <w:start w:val="1"/>
      <w:numFmt w:val="bullet"/>
      <w:lvlText w:val="•"/>
      <w:lvlJc w:val="left"/>
      <w:pPr>
        <w:ind w:left="5025" w:hanging="351"/>
      </w:pPr>
      <w:rPr>
        <w:rFonts w:hint="default"/>
      </w:rPr>
    </w:lvl>
    <w:lvl w:ilvl="7" w:tplc="78BC5806">
      <w:start w:val="1"/>
      <w:numFmt w:val="bullet"/>
      <w:lvlText w:val="•"/>
      <w:lvlJc w:val="left"/>
      <w:pPr>
        <w:ind w:left="6174" w:hanging="351"/>
      </w:pPr>
      <w:rPr>
        <w:rFonts w:hint="default"/>
      </w:rPr>
    </w:lvl>
    <w:lvl w:ilvl="8" w:tplc="558AF0B8">
      <w:start w:val="1"/>
      <w:numFmt w:val="bullet"/>
      <w:lvlText w:val="•"/>
      <w:lvlJc w:val="left"/>
      <w:pPr>
        <w:ind w:left="7322" w:hanging="351"/>
      </w:pPr>
      <w:rPr>
        <w:rFonts w:hint="default"/>
      </w:rPr>
    </w:lvl>
  </w:abstractNum>
  <w:abstractNum w:abstractNumId="35" w15:restartNumberingAfterBreak="0">
    <w:nsid w:val="69DE43E6"/>
    <w:multiLevelType w:val="multilevel"/>
    <w:tmpl w:val="2408ACC6"/>
    <w:lvl w:ilvl="0">
      <w:start w:val="16"/>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decimal"/>
      <w:lvlText w:val="%3."/>
      <w:lvlJc w:val="left"/>
      <w:pPr>
        <w:ind w:left="1580" w:hanging="351"/>
      </w:pPr>
      <w:rPr>
        <w:rFonts w:ascii="Arial" w:eastAsia="Arial" w:hAnsi="Arial" w:hint="default"/>
        <w:sz w:val="20"/>
        <w:szCs w:val="20"/>
      </w:rPr>
    </w:lvl>
    <w:lvl w:ilvl="3">
      <w:start w:val="1"/>
      <w:numFmt w:val="bullet"/>
      <w:lvlText w:val="•"/>
      <w:lvlJc w:val="left"/>
      <w:pPr>
        <w:ind w:left="3366" w:hanging="351"/>
      </w:pPr>
      <w:rPr>
        <w:rFonts w:hint="default"/>
      </w:rPr>
    </w:lvl>
    <w:lvl w:ilvl="4">
      <w:start w:val="1"/>
      <w:numFmt w:val="bullet"/>
      <w:lvlText w:val="•"/>
      <w:lvlJc w:val="left"/>
      <w:pPr>
        <w:ind w:left="4260" w:hanging="351"/>
      </w:pPr>
      <w:rPr>
        <w:rFonts w:hint="default"/>
      </w:rPr>
    </w:lvl>
    <w:lvl w:ilvl="5">
      <w:start w:val="1"/>
      <w:numFmt w:val="bullet"/>
      <w:lvlText w:val="•"/>
      <w:lvlJc w:val="left"/>
      <w:pPr>
        <w:ind w:left="5153" w:hanging="351"/>
      </w:pPr>
      <w:rPr>
        <w:rFonts w:hint="default"/>
      </w:rPr>
    </w:lvl>
    <w:lvl w:ilvl="6">
      <w:start w:val="1"/>
      <w:numFmt w:val="bullet"/>
      <w:lvlText w:val="•"/>
      <w:lvlJc w:val="left"/>
      <w:pPr>
        <w:ind w:left="6046" w:hanging="351"/>
      </w:pPr>
      <w:rPr>
        <w:rFonts w:hint="default"/>
      </w:rPr>
    </w:lvl>
    <w:lvl w:ilvl="7">
      <w:start w:val="1"/>
      <w:numFmt w:val="bullet"/>
      <w:lvlText w:val="•"/>
      <w:lvlJc w:val="left"/>
      <w:pPr>
        <w:ind w:left="6940" w:hanging="351"/>
      </w:pPr>
      <w:rPr>
        <w:rFonts w:hint="default"/>
      </w:rPr>
    </w:lvl>
    <w:lvl w:ilvl="8">
      <w:start w:val="1"/>
      <w:numFmt w:val="bullet"/>
      <w:lvlText w:val="•"/>
      <w:lvlJc w:val="left"/>
      <w:pPr>
        <w:ind w:left="7833" w:hanging="351"/>
      </w:pPr>
      <w:rPr>
        <w:rFonts w:hint="default"/>
      </w:rPr>
    </w:lvl>
  </w:abstractNum>
  <w:abstractNum w:abstractNumId="36" w15:restartNumberingAfterBreak="0">
    <w:nsid w:val="6C7D3F64"/>
    <w:multiLevelType w:val="multilevel"/>
    <w:tmpl w:val="A24CB448"/>
    <w:lvl w:ilvl="0">
      <w:start w:val="11"/>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37" w15:restartNumberingAfterBreak="0">
    <w:nsid w:val="6CF25462"/>
    <w:multiLevelType w:val="multilevel"/>
    <w:tmpl w:val="DA428DD4"/>
    <w:lvl w:ilvl="0">
      <w:start w:val="4"/>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z w:val="20"/>
        <w:szCs w:val="20"/>
      </w:rPr>
    </w:lvl>
    <w:lvl w:ilvl="2">
      <w:start w:val="1"/>
      <w:numFmt w:val="bullet"/>
      <w:lvlText w:val=""/>
      <w:lvlJc w:val="left"/>
      <w:pPr>
        <w:ind w:left="1579" w:hanging="360"/>
      </w:pPr>
      <w:rPr>
        <w:rFonts w:ascii="Symbol" w:eastAsia="Symbol" w:hAnsi="Symbol" w:hint="default"/>
        <w:w w:val="185"/>
        <w:sz w:val="20"/>
        <w:szCs w:val="20"/>
      </w:rPr>
    </w:lvl>
    <w:lvl w:ilvl="3">
      <w:start w:val="1"/>
      <w:numFmt w:val="bullet"/>
      <w:lvlText w:val="•"/>
      <w:lvlJc w:val="left"/>
      <w:pPr>
        <w:ind w:left="3366" w:hanging="360"/>
      </w:pPr>
      <w:rPr>
        <w:rFonts w:hint="default"/>
      </w:rPr>
    </w:lvl>
    <w:lvl w:ilvl="4">
      <w:start w:val="1"/>
      <w:numFmt w:val="bullet"/>
      <w:lvlText w:val="•"/>
      <w:lvlJc w:val="left"/>
      <w:pPr>
        <w:ind w:left="4259" w:hanging="360"/>
      </w:pPr>
      <w:rPr>
        <w:rFonts w:hint="default"/>
      </w:rPr>
    </w:lvl>
    <w:lvl w:ilvl="5">
      <w:start w:val="1"/>
      <w:numFmt w:val="bullet"/>
      <w:lvlText w:val="•"/>
      <w:lvlJc w:val="left"/>
      <w:pPr>
        <w:ind w:left="5153" w:hanging="360"/>
      </w:pPr>
      <w:rPr>
        <w:rFonts w:hint="default"/>
      </w:rPr>
    </w:lvl>
    <w:lvl w:ilvl="6">
      <w:start w:val="1"/>
      <w:numFmt w:val="bullet"/>
      <w:lvlText w:val="•"/>
      <w:lvlJc w:val="left"/>
      <w:pPr>
        <w:ind w:left="6046" w:hanging="360"/>
      </w:pPr>
      <w:rPr>
        <w:rFonts w:hint="default"/>
      </w:rPr>
    </w:lvl>
    <w:lvl w:ilvl="7">
      <w:start w:val="1"/>
      <w:numFmt w:val="bullet"/>
      <w:lvlText w:val="•"/>
      <w:lvlJc w:val="left"/>
      <w:pPr>
        <w:ind w:left="6939" w:hanging="360"/>
      </w:pPr>
      <w:rPr>
        <w:rFonts w:hint="default"/>
      </w:rPr>
    </w:lvl>
    <w:lvl w:ilvl="8">
      <w:start w:val="1"/>
      <w:numFmt w:val="bullet"/>
      <w:lvlText w:val="•"/>
      <w:lvlJc w:val="left"/>
      <w:pPr>
        <w:ind w:left="7833" w:hanging="360"/>
      </w:pPr>
      <w:rPr>
        <w:rFonts w:hint="default"/>
      </w:rPr>
    </w:lvl>
  </w:abstractNum>
  <w:abstractNum w:abstractNumId="38" w15:restartNumberingAfterBreak="0">
    <w:nsid w:val="7379456E"/>
    <w:multiLevelType w:val="multilevel"/>
    <w:tmpl w:val="60447828"/>
    <w:lvl w:ilvl="0">
      <w:start w:val="22"/>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b/>
        <w:bCs/>
        <w:spacing w:val="-2"/>
        <w:sz w:val="20"/>
        <w:szCs w:val="20"/>
      </w:rPr>
    </w:lvl>
    <w:lvl w:ilvl="2">
      <w:start w:val="1"/>
      <w:numFmt w:val="decimal"/>
      <w:lvlText w:val="%1.%2.%3"/>
      <w:lvlJc w:val="left"/>
      <w:pPr>
        <w:ind w:left="1220" w:hanging="1080"/>
      </w:pPr>
      <w:rPr>
        <w:rFonts w:ascii="Arial" w:eastAsia="Arial" w:hAnsi="Arial" w:hint="default"/>
        <w:sz w:val="20"/>
        <w:szCs w:val="20"/>
      </w:rPr>
    </w:lvl>
    <w:lvl w:ilvl="3">
      <w:start w:val="1"/>
      <w:numFmt w:val="bullet"/>
      <w:lvlText w:val="•"/>
      <w:lvlJc w:val="left"/>
      <w:pPr>
        <w:ind w:left="3086" w:hanging="1080"/>
      </w:pPr>
      <w:rPr>
        <w:rFonts w:hint="default"/>
      </w:rPr>
    </w:lvl>
    <w:lvl w:ilvl="4">
      <w:start w:val="1"/>
      <w:numFmt w:val="bullet"/>
      <w:lvlText w:val="•"/>
      <w:lvlJc w:val="left"/>
      <w:pPr>
        <w:ind w:left="4020" w:hanging="1080"/>
      </w:pPr>
      <w:rPr>
        <w:rFonts w:hint="default"/>
      </w:rPr>
    </w:lvl>
    <w:lvl w:ilvl="5">
      <w:start w:val="1"/>
      <w:numFmt w:val="bullet"/>
      <w:lvlText w:val="•"/>
      <w:lvlJc w:val="left"/>
      <w:pPr>
        <w:ind w:left="4953" w:hanging="1080"/>
      </w:pPr>
      <w:rPr>
        <w:rFonts w:hint="default"/>
      </w:rPr>
    </w:lvl>
    <w:lvl w:ilvl="6">
      <w:start w:val="1"/>
      <w:numFmt w:val="bullet"/>
      <w:lvlText w:val="•"/>
      <w:lvlJc w:val="left"/>
      <w:pPr>
        <w:ind w:left="5886" w:hanging="1080"/>
      </w:pPr>
      <w:rPr>
        <w:rFonts w:hint="default"/>
      </w:rPr>
    </w:lvl>
    <w:lvl w:ilvl="7">
      <w:start w:val="1"/>
      <w:numFmt w:val="bullet"/>
      <w:lvlText w:val="•"/>
      <w:lvlJc w:val="left"/>
      <w:pPr>
        <w:ind w:left="6820" w:hanging="1080"/>
      </w:pPr>
      <w:rPr>
        <w:rFonts w:hint="default"/>
      </w:rPr>
    </w:lvl>
    <w:lvl w:ilvl="8">
      <w:start w:val="1"/>
      <w:numFmt w:val="bullet"/>
      <w:lvlText w:val="•"/>
      <w:lvlJc w:val="left"/>
      <w:pPr>
        <w:ind w:left="7753" w:hanging="1080"/>
      </w:pPr>
      <w:rPr>
        <w:rFonts w:hint="default"/>
      </w:rPr>
    </w:lvl>
  </w:abstractNum>
  <w:abstractNum w:abstractNumId="39" w15:restartNumberingAfterBreak="0">
    <w:nsid w:val="73F8532F"/>
    <w:multiLevelType w:val="hybridMultilevel"/>
    <w:tmpl w:val="B7B08830"/>
    <w:lvl w:ilvl="0" w:tplc="0FF6CAA6">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44A0965"/>
    <w:multiLevelType w:val="multilevel"/>
    <w:tmpl w:val="8ED634DE"/>
    <w:name w:val="zzmpSchedule||Schedule|3|4|1|2|2|33||1|2|33||1|2|0||1|2|0||1|2|0||1|2|0||1|0|0||1|0|0||1|0|0||"/>
    <w:lvl w:ilvl="0">
      <w:start w:val="1"/>
      <w:numFmt w:val="upperLetter"/>
      <w:pStyle w:val="ScheduleL1"/>
      <w:suff w:val="space"/>
      <w:lvlText w:val="Schedule %1"/>
      <w:lvlJc w:val="left"/>
      <w:pPr>
        <w:tabs>
          <w:tab w:val="num" w:pos="720"/>
        </w:tabs>
        <w:ind w:left="0" w:firstLine="0"/>
      </w:pPr>
      <w:rPr>
        <w:rFonts w:ascii="Times New Roman" w:hAnsi="Times New Roman" w:cs="Times New Roman" w:hint="default"/>
        <w:b/>
        <w:i w:val="0"/>
        <w:caps/>
        <w:smallCaps w:val="0"/>
        <w:sz w:val="24"/>
        <w:szCs w:val="24"/>
        <w:u w:val="none"/>
      </w:rPr>
    </w:lvl>
    <w:lvl w:ilvl="1">
      <w:start w:val="1"/>
      <w:numFmt w:val="decimal"/>
      <w:pStyle w:val="ScheduleL2"/>
      <w:lvlText w:val="%2."/>
      <w:lvlJc w:val="left"/>
      <w:pPr>
        <w:tabs>
          <w:tab w:val="num" w:pos="720"/>
        </w:tabs>
        <w:ind w:left="720" w:hanging="720"/>
      </w:pPr>
      <w:rPr>
        <w:rFonts w:ascii="Times New Roman" w:hAnsi="Times New Roman" w:cs="Times New Roman" w:hint="default"/>
        <w:b/>
        <w:i w:val="0"/>
        <w:caps w:val="0"/>
        <w:sz w:val="24"/>
        <w:szCs w:val="24"/>
        <w:u w:val="none"/>
      </w:rPr>
    </w:lvl>
    <w:lvl w:ilvl="2">
      <w:start w:val="1"/>
      <w:numFmt w:val="decimal"/>
      <w:pStyle w:val="ScheduleL3"/>
      <w:lvlText w:val="%2.%3"/>
      <w:lvlJc w:val="left"/>
      <w:pPr>
        <w:tabs>
          <w:tab w:val="num" w:pos="720"/>
        </w:tabs>
        <w:ind w:left="720" w:hanging="720"/>
      </w:pPr>
      <w:rPr>
        <w:rFonts w:ascii="Times New Roman" w:hAnsi="Times New Roman" w:cs="Times New Roman" w:hint="default"/>
        <w:b w:val="0"/>
        <w:i w:val="0"/>
        <w:caps w:val="0"/>
        <w:sz w:val="20"/>
        <w:u w:val="none"/>
      </w:rPr>
    </w:lvl>
    <w:lvl w:ilvl="3">
      <w:start w:val="1"/>
      <w:numFmt w:val="lowerLetter"/>
      <w:pStyle w:val="ScheduleL4"/>
      <w:lvlText w:val="(%4)"/>
      <w:lvlJc w:val="left"/>
      <w:pPr>
        <w:tabs>
          <w:tab w:val="num" w:pos="1440"/>
        </w:tabs>
        <w:ind w:left="1440" w:hanging="720"/>
      </w:pPr>
      <w:rPr>
        <w:rFonts w:hint="default"/>
        <w:b w:val="0"/>
        <w:i w:val="0"/>
        <w:caps w:val="0"/>
        <w:sz w:val="20"/>
        <w:u w:val="none"/>
      </w:rPr>
    </w:lvl>
    <w:lvl w:ilvl="4">
      <w:start w:val="1"/>
      <w:numFmt w:val="lowerRoman"/>
      <w:pStyle w:val="ScheduleL5"/>
      <w:lvlText w:val="%5."/>
      <w:lvlJc w:val="left"/>
      <w:pPr>
        <w:tabs>
          <w:tab w:val="num" w:pos="2160"/>
        </w:tabs>
        <w:ind w:left="2160" w:hanging="720"/>
      </w:pPr>
      <w:rPr>
        <w:rFonts w:ascii="Times New Roman" w:hAnsi="Times New Roman" w:cs="Times New Roman" w:hint="default"/>
        <w:b w:val="0"/>
        <w:i w:val="0"/>
        <w:caps w:val="0"/>
        <w:sz w:val="20"/>
        <w:u w:val="none"/>
      </w:rPr>
    </w:lvl>
    <w:lvl w:ilvl="5">
      <w:start w:val="1"/>
      <w:numFmt w:val="bullet"/>
      <w:lvlRestart w:val="0"/>
      <w:pStyle w:val="ScheduleL6"/>
      <w:lvlText w:val="·"/>
      <w:lvlJc w:val="left"/>
      <w:pPr>
        <w:tabs>
          <w:tab w:val="num" w:pos="2160"/>
        </w:tabs>
        <w:ind w:left="2160" w:hanging="720"/>
      </w:pPr>
      <w:rPr>
        <w:rFonts w:ascii="Symbol" w:hAnsi="Symbol" w:cs="Times New Roman" w:hint="default"/>
        <w:b w:val="0"/>
        <w:i w:val="0"/>
        <w:caps w:val="0"/>
        <w:sz w:val="20"/>
        <w:u w:val="none"/>
      </w:rPr>
    </w:lvl>
    <w:lvl w:ilvl="6">
      <w:start w:val="1"/>
      <w:numFmt w:val="lowerRoman"/>
      <w:pStyle w:val="ScheduleL7"/>
      <w:lvlText w:val="%7."/>
      <w:lvlJc w:val="left"/>
      <w:pPr>
        <w:tabs>
          <w:tab w:val="num" w:pos="5040"/>
        </w:tabs>
        <w:ind w:left="5040" w:hanging="720"/>
      </w:pPr>
      <w:rPr>
        <w:rFonts w:ascii="Times New Roman" w:hAnsi="Times New Roman" w:cs="Times New Roman"/>
        <w:b w:val="0"/>
        <w:i w:val="0"/>
        <w:caps w:val="0"/>
        <w:sz w:val="24"/>
        <w:u w:val="none"/>
      </w:rPr>
    </w:lvl>
    <w:lvl w:ilvl="7">
      <w:start w:val="1"/>
      <w:numFmt w:val="lowerLetter"/>
      <w:pStyle w:val="ScheduleL8"/>
      <w:lvlText w:val="%8)"/>
      <w:lvlJc w:val="left"/>
      <w:pPr>
        <w:tabs>
          <w:tab w:val="num" w:pos="5760"/>
        </w:tabs>
        <w:ind w:left="5760" w:hanging="720"/>
      </w:pPr>
      <w:rPr>
        <w:rFonts w:ascii="Times New Roman" w:hAnsi="Times New Roman" w:cs="Times New Roman"/>
        <w:b w:val="0"/>
        <w:i w:val="0"/>
        <w:caps w:val="0"/>
        <w:sz w:val="24"/>
        <w:u w:val="none"/>
      </w:rPr>
    </w:lvl>
    <w:lvl w:ilvl="8">
      <w:start w:val="1"/>
      <w:numFmt w:val="bullet"/>
      <w:lvlRestart w:val="0"/>
      <w:pStyle w:val="ScheduleL9"/>
      <w:lvlText w:val="·"/>
      <w:lvlJc w:val="left"/>
      <w:pPr>
        <w:tabs>
          <w:tab w:val="num" w:pos="6480"/>
        </w:tabs>
        <w:ind w:left="6480" w:hanging="720"/>
      </w:pPr>
      <w:rPr>
        <w:rFonts w:ascii="Symbol" w:hAnsi="Symbol" w:hint="default"/>
        <w:b w:val="0"/>
        <w:i w:val="0"/>
        <w:caps w:val="0"/>
        <w:u w:val="none"/>
      </w:rPr>
    </w:lvl>
  </w:abstractNum>
  <w:abstractNum w:abstractNumId="41" w15:restartNumberingAfterBreak="0">
    <w:nsid w:val="765207BD"/>
    <w:multiLevelType w:val="multilevel"/>
    <w:tmpl w:val="38441B2E"/>
    <w:lvl w:ilvl="0">
      <w:start w:val="15"/>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42" w15:restartNumberingAfterBreak="0">
    <w:nsid w:val="767D6F87"/>
    <w:multiLevelType w:val="multilevel"/>
    <w:tmpl w:val="2324A128"/>
    <w:lvl w:ilvl="0">
      <w:start w:val="19"/>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abstractNum w:abstractNumId="43" w15:restartNumberingAfterBreak="0">
    <w:nsid w:val="7EAE1D36"/>
    <w:multiLevelType w:val="multilevel"/>
    <w:tmpl w:val="235E30B8"/>
    <w:lvl w:ilvl="0">
      <w:start w:val="35"/>
      <w:numFmt w:val="decimal"/>
      <w:lvlText w:val="%1"/>
      <w:lvlJc w:val="left"/>
      <w:pPr>
        <w:ind w:left="1215" w:hanging="1076"/>
      </w:pPr>
      <w:rPr>
        <w:rFonts w:hint="default"/>
      </w:rPr>
    </w:lvl>
    <w:lvl w:ilvl="1">
      <w:start w:val="1"/>
      <w:numFmt w:val="decimal"/>
      <w:lvlText w:val="%1.%2"/>
      <w:lvlJc w:val="left"/>
      <w:pPr>
        <w:ind w:left="1215" w:hanging="1076"/>
      </w:pPr>
      <w:rPr>
        <w:rFonts w:ascii="Arial" w:eastAsia="Arial" w:hAnsi="Arial" w:hint="default"/>
        <w:spacing w:val="-2"/>
        <w:sz w:val="20"/>
        <w:szCs w:val="20"/>
      </w:rPr>
    </w:lvl>
    <w:lvl w:ilvl="2">
      <w:start w:val="1"/>
      <w:numFmt w:val="bullet"/>
      <w:lvlText w:val="•"/>
      <w:lvlJc w:val="left"/>
      <w:pPr>
        <w:ind w:left="2896" w:hanging="1076"/>
      </w:pPr>
      <w:rPr>
        <w:rFonts w:hint="default"/>
      </w:rPr>
    </w:lvl>
    <w:lvl w:ilvl="3">
      <w:start w:val="1"/>
      <w:numFmt w:val="bullet"/>
      <w:lvlText w:val="•"/>
      <w:lvlJc w:val="left"/>
      <w:pPr>
        <w:ind w:left="3736" w:hanging="1076"/>
      </w:pPr>
      <w:rPr>
        <w:rFonts w:hint="default"/>
      </w:rPr>
    </w:lvl>
    <w:lvl w:ilvl="4">
      <w:start w:val="1"/>
      <w:numFmt w:val="bullet"/>
      <w:lvlText w:val="•"/>
      <w:lvlJc w:val="left"/>
      <w:pPr>
        <w:ind w:left="4577" w:hanging="1076"/>
      </w:pPr>
      <w:rPr>
        <w:rFonts w:hint="default"/>
      </w:rPr>
    </w:lvl>
    <w:lvl w:ilvl="5">
      <w:start w:val="1"/>
      <w:numFmt w:val="bullet"/>
      <w:lvlText w:val="•"/>
      <w:lvlJc w:val="left"/>
      <w:pPr>
        <w:ind w:left="5417" w:hanging="1076"/>
      </w:pPr>
      <w:rPr>
        <w:rFonts w:hint="default"/>
      </w:rPr>
    </w:lvl>
    <w:lvl w:ilvl="6">
      <w:start w:val="1"/>
      <w:numFmt w:val="bullet"/>
      <w:lvlText w:val="•"/>
      <w:lvlJc w:val="left"/>
      <w:pPr>
        <w:ind w:left="6258" w:hanging="1076"/>
      </w:pPr>
      <w:rPr>
        <w:rFonts w:hint="default"/>
      </w:rPr>
    </w:lvl>
    <w:lvl w:ilvl="7">
      <w:start w:val="1"/>
      <w:numFmt w:val="bullet"/>
      <w:lvlText w:val="•"/>
      <w:lvlJc w:val="left"/>
      <w:pPr>
        <w:ind w:left="7098" w:hanging="1076"/>
      </w:pPr>
      <w:rPr>
        <w:rFonts w:hint="default"/>
      </w:rPr>
    </w:lvl>
    <w:lvl w:ilvl="8">
      <w:start w:val="1"/>
      <w:numFmt w:val="bullet"/>
      <w:lvlText w:val="•"/>
      <w:lvlJc w:val="left"/>
      <w:pPr>
        <w:ind w:left="7939" w:hanging="1076"/>
      </w:pPr>
      <w:rPr>
        <w:rFonts w:hint="default"/>
      </w:rPr>
    </w:lvl>
  </w:abstractNum>
  <w:num w:numId="1" w16cid:durableId="892159555">
    <w:abstractNumId w:val="28"/>
  </w:num>
  <w:num w:numId="2" w16cid:durableId="307785515">
    <w:abstractNumId w:val="40"/>
  </w:num>
  <w:num w:numId="3" w16cid:durableId="1444617604">
    <w:abstractNumId w:val="18"/>
  </w:num>
  <w:num w:numId="4" w16cid:durableId="153106001">
    <w:abstractNumId w:val="16"/>
  </w:num>
  <w:num w:numId="5" w16cid:durableId="109012820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7884211">
    <w:abstractNumId w:val="15"/>
  </w:num>
  <w:num w:numId="7" w16cid:durableId="355160727">
    <w:abstractNumId w:val="27"/>
  </w:num>
  <w:num w:numId="8" w16cid:durableId="1425953325">
    <w:abstractNumId w:val="17"/>
  </w:num>
  <w:num w:numId="9" w16cid:durableId="15865728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2534742">
    <w:abstractNumId w:val="7"/>
  </w:num>
  <w:num w:numId="11" w16cid:durableId="495922381">
    <w:abstractNumId w:val="13"/>
  </w:num>
  <w:num w:numId="12" w16cid:durableId="24986059">
    <w:abstractNumId w:val="43"/>
  </w:num>
  <w:num w:numId="13" w16cid:durableId="1482312332">
    <w:abstractNumId w:val="23"/>
  </w:num>
  <w:num w:numId="14" w16cid:durableId="1319575741">
    <w:abstractNumId w:val="9"/>
  </w:num>
  <w:num w:numId="15" w16cid:durableId="1240289185">
    <w:abstractNumId w:val="3"/>
  </w:num>
  <w:num w:numId="16" w16cid:durableId="1384796455">
    <w:abstractNumId w:val="8"/>
  </w:num>
  <w:num w:numId="17" w16cid:durableId="386925127">
    <w:abstractNumId w:val="32"/>
  </w:num>
  <w:num w:numId="18" w16cid:durableId="996568435">
    <w:abstractNumId w:val="22"/>
  </w:num>
  <w:num w:numId="19" w16cid:durableId="853226146">
    <w:abstractNumId w:val="10"/>
  </w:num>
  <w:num w:numId="20" w16cid:durableId="2973930">
    <w:abstractNumId w:val="2"/>
  </w:num>
  <w:num w:numId="21" w16cid:durableId="2136556483">
    <w:abstractNumId w:val="30"/>
  </w:num>
  <w:num w:numId="22" w16cid:durableId="943535703">
    <w:abstractNumId w:val="6"/>
  </w:num>
  <w:num w:numId="23" w16cid:durableId="1297101770">
    <w:abstractNumId w:val="38"/>
  </w:num>
  <w:num w:numId="24" w16cid:durableId="1784379596">
    <w:abstractNumId w:val="21"/>
  </w:num>
  <w:num w:numId="25" w16cid:durableId="790366827">
    <w:abstractNumId w:val="31"/>
  </w:num>
  <w:num w:numId="26" w16cid:durableId="739445609">
    <w:abstractNumId w:val="42"/>
  </w:num>
  <w:num w:numId="27" w16cid:durableId="641690298">
    <w:abstractNumId w:val="14"/>
  </w:num>
  <w:num w:numId="28" w16cid:durableId="89860921">
    <w:abstractNumId w:val="35"/>
  </w:num>
  <w:num w:numId="29" w16cid:durableId="1204370836">
    <w:abstractNumId w:val="41"/>
  </w:num>
  <w:num w:numId="30" w16cid:durableId="672798141">
    <w:abstractNumId w:val="4"/>
  </w:num>
  <w:num w:numId="31" w16cid:durableId="1801999009">
    <w:abstractNumId w:val="26"/>
  </w:num>
  <w:num w:numId="32" w16cid:durableId="521212780">
    <w:abstractNumId w:val="25"/>
  </w:num>
  <w:num w:numId="33" w16cid:durableId="2022971238">
    <w:abstractNumId w:val="36"/>
  </w:num>
  <w:num w:numId="34" w16cid:durableId="1223445913">
    <w:abstractNumId w:val="29"/>
  </w:num>
  <w:num w:numId="35" w16cid:durableId="1889954589">
    <w:abstractNumId w:val="12"/>
  </w:num>
  <w:num w:numId="36" w16cid:durableId="1674524781">
    <w:abstractNumId w:val="1"/>
  </w:num>
  <w:num w:numId="37" w16cid:durableId="1235625006">
    <w:abstractNumId w:val="11"/>
  </w:num>
  <w:num w:numId="38" w16cid:durableId="162667303">
    <w:abstractNumId w:val="19"/>
  </w:num>
  <w:num w:numId="39" w16cid:durableId="1035274568">
    <w:abstractNumId w:val="5"/>
  </w:num>
  <w:num w:numId="40" w16cid:durableId="1781606863">
    <w:abstractNumId w:val="37"/>
  </w:num>
  <w:num w:numId="41" w16cid:durableId="214390880">
    <w:abstractNumId w:val="0"/>
  </w:num>
  <w:num w:numId="42" w16cid:durableId="2081709950">
    <w:abstractNumId w:val="34"/>
  </w:num>
  <w:num w:numId="43" w16cid:durableId="1342465567">
    <w:abstractNumId w:val="20"/>
  </w:num>
  <w:num w:numId="44" w16cid:durableId="136178477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77301666">
    <w:abstractNumId w:val="39"/>
  </w:num>
  <w:num w:numId="46" w16cid:durableId="1563128310">
    <w:abstractNumId w:val="3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Angueira, Joanne">
    <w15:presenceInfo w15:providerId="AD" w15:userId="S-1-5-21-385730839-2644016306-3480636810-63064"/>
  </w15:person>
  <w15:person w15:author="Whipple, Blu">
    <w15:presenceInfo w15:providerId="AD" w15:userId="S-1-5-21-385730839-2644016306-3480636810-50823"/>
  </w15:person>
  <w15:person w15:author="Moghal, Babar">
    <w15:presenceInfo w15:providerId="AD" w15:userId="S-1-5-21-385730839-2644016306-3480636810-701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hyphenationZone w:val="425"/>
  <w:drawingGridHorizontalSpacing w:val="187"/>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5E8"/>
    <w:rsid w:val="00003E6A"/>
    <w:rsid w:val="000055A3"/>
    <w:rsid w:val="00007DB6"/>
    <w:rsid w:val="000109B3"/>
    <w:rsid w:val="00010D0B"/>
    <w:rsid w:val="00010FB0"/>
    <w:rsid w:val="0001185D"/>
    <w:rsid w:val="00012F48"/>
    <w:rsid w:val="0001324E"/>
    <w:rsid w:val="00013881"/>
    <w:rsid w:val="00013DE1"/>
    <w:rsid w:val="000141CF"/>
    <w:rsid w:val="00016773"/>
    <w:rsid w:val="0001798D"/>
    <w:rsid w:val="00017B3A"/>
    <w:rsid w:val="00021072"/>
    <w:rsid w:val="00021D65"/>
    <w:rsid w:val="00022403"/>
    <w:rsid w:val="000232CA"/>
    <w:rsid w:val="00023E64"/>
    <w:rsid w:val="0002402B"/>
    <w:rsid w:val="000242C0"/>
    <w:rsid w:val="00027599"/>
    <w:rsid w:val="000278A6"/>
    <w:rsid w:val="00027D97"/>
    <w:rsid w:val="00031D2D"/>
    <w:rsid w:val="000325E8"/>
    <w:rsid w:val="00034335"/>
    <w:rsid w:val="00034D52"/>
    <w:rsid w:val="00035270"/>
    <w:rsid w:val="00035E16"/>
    <w:rsid w:val="00037B06"/>
    <w:rsid w:val="0004030F"/>
    <w:rsid w:val="0004555D"/>
    <w:rsid w:val="0005137C"/>
    <w:rsid w:val="0005338A"/>
    <w:rsid w:val="00053C3D"/>
    <w:rsid w:val="000550FE"/>
    <w:rsid w:val="00062119"/>
    <w:rsid w:val="000623C8"/>
    <w:rsid w:val="00063EBB"/>
    <w:rsid w:val="0006728E"/>
    <w:rsid w:val="000703AF"/>
    <w:rsid w:val="000755F8"/>
    <w:rsid w:val="000802B3"/>
    <w:rsid w:val="0008195A"/>
    <w:rsid w:val="000837B9"/>
    <w:rsid w:val="00084355"/>
    <w:rsid w:val="00084410"/>
    <w:rsid w:val="00084E2C"/>
    <w:rsid w:val="00085859"/>
    <w:rsid w:val="00086060"/>
    <w:rsid w:val="000865A4"/>
    <w:rsid w:val="000866C4"/>
    <w:rsid w:val="00086CF9"/>
    <w:rsid w:val="000876EE"/>
    <w:rsid w:val="00087AAE"/>
    <w:rsid w:val="00095CD6"/>
    <w:rsid w:val="00095FFF"/>
    <w:rsid w:val="000962FE"/>
    <w:rsid w:val="000968CB"/>
    <w:rsid w:val="000A10F0"/>
    <w:rsid w:val="000A5765"/>
    <w:rsid w:val="000A78B7"/>
    <w:rsid w:val="000B0965"/>
    <w:rsid w:val="000B105A"/>
    <w:rsid w:val="000B162A"/>
    <w:rsid w:val="000B2CFF"/>
    <w:rsid w:val="000B32E3"/>
    <w:rsid w:val="000B405B"/>
    <w:rsid w:val="000C314D"/>
    <w:rsid w:val="000C555A"/>
    <w:rsid w:val="000C6674"/>
    <w:rsid w:val="000C6A29"/>
    <w:rsid w:val="000D260E"/>
    <w:rsid w:val="000D3D8F"/>
    <w:rsid w:val="000D59A3"/>
    <w:rsid w:val="000D5BE3"/>
    <w:rsid w:val="000D622E"/>
    <w:rsid w:val="000D6A21"/>
    <w:rsid w:val="000E0AD2"/>
    <w:rsid w:val="000E12B4"/>
    <w:rsid w:val="000E1301"/>
    <w:rsid w:val="000E1C4D"/>
    <w:rsid w:val="000E2342"/>
    <w:rsid w:val="000E293B"/>
    <w:rsid w:val="000E3412"/>
    <w:rsid w:val="000F1014"/>
    <w:rsid w:val="000F2709"/>
    <w:rsid w:val="000F371F"/>
    <w:rsid w:val="000F5F85"/>
    <w:rsid w:val="000F6F04"/>
    <w:rsid w:val="00103093"/>
    <w:rsid w:val="001039B1"/>
    <w:rsid w:val="00106B58"/>
    <w:rsid w:val="00106C79"/>
    <w:rsid w:val="00106F0F"/>
    <w:rsid w:val="0010726D"/>
    <w:rsid w:val="001110AA"/>
    <w:rsid w:val="0011129B"/>
    <w:rsid w:val="00112363"/>
    <w:rsid w:val="0011257D"/>
    <w:rsid w:val="001132F6"/>
    <w:rsid w:val="001153A1"/>
    <w:rsid w:val="001167CA"/>
    <w:rsid w:val="00117498"/>
    <w:rsid w:val="00117767"/>
    <w:rsid w:val="00121557"/>
    <w:rsid w:val="0012238C"/>
    <w:rsid w:val="0012345A"/>
    <w:rsid w:val="001247E5"/>
    <w:rsid w:val="00125923"/>
    <w:rsid w:val="00130313"/>
    <w:rsid w:val="00131A9A"/>
    <w:rsid w:val="00132B6B"/>
    <w:rsid w:val="00132EF7"/>
    <w:rsid w:val="00134162"/>
    <w:rsid w:val="0013436A"/>
    <w:rsid w:val="00134CAF"/>
    <w:rsid w:val="00137181"/>
    <w:rsid w:val="00140480"/>
    <w:rsid w:val="0014152F"/>
    <w:rsid w:val="00144119"/>
    <w:rsid w:val="00145D6A"/>
    <w:rsid w:val="00155DAD"/>
    <w:rsid w:val="00157520"/>
    <w:rsid w:val="001577EF"/>
    <w:rsid w:val="001625CF"/>
    <w:rsid w:val="00162B82"/>
    <w:rsid w:val="0016402E"/>
    <w:rsid w:val="00165BAE"/>
    <w:rsid w:val="00165C3D"/>
    <w:rsid w:val="00167122"/>
    <w:rsid w:val="00167A5F"/>
    <w:rsid w:val="00167FB2"/>
    <w:rsid w:val="00170F06"/>
    <w:rsid w:val="001749F6"/>
    <w:rsid w:val="00177089"/>
    <w:rsid w:val="00180FA2"/>
    <w:rsid w:val="0018273C"/>
    <w:rsid w:val="0018351B"/>
    <w:rsid w:val="00185752"/>
    <w:rsid w:val="00185AAA"/>
    <w:rsid w:val="00186E49"/>
    <w:rsid w:val="00190BC1"/>
    <w:rsid w:val="00190F9A"/>
    <w:rsid w:val="001915C7"/>
    <w:rsid w:val="00191C47"/>
    <w:rsid w:val="001927DB"/>
    <w:rsid w:val="00193116"/>
    <w:rsid w:val="0019549B"/>
    <w:rsid w:val="00195C3F"/>
    <w:rsid w:val="001965C5"/>
    <w:rsid w:val="00196CC0"/>
    <w:rsid w:val="001A1E45"/>
    <w:rsid w:val="001A4B6D"/>
    <w:rsid w:val="001A7EC7"/>
    <w:rsid w:val="001B0AD8"/>
    <w:rsid w:val="001B40EE"/>
    <w:rsid w:val="001B4F1B"/>
    <w:rsid w:val="001B617C"/>
    <w:rsid w:val="001B644A"/>
    <w:rsid w:val="001B698B"/>
    <w:rsid w:val="001C1DE8"/>
    <w:rsid w:val="001C2680"/>
    <w:rsid w:val="001C2C04"/>
    <w:rsid w:val="001C2D88"/>
    <w:rsid w:val="001C3ECD"/>
    <w:rsid w:val="001C3F00"/>
    <w:rsid w:val="001C4AEF"/>
    <w:rsid w:val="001C4F77"/>
    <w:rsid w:val="001C4FB0"/>
    <w:rsid w:val="001C5CDC"/>
    <w:rsid w:val="001D138B"/>
    <w:rsid w:val="001D268C"/>
    <w:rsid w:val="001D2DE2"/>
    <w:rsid w:val="001D3A4B"/>
    <w:rsid w:val="001E0FE4"/>
    <w:rsid w:val="001E1F6D"/>
    <w:rsid w:val="001E2AC4"/>
    <w:rsid w:val="001E3B30"/>
    <w:rsid w:val="001E48A8"/>
    <w:rsid w:val="001E6C93"/>
    <w:rsid w:val="001F0801"/>
    <w:rsid w:val="001F156D"/>
    <w:rsid w:val="001F232D"/>
    <w:rsid w:val="002017DB"/>
    <w:rsid w:val="002037A2"/>
    <w:rsid w:val="00204668"/>
    <w:rsid w:val="00204D20"/>
    <w:rsid w:val="00205835"/>
    <w:rsid w:val="00212D66"/>
    <w:rsid w:val="00216A3E"/>
    <w:rsid w:val="0021702D"/>
    <w:rsid w:val="00220C46"/>
    <w:rsid w:val="0022330D"/>
    <w:rsid w:val="00223D72"/>
    <w:rsid w:val="00227C98"/>
    <w:rsid w:val="00231CAA"/>
    <w:rsid w:val="00231D17"/>
    <w:rsid w:val="002320D2"/>
    <w:rsid w:val="0023535E"/>
    <w:rsid w:val="00235E78"/>
    <w:rsid w:val="0023687D"/>
    <w:rsid w:val="0023737F"/>
    <w:rsid w:val="00237385"/>
    <w:rsid w:val="002420C2"/>
    <w:rsid w:val="0024313C"/>
    <w:rsid w:val="00244240"/>
    <w:rsid w:val="00247ABF"/>
    <w:rsid w:val="00247FD5"/>
    <w:rsid w:val="00250180"/>
    <w:rsid w:val="002511DA"/>
    <w:rsid w:val="00254C28"/>
    <w:rsid w:val="002602BB"/>
    <w:rsid w:val="002612EF"/>
    <w:rsid w:val="00264706"/>
    <w:rsid w:val="002677BE"/>
    <w:rsid w:val="00271445"/>
    <w:rsid w:val="00271DA4"/>
    <w:rsid w:val="0027424C"/>
    <w:rsid w:val="00274B85"/>
    <w:rsid w:val="00276758"/>
    <w:rsid w:val="00277F87"/>
    <w:rsid w:val="00280FE0"/>
    <w:rsid w:val="002854E6"/>
    <w:rsid w:val="00286DA3"/>
    <w:rsid w:val="002872C6"/>
    <w:rsid w:val="00292542"/>
    <w:rsid w:val="002944D6"/>
    <w:rsid w:val="00294C11"/>
    <w:rsid w:val="00296C5A"/>
    <w:rsid w:val="002973E4"/>
    <w:rsid w:val="002A0A25"/>
    <w:rsid w:val="002A25DD"/>
    <w:rsid w:val="002A299F"/>
    <w:rsid w:val="002A30D1"/>
    <w:rsid w:val="002A3CB8"/>
    <w:rsid w:val="002A407F"/>
    <w:rsid w:val="002A42C7"/>
    <w:rsid w:val="002A586B"/>
    <w:rsid w:val="002A6070"/>
    <w:rsid w:val="002B3E7D"/>
    <w:rsid w:val="002B43A9"/>
    <w:rsid w:val="002B60DC"/>
    <w:rsid w:val="002C22C3"/>
    <w:rsid w:val="002C28FB"/>
    <w:rsid w:val="002C4D93"/>
    <w:rsid w:val="002D03EB"/>
    <w:rsid w:val="002D28B7"/>
    <w:rsid w:val="002D2A23"/>
    <w:rsid w:val="002D3D07"/>
    <w:rsid w:val="002D4599"/>
    <w:rsid w:val="002D637D"/>
    <w:rsid w:val="002E1184"/>
    <w:rsid w:val="002E251C"/>
    <w:rsid w:val="002E2BF5"/>
    <w:rsid w:val="002E3ACF"/>
    <w:rsid w:val="002E579E"/>
    <w:rsid w:val="002E6018"/>
    <w:rsid w:val="002E6B82"/>
    <w:rsid w:val="002E7D9F"/>
    <w:rsid w:val="002F2C89"/>
    <w:rsid w:val="002F47F6"/>
    <w:rsid w:val="002F5B7C"/>
    <w:rsid w:val="002F6BBF"/>
    <w:rsid w:val="00305324"/>
    <w:rsid w:val="00305359"/>
    <w:rsid w:val="00305A60"/>
    <w:rsid w:val="003069EF"/>
    <w:rsid w:val="00311A81"/>
    <w:rsid w:val="00312557"/>
    <w:rsid w:val="0031409A"/>
    <w:rsid w:val="00314FB9"/>
    <w:rsid w:val="003152E3"/>
    <w:rsid w:val="003175FE"/>
    <w:rsid w:val="00317BF5"/>
    <w:rsid w:val="003205D4"/>
    <w:rsid w:val="0032245C"/>
    <w:rsid w:val="00323D67"/>
    <w:rsid w:val="00324705"/>
    <w:rsid w:val="003267E7"/>
    <w:rsid w:val="00326AB3"/>
    <w:rsid w:val="0032751A"/>
    <w:rsid w:val="00331518"/>
    <w:rsid w:val="00333A50"/>
    <w:rsid w:val="00333F47"/>
    <w:rsid w:val="003344C0"/>
    <w:rsid w:val="003352E0"/>
    <w:rsid w:val="003354AA"/>
    <w:rsid w:val="00335600"/>
    <w:rsid w:val="00340BB7"/>
    <w:rsid w:val="00344FFF"/>
    <w:rsid w:val="00345E2D"/>
    <w:rsid w:val="003471A6"/>
    <w:rsid w:val="0034723C"/>
    <w:rsid w:val="00351DAE"/>
    <w:rsid w:val="003529EB"/>
    <w:rsid w:val="003534C4"/>
    <w:rsid w:val="00355CF2"/>
    <w:rsid w:val="00360255"/>
    <w:rsid w:val="00360ADD"/>
    <w:rsid w:val="00361380"/>
    <w:rsid w:val="00361525"/>
    <w:rsid w:val="0036171A"/>
    <w:rsid w:val="00362AEA"/>
    <w:rsid w:val="00363B5B"/>
    <w:rsid w:val="00363D10"/>
    <w:rsid w:val="00367C7F"/>
    <w:rsid w:val="003732D2"/>
    <w:rsid w:val="00375543"/>
    <w:rsid w:val="00375FC0"/>
    <w:rsid w:val="00377181"/>
    <w:rsid w:val="003809D3"/>
    <w:rsid w:val="00380CA9"/>
    <w:rsid w:val="00380E1A"/>
    <w:rsid w:val="00381EC7"/>
    <w:rsid w:val="00383CE3"/>
    <w:rsid w:val="00386C1D"/>
    <w:rsid w:val="00386F0D"/>
    <w:rsid w:val="00392613"/>
    <w:rsid w:val="0039526F"/>
    <w:rsid w:val="00396009"/>
    <w:rsid w:val="00397164"/>
    <w:rsid w:val="00397438"/>
    <w:rsid w:val="003A4DE5"/>
    <w:rsid w:val="003A5F57"/>
    <w:rsid w:val="003A6865"/>
    <w:rsid w:val="003A6C24"/>
    <w:rsid w:val="003B04A2"/>
    <w:rsid w:val="003B0551"/>
    <w:rsid w:val="003B1698"/>
    <w:rsid w:val="003B3463"/>
    <w:rsid w:val="003B4E06"/>
    <w:rsid w:val="003B56CE"/>
    <w:rsid w:val="003C0A34"/>
    <w:rsid w:val="003C135F"/>
    <w:rsid w:val="003C18B2"/>
    <w:rsid w:val="003C1A3E"/>
    <w:rsid w:val="003C1BDE"/>
    <w:rsid w:val="003C3047"/>
    <w:rsid w:val="003C3326"/>
    <w:rsid w:val="003C385B"/>
    <w:rsid w:val="003C59B1"/>
    <w:rsid w:val="003D35B3"/>
    <w:rsid w:val="003D5145"/>
    <w:rsid w:val="003D723C"/>
    <w:rsid w:val="003D72E4"/>
    <w:rsid w:val="003E185D"/>
    <w:rsid w:val="003E2926"/>
    <w:rsid w:val="003E43F6"/>
    <w:rsid w:val="003E5A4C"/>
    <w:rsid w:val="003F1882"/>
    <w:rsid w:val="003F4A3D"/>
    <w:rsid w:val="003F4D66"/>
    <w:rsid w:val="003F74B5"/>
    <w:rsid w:val="003F7EDE"/>
    <w:rsid w:val="00400053"/>
    <w:rsid w:val="0040035A"/>
    <w:rsid w:val="004007AC"/>
    <w:rsid w:val="0040755E"/>
    <w:rsid w:val="0041182F"/>
    <w:rsid w:val="00411A60"/>
    <w:rsid w:val="00415D08"/>
    <w:rsid w:val="0041725C"/>
    <w:rsid w:val="004176AE"/>
    <w:rsid w:val="0042161F"/>
    <w:rsid w:val="00421FAE"/>
    <w:rsid w:val="0042330F"/>
    <w:rsid w:val="00423B76"/>
    <w:rsid w:val="0042680A"/>
    <w:rsid w:val="0042689A"/>
    <w:rsid w:val="0042730B"/>
    <w:rsid w:val="00427C40"/>
    <w:rsid w:val="00430A06"/>
    <w:rsid w:val="00430B32"/>
    <w:rsid w:val="00430D56"/>
    <w:rsid w:val="004311E0"/>
    <w:rsid w:val="00431462"/>
    <w:rsid w:val="0043333A"/>
    <w:rsid w:val="004346A5"/>
    <w:rsid w:val="00436C02"/>
    <w:rsid w:val="0044142B"/>
    <w:rsid w:val="0044200C"/>
    <w:rsid w:val="004426E3"/>
    <w:rsid w:val="0044442C"/>
    <w:rsid w:val="0044683C"/>
    <w:rsid w:val="00450B36"/>
    <w:rsid w:val="00450C97"/>
    <w:rsid w:val="00451172"/>
    <w:rsid w:val="00451870"/>
    <w:rsid w:val="004524FA"/>
    <w:rsid w:val="00452595"/>
    <w:rsid w:val="00454436"/>
    <w:rsid w:val="00454BF0"/>
    <w:rsid w:val="00455675"/>
    <w:rsid w:val="00456A0C"/>
    <w:rsid w:val="00457533"/>
    <w:rsid w:val="00460563"/>
    <w:rsid w:val="00461D34"/>
    <w:rsid w:val="0046368F"/>
    <w:rsid w:val="00465C7D"/>
    <w:rsid w:val="004704B1"/>
    <w:rsid w:val="00471B27"/>
    <w:rsid w:val="00476754"/>
    <w:rsid w:val="00480079"/>
    <w:rsid w:val="00481529"/>
    <w:rsid w:val="00483505"/>
    <w:rsid w:val="004865D4"/>
    <w:rsid w:val="00490D93"/>
    <w:rsid w:val="00495238"/>
    <w:rsid w:val="004A00CF"/>
    <w:rsid w:val="004A0FE2"/>
    <w:rsid w:val="004A1C8C"/>
    <w:rsid w:val="004A245A"/>
    <w:rsid w:val="004A278D"/>
    <w:rsid w:val="004A2E5E"/>
    <w:rsid w:val="004A4A59"/>
    <w:rsid w:val="004A5376"/>
    <w:rsid w:val="004A53F8"/>
    <w:rsid w:val="004A660C"/>
    <w:rsid w:val="004A790F"/>
    <w:rsid w:val="004B1C6B"/>
    <w:rsid w:val="004B35F4"/>
    <w:rsid w:val="004B54A9"/>
    <w:rsid w:val="004B6AA9"/>
    <w:rsid w:val="004B6FEE"/>
    <w:rsid w:val="004B7160"/>
    <w:rsid w:val="004C2443"/>
    <w:rsid w:val="004C2B3D"/>
    <w:rsid w:val="004C4BEC"/>
    <w:rsid w:val="004C7ED7"/>
    <w:rsid w:val="004D24FA"/>
    <w:rsid w:val="004D277A"/>
    <w:rsid w:val="004D3AC5"/>
    <w:rsid w:val="004D51EA"/>
    <w:rsid w:val="004D5498"/>
    <w:rsid w:val="004E06B7"/>
    <w:rsid w:val="004E0A14"/>
    <w:rsid w:val="004E26B8"/>
    <w:rsid w:val="004E33FB"/>
    <w:rsid w:val="004E3BF4"/>
    <w:rsid w:val="004E404A"/>
    <w:rsid w:val="004F0E11"/>
    <w:rsid w:val="004F3D82"/>
    <w:rsid w:val="004F3E9C"/>
    <w:rsid w:val="004F73F2"/>
    <w:rsid w:val="00502380"/>
    <w:rsid w:val="005037A4"/>
    <w:rsid w:val="005041DD"/>
    <w:rsid w:val="00504943"/>
    <w:rsid w:val="00506E28"/>
    <w:rsid w:val="005072C0"/>
    <w:rsid w:val="00507547"/>
    <w:rsid w:val="00507EC6"/>
    <w:rsid w:val="00511125"/>
    <w:rsid w:val="00511DB1"/>
    <w:rsid w:val="005133D4"/>
    <w:rsid w:val="005153BA"/>
    <w:rsid w:val="00517ADE"/>
    <w:rsid w:val="0052024A"/>
    <w:rsid w:val="005222DE"/>
    <w:rsid w:val="00522D34"/>
    <w:rsid w:val="00523679"/>
    <w:rsid w:val="00524F40"/>
    <w:rsid w:val="005319BD"/>
    <w:rsid w:val="00531D8D"/>
    <w:rsid w:val="005320A8"/>
    <w:rsid w:val="0053298D"/>
    <w:rsid w:val="00535613"/>
    <w:rsid w:val="0053750B"/>
    <w:rsid w:val="00540B64"/>
    <w:rsid w:val="005435D4"/>
    <w:rsid w:val="005504A2"/>
    <w:rsid w:val="00551EDA"/>
    <w:rsid w:val="00553704"/>
    <w:rsid w:val="005537B8"/>
    <w:rsid w:val="0055602A"/>
    <w:rsid w:val="0055772B"/>
    <w:rsid w:val="00561866"/>
    <w:rsid w:val="00562726"/>
    <w:rsid w:val="00564244"/>
    <w:rsid w:val="005646A2"/>
    <w:rsid w:val="005669A7"/>
    <w:rsid w:val="00567A49"/>
    <w:rsid w:val="00571466"/>
    <w:rsid w:val="005735C0"/>
    <w:rsid w:val="005746FA"/>
    <w:rsid w:val="00575E5C"/>
    <w:rsid w:val="00584B65"/>
    <w:rsid w:val="00585BB5"/>
    <w:rsid w:val="00586222"/>
    <w:rsid w:val="005870F0"/>
    <w:rsid w:val="005905F1"/>
    <w:rsid w:val="005906C6"/>
    <w:rsid w:val="00590C03"/>
    <w:rsid w:val="00591298"/>
    <w:rsid w:val="00593B5C"/>
    <w:rsid w:val="00596ACE"/>
    <w:rsid w:val="00596CB9"/>
    <w:rsid w:val="00596FE2"/>
    <w:rsid w:val="005970FC"/>
    <w:rsid w:val="005971FE"/>
    <w:rsid w:val="005A12BC"/>
    <w:rsid w:val="005A13BC"/>
    <w:rsid w:val="005A169D"/>
    <w:rsid w:val="005A513A"/>
    <w:rsid w:val="005A5387"/>
    <w:rsid w:val="005A5785"/>
    <w:rsid w:val="005A65A1"/>
    <w:rsid w:val="005A6A69"/>
    <w:rsid w:val="005B1D1B"/>
    <w:rsid w:val="005B28FB"/>
    <w:rsid w:val="005B3F92"/>
    <w:rsid w:val="005B7136"/>
    <w:rsid w:val="005B7E50"/>
    <w:rsid w:val="005C3599"/>
    <w:rsid w:val="005C35D6"/>
    <w:rsid w:val="005C376E"/>
    <w:rsid w:val="005C3C36"/>
    <w:rsid w:val="005C513C"/>
    <w:rsid w:val="005D0AFF"/>
    <w:rsid w:val="005D136B"/>
    <w:rsid w:val="005D2B53"/>
    <w:rsid w:val="005D32C8"/>
    <w:rsid w:val="005D3C00"/>
    <w:rsid w:val="005D4017"/>
    <w:rsid w:val="005D46C6"/>
    <w:rsid w:val="005D709D"/>
    <w:rsid w:val="005E36E6"/>
    <w:rsid w:val="005E3D92"/>
    <w:rsid w:val="005E3F47"/>
    <w:rsid w:val="005E4097"/>
    <w:rsid w:val="005E5801"/>
    <w:rsid w:val="005E6CE7"/>
    <w:rsid w:val="005F41D5"/>
    <w:rsid w:val="005F592F"/>
    <w:rsid w:val="005F62ED"/>
    <w:rsid w:val="005F78CE"/>
    <w:rsid w:val="005F7A04"/>
    <w:rsid w:val="00600993"/>
    <w:rsid w:val="00601512"/>
    <w:rsid w:val="00601F93"/>
    <w:rsid w:val="0060237D"/>
    <w:rsid w:val="006039C3"/>
    <w:rsid w:val="00611826"/>
    <w:rsid w:val="00612B31"/>
    <w:rsid w:val="006132DA"/>
    <w:rsid w:val="00613BCB"/>
    <w:rsid w:val="006142DD"/>
    <w:rsid w:val="00616AFE"/>
    <w:rsid w:val="006175E9"/>
    <w:rsid w:val="00622028"/>
    <w:rsid w:val="006222CD"/>
    <w:rsid w:val="006242D4"/>
    <w:rsid w:val="00624FA1"/>
    <w:rsid w:val="0062659B"/>
    <w:rsid w:val="006267C9"/>
    <w:rsid w:val="00626965"/>
    <w:rsid w:val="006307E0"/>
    <w:rsid w:val="00636C0B"/>
    <w:rsid w:val="00637263"/>
    <w:rsid w:val="006377C8"/>
    <w:rsid w:val="00640D14"/>
    <w:rsid w:val="00640D8C"/>
    <w:rsid w:val="00643385"/>
    <w:rsid w:val="006443BB"/>
    <w:rsid w:val="00645247"/>
    <w:rsid w:val="00646895"/>
    <w:rsid w:val="0064708A"/>
    <w:rsid w:val="00647995"/>
    <w:rsid w:val="0065127D"/>
    <w:rsid w:val="006518E8"/>
    <w:rsid w:val="006525BF"/>
    <w:rsid w:val="00654857"/>
    <w:rsid w:val="00655788"/>
    <w:rsid w:val="006562BD"/>
    <w:rsid w:val="0066143E"/>
    <w:rsid w:val="0066665A"/>
    <w:rsid w:val="00671CE2"/>
    <w:rsid w:val="00676267"/>
    <w:rsid w:val="00676EC8"/>
    <w:rsid w:val="006776AE"/>
    <w:rsid w:val="00677741"/>
    <w:rsid w:val="00680731"/>
    <w:rsid w:val="0068179E"/>
    <w:rsid w:val="00681FFD"/>
    <w:rsid w:val="00684AE2"/>
    <w:rsid w:val="00684DF5"/>
    <w:rsid w:val="006868F5"/>
    <w:rsid w:val="0069145D"/>
    <w:rsid w:val="00692F94"/>
    <w:rsid w:val="006949A8"/>
    <w:rsid w:val="00694E3F"/>
    <w:rsid w:val="0069648A"/>
    <w:rsid w:val="00697D5C"/>
    <w:rsid w:val="006A12FC"/>
    <w:rsid w:val="006A1584"/>
    <w:rsid w:val="006A2775"/>
    <w:rsid w:val="006B06A2"/>
    <w:rsid w:val="006B0C88"/>
    <w:rsid w:val="006B15A6"/>
    <w:rsid w:val="006B1ABD"/>
    <w:rsid w:val="006B4298"/>
    <w:rsid w:val="006B539B"/>
    <w:rsid w:val="006B567F"/>
    <w:rsid w:val="006B5BBA"/>
    <w:rsid w:val="006B6C7C"/>
    <w:rsid w:val="006C0813"/>
    <w:rsid w:val="006C4935"/>
    <w:rsid w:val="006C60D0"/>
    <w:rsid w:val="006C7D61"/>
    <w:rsid w:val="006D0D72"/>
    <w:rsid w:val="006D57B9"/>
    <w:rsid w:val="006D594E"/>
    <w:rsid w:val="006D7669"/>
    <w:rsid w:val="006E43CD"/>
    <w:rsid w:val="006E5DD4"/>
    <w:rsid w:val="006E7594"/>
    <w:rsid w:val="006F0753"/>
    <w:rsid w:val="006F47A0"/>
    <w:rsid w:val="00701C7A"/>
    <w:rsid w:val="0070312D"/>
    <w:rsid w:val="007032E5"/>
    <w:rsid w:val="00704D35"/>
    <w:rsid w:val="007077B1"/>
    <w:rsid w:val="007133ED"/>
    <w:rsid w:val="00713EAE"/>
    <w:rsid w:val="007141BA"/>
    <w:rsid w:val="00714979"/>
    <w:rsid w:val="00714A66"/>
    <w:rsid w:val="00716B58"/>
    <w:rsid w:val="00717000"/>
    <w:rsid w:val="00717571"/>
    <w:rsid w:val="0072678A"/>
    <w:rsid w:val="00726990"/>
    <w:rsid w:val="00726DA6"/>
    <w:rsid w:val="00730376"/>
    <w:rsid w:val="007303BA"/>
    <w:rsid w:val="00731D41"/>
    <w:rsid w:val="007329D4"/>
    <w:rsid w:val="007329DD"/>
    <w:rsid w:val="0073431D"/>
    <w:rsid w:val="00737AE1"/>
    <w:rsid w:val="007400E0"/>
    <w:rsid w:val="00740EA0"/>
    <w:rsid w:val="00744361"/>
    <w:rsid w:val="0074455B"/>
    <w:rsid w:val="007445A8"/>
    <w:rsid w:val="00744805"/>
    <w:rsid w:val="007477CC"/>
    <w:rsid w:val="00747884"/>
    <w:rsid w:val="00751796"/>
    <w:rsid w:val="00754EFB"/>
    <w:rsid w:val="00754F6D"/>
    <w:rsid w:val="00755952"/>
    <w:rsid w:val="00757C51"/>
    <w:rsid w:val="00760917"/>
    <w:rsid w:val="0076209F"/>
    <w:rsid w:val="00762A00"/>
    <w:rsid w:val="00762F6D"/>
    <w:rsid w:val="00764725"/>
    <w:rsid w:val="00765429"/>
    <w:rsid w:val="00765A96"/>
    <w:rsid w:val="00770137"/>
    <w:rsid w:val="00777360"/>
    <w:rsid w:val="00777448"/>
    <w:rsid w:val="0077790F"/>
    <w:rsid w:val="00777C4E"/>
    <w:rsid w:val="00781C1B"/>
    <w:rsid w:val="00782733"/>
    <w:rsid w:val="007829A7"/>
    <w:rsid w:val="00784C45"/>
    <w:rsid w:val="00785E70"/>
    <w:rsid w:val="0078638E"/>
    <w:rsid w:val="00790A0C"/>
    <w:rsid w:val="0079142C"/>
    <w:rsid w:val="00795579"/>
    <w:rsid w:val="007A0140"/>
    <w:rsid w:val="007A0E45"/>
    <w:rsid w:val="007A0EA5"/>
    <w:rsid w:val="007A23F7"/>
    <w:rsid w:val="007A2A99"/>
    <w:rsid w:val="007A2F49"/>
    <w:rsid w:val="007A420E"/>
    <w:rsid w:val="007A4A5B"/>
    <w:rsid w:val="007A5BFF"/>
    <w:rsid w:val="007A6BF4"/>
    <w:rsid w:val="007B504B"/>
    <w:rsid w:val="007B7997"/>
    <w:rsid w:val="007B7C6E"/>
    <w:rsid w:val="007C3AD9"/>
    <w:rsid w:val="007C4E29"/>
    <w:rsid w:val="007C50DA"/>
    <w:rsid w:val="007C5EE4"/>
    <w:rsid w:val="007C5F2B"/>
    <w:rsid w:val="007C6059"/>
    <w:rsid w:val="007D47E5"/>
    <w:rsid w:val="007D6B71"/>
    <w:rsid w:val="007D6FCD"/>
    <w:rsid w:val="007E133C"/>
    <w:rsid w:val="007E66D0"/>
    <w:rsid w:val="007E793C"/>
    <w:rsid w:val="007F1330"/>
    <w:rsid w:val="007F250C"/>
    <w:rsid w:val="007F3DB3"/>
    <w:rsid w:val="007F4C32"/>
    <w:rsid w:val="007F54FE"/>
    <w:rsid w:val="00800531"/>
    <w:rsid w:val="00801224"/>
    <w:rsid w:val="008014FC"/>
    <w:rsid w:val="008027B0"/>
    <w:rsid w:val="008043C4"/>
    <w:rsid w:val="008047DF"/>
    <w:rsid w:val="00810056"/>
    <w:rsid w:val="008109D5"/>
    <w:rsid w:val="0082028F"/>
    <w:rsid w:val="00821F61"/>
    <w:rsid w:val="0082387A"/>
    <w:rsid w:val="008257B3"/>
    <w:rsid w:val="008257F8"/>
    <w:rsid w:val="0082598B"/>
    <w:rsid w:val="00827AAC"/>
    <w:rsid w:val="00830B95"/>
    <w:rsid w:val="00832671"/>
    <w:rsid w:val="008334BE"/>
    <w:rsid w:val="00834B9F"/>
    <w:rsid w:val="00835DA4"/>
    <w:rsid w:val="008365C1"/>
    <w:rsid w:val="008427A8"/>
    <w:rsid w:val="00844DB4"/>
    <w:rsid w:val="00846247"/>
    <w:rsid w:val="008463C1"/>
    <w:rsid w:val="00846DEA"/>
    <w:rsid w:val="00853F31"/>
    <w:rsid w:val="00857A1B"/>
    <w:rsid w:val="00857AE6"/>
    <w:rsid w:val="00857E63"/>
    <w:rsid w:val="00860A86"/>
    <w:rsid w:val="00860BC6"/>
    <w:rsid w:val="0086231D"/>
    <w:rsid w:val="008625FF"/>
    <w:rsid w:val="00865081"/>
    <w:rsid w:val="00865BA5"/>
    <w:rsid w:val="00870CEA"/>
    <w:rsid w:val="008710C1"/>
    <w:rsid w:val="0087287A"/>
    <w:rsid w:val="008731EB"/>
    <w:rsid w:val="00876670"/>
    <w:rsid w:val="00876FBD"/>
    <w:rsid w:val="00880B40"/>
    <w:rsid w:val="008832D1"/>
    <w:rsid w:val="00883B97"/>
    <w:rsid w:val="00885921"/>
    <w:rsid w:val="00885E4A"/>
    <w:rsid w:val="0089092E"/>
    <w:rsid w:val="0089170F"/>
    <w:rsid w:val="008918FB"/>
    <w:rsid w:val="00891C87"/>
    <w:rsid w:val="008926F6"/>
    <w:rsid w:val="00895FB5"/>
    <w:rsid w:val="008969C0"/>
    <w:rsid w:val="008A1108"/>
    <w:rsid w:val="008A2B2A"/>
    <w:rsid w:val="008A3391"/>
    <w:rsid w:val="008A3A9A"/>
    <w:rsid w:val="008A3C43"/>
    <w:rsid w:val="008A67C9"/>
    <w:rsid w:val="008B07E6"/>
    <w:rsid w:val="008B35E1"/>
    <w:rsid w:val="008B3712"/>
    <w:rsid w:val="008B4A3E"/>
    <w:rsid w:val="008B6E2A"/>
    <w:rsid w:val="008C01FF"/>
    <w:rsid w:val="008C051D"/>
    <w:rsid w:val="008C06DD"/>
    <w:rsid w:val="008C38A5"/>
    <w:rsid w:val="008C5D5B"/>
    <w:rsid w:val="008C5F2E"/>
    <w:rsid w:val="008D20CC"/>
    <w:rsid w:val="008D3ECB"/>
    <w:rsid w:val="008D47F3"/>
    <w:rsid w:val="008D50BC"/>
    <w:rsid w:val="008D54CF"/>
    <w:rsid w:val="008D5DE0"/>
    <w:rsid w:val="008D6B85"/>
    <w:rsid w:val="008E0E99"/>
    <w:rsid w:val="008E3DE4"/>
    <w:rsid w:val="008E6B77"/>
    <w:rsid w:val="008E6C8C"/>
    <w:rsid w:val="008F1C4A"/>
    <w:rsid w:val="008F623E"/>
    <w:rsid w:val="00900DB7"/>
    <w:rsid w:val="00901EA1"/>
    <w:rsid w:val="00902AB8"/>
    <w:rsid w:val="00902BCD"/>
    <w:rsid w:val="00906B55"/>
    <w:rsid w:val="009075E7"/>
    <w:rsid w:val="0091211B"/>
    <w:rsid w:val="00912520"/>
    <w:rsid w:val="00912EC4"/>
    <w:rsid w:val="0091466C"/>
    <w:rsid w:val="00915F05"/>
    <w:rsid w:val="00920F56"/>
    <w:rsid w:val="009254D6"/>
    <w:rsid w:val="00926E09"/>
    <w:rsid w:val="0092711C"/>
    <w:rsid w:val="00927A7A"/>
    <w:rsid w:val="00927B8A"/>
    <w:rsid w:val="00930F57"/>
    <w:rsid w:val="0093267E"/>
    <w:rsid w:val="009339C0"/>
    <w:rsid w:val="00935C13"/>
    <w:rsid w:val="009361CD"/>
    <w:rsid w:val="0093788E"/>
    <w:rsid w:val="0094127E"/>
    <w:rsid w:val="00941D87"/>
    <w:rsid w:val="009429B9"/>
    <w:rsid w:val="009430EC"/>
    <w:rsid w:val="00943457"/>
    <w:rsid w:val="00944776"/>
    <w:rsid w:val="00946559"/>
    <w:rsid w:val="00946B5D"/>
    <w:rsid w:val="0095094D"/>
    <w:rsid w:val="00952E0C"/>
    <w:rsid w:val="00952E5E"/>
    <w:rsid w:val="009551AD"/>
    <w:rsid w:val="009552AC"/>
    <w:rsid w:val="009563B2"/>
    <w:rsid w:val="00962388"/>
    <w:rsid w:val="009634B7"/>
    <w:rsid w:val="009636F7"/>
    <w:rsid w:val="009641E8"/>
    <w:rsid w:val="00965A81"/>
    <w:rsid w:val="00966796"/>
    <w:rsid w:val="00967A90"/>
    <w:rsid w:val="00972FD7"/>
    <w:rsid w:val="009759D2"/>
    <w:rsid w:val="009775A7"/>
    <w:rsid w:val="009779F9"/>
    <w:rsid w:val="00977DA6"/>
    <w:rsid w:val="00980900"/>
    <w:rsid w:val="00980AAB"/>
    <w:rsid w:val="00981313"/>
    <w:rsid w:val="00981CDC"/>
    <w:rsid w:val="00982DE1"/>
    <w:rsid w:val="00983275"/>
    <w:rsid w:val="009879FF"/>
    <w:rsid w:val="009940B8"/>
    <w:rsid w:val="009979D0"/>
    <w:rsid w:val="00997B4C"/>
    <w:rsid w:val="009A0CB2"/>
    <w:rsid w:val="009A1999"/>
    <w:rsid w:val="009A2C81"/>
    <w:rsid w:val="009A363A"/>
    <w:rsid w:val="009A4EBB"/>
    <w:rsid w:val="009A6D13"/>
    <w:rsid w:val="009A7B12"/>
    <w:rsid w:val="009A7D07"/>
    <w:rsid w:val="009B3FD2"/>
    <w:rsid w:val="009B6A24"/>
    <w:rsid w:val="009B7CD6"/>
    <w:rsid w:val="009B7F43"/>
    <w:rsid w:val="009B7FE2"/>
    <w:rsid w:val="009C17A0"/>
    <w:rsid w:val="009C2AE2"/>
    <w:rsid w:val="009C39E1"/>
    <w:rsid w:val="009C489D"/>
    <w:rsid w:val="009D1729"/>
    <w:rsid w:val="009D2388"/>
    <w:rsid w:val="009D2702"/>
    <w:rsid w:val="009D338C"/>
    <w:rsid w:val="009D56CB"/>
    <w:rsid w:val="009D6018"/>
    <w:rsid w:val="009E07D4"/>
    <w:rsid w:val="009E2B62"/>
    <w:rsid w:val="009E3245"/>
    <w:rsid w:val="009F5359"/>
    <w:rsid w:val="009F7DD4"/>
    <w:rsid w:val="00A0016C"/>
    <w:rsid w:val="00A0348D"/>
    <w:rsid w:val="00A04AEC"/>
    <w:rsid w:val="00A05801"/>
    <w:rsid w:val="00A063CE"/>
    <w:rsid w:val="00A136FE"/>
    <w:rsid w:val="00A14159"/>
    <w:rsid w:val="00A20869"/>
    <w:rsid w:val="00A21054"/>
    <w:rsid w:val="00A22DE7"/>
    <w:rsid w:val="00A2489B"/>
    <w:rsid w:val="00A24CCC"/>
    <w:rsid w:val="00A276F5"/>
    <w:rsid w:val="00A32E77"/>
    <w:rsid w:val="00A33429"/>
    <w:rsid w:val="00A3389A"/>
    <w:rsid w:val="00A375C4"/>
    <w:rsid w:val="00A412DB"/>
    <w:rsid w:val="00A42D1C"/>
    <w:rsid w:val="00A457AF"/>
    <w:rsid w:val="00A4604F"/>
    <w:rsid w:val="00A47219"/>
    <w:rsid w:val="00A51EAA"/>
    <w:rsid w:val="00A5316A"/>
    <w:rsid w:val="00A564C9"/>
    <w:rsid w:val="00A57A1F"/>
    <w:rsid w:val="00A57E66"/>
    <w:rsid w:val="00A62292"/>
    <w:rsid w:val="00A63473"/>
    <w:rsid w:val="00A678C9"/>
    <w:rsid w:val="00A701C3"/>
    <w:rsid w:val="00A70913"/>
    <w:rsid w:val="00A7160D"/>
    <w:rsid w:val="00A71FF0"/>
    <w:rsid w:val="00A75BDE"/>
    <w:rsid w:val="00A802EA"/>
    <w:rsid w:val="00A81C8C"/>
    <w:rsid w:val="00A82650"/>
    <w:rsid w:val="00A83196"/>
    <w:rsid w:val="00A8487D"/>
    <w:rsid w:val="00A9025C"/>
    <w:rsid w:val="00A905BF"/>
    <w:rsid w:val="00A911A2"/>
    <w:rsid w:val="00A92236"/>
    <w:rsid w:val="00A93987"/>
    <w:rsid w:val="00A94D82"/>
    <w:rsid w:val="00A95488"/>
    <w:rsid w:val="00A966AA"/>
    <w:rsid w:val="00A974B3"/>
    <w:rsid w:val="00AA0CED"/>
    <w:rsid w:val="00AA13C3"/>
    <w:rsid w:val="00AA2624"/>
    <w:rsid w:val="00AA6BAE"/>
    <w:rsid w:val="00AA748F"/>
    <w:rsid w:val="00AB5B49"/>
    <w:rsid w:val="00AC18A5"/>
    <w:rsid w:val="00AC1B26"/>
    <w:rsid w:val="00AC2B01"/>
    <w:rsid w:val="00AC3A54"/>
    <w:rsid w:val="00AC3C13"/>
    <w:rsid w:val="00AC5273"/>
    <w:rsid w:val="00AD20BA"/>
    <w:rsid w:val="00AD396C"/>
    <w:rsid w:val="00AD3D4E"/>
    <w:rsid w:val="00AD50EF"/>
    <w:rsid w:val="00AD6FCC"/>
    <w:rsid w:val="00AD77A5"/>
    <w:rsid w:val="00AE244A"/>
    <w:rsid w:val="00AE27FB"/>
    <w:rsid w:val="00AE3DC6"/>
    <w:rsid w:val="00AF1EB1"/>
    <w:rsid w:val="00AF4690"/>
    <w:rsid w:val="00AF4CB7"/>
    <w:rsid w:val="00AF526A"/>
    <w:rsid w:val="00AF585F"/>
    <w:rsid w:val="00AF5DB7"/>
    <w:rsid w:val="00AF6DE2"/>
    <w:rsid w:val="00B011F5"/>
    <w:rsid w:val="00B052D4"/>
    <w:rsid w:val="00B06432"/>
    <w:rsid w:val="00B104B3"/>
    <w:rsid w:val="00B16D91"/>
    <w:rsid w:val="00B17210"/>
    <w:rsid w:val="00B220D8"/>
    <w:rsid w:val="00B2496C"/>
    <w:rsid w:val="00B25070"/>
    <w:rsid w:val="00B269A6"/>
    <w:rsid w:val="00B322A7"/>
    <w:rsid w:val="00B34F91"/>
    <w:rsid w:val="00B35972"/>
    <w:rsid w:val="00B366A5"/>
    <w:rsid w:val="00B403C1"/>
    <w:rsid w:val="00B4360C"/>
    <w:rsid w:val="00B4447C"/>
    <w:rsid w:val="00B44DC1"/>
    <w:rsid w:val="00B44E8E"/>
    <w:rsid w:val="00B4693F"/>
    <w:rsid w:val="00B46E1F"/>
    <w:rsid w:val="00B50330"/>
    <w:rsid w:val="00B5307E"/>
    <w:rsid w:val="00B558AB"/>
    <w:rsid w:val="00B564E2"/>
    <w:rsid w:val="00B565B7"/>
    <w:rsid w:val="00B56A67"/>
    <w:rsid w:val="00B57D85"/>
    <w:rsid w:val="00B61E7F"/>
    <w:rsid w:val="00B62C3A"/>
    <w:rsid w:val="00B6305B"/>
    <w:rsid w:val="00B6326E"/>
    <w:rsid w:val="00B63504"/>
    <w:rsid w:val="00B64088"/>
    <w:rsid w:val="00B64A84"/>
    <w:rsid w:val="00B64D42"/>
    <w:rsid w:val="00B66316"/>
    <w:rsid w:val="00B70F0C"/>
    <w:rsid w:val="00B74438"/>
    <w:rsid w:val="00B745C2"/>
    <w:rsid w:val="00B77DD9"/>
    <w:rsid w:val="00B809AF"/>
    <w:rsid w:val="00B8202B"/>
    <w:rsid w:val="00B82EEC"/>
    <w:rsid w:val="00B839E5"/>
    <w:rsid w:val="00B83B7D"/>
    <w:rsid w:val="00B85926"/>
    <w:rsid w:val="00B87004"/>
    <w:rsid w:val="00B91950"/>
    <w:rsid w:val="00B91CF2"/>
    <w:rsid w:val="00B92817"/>
    <w:rsid w:val="00B93E8C"/>
    <w:rsid w:val="00B95183"/>
    <w:rsid w:val="00B95FE1"/>
    <w:rsid w:val="00B96AF4"/>
    <w:rsid w:val="00BA421A"/>
    <w:rsid w:val="00BA462B"/>
    <w:rsid w:val="00BA7997"/>
    <w:rsid w:val="00BB1891"/>
    <w:rsid w:val="00BB379E"/>
    <w:rsid w:val="00BB4FBF"/>
    <w:rsid w:val="00BB614A"/>
    <w:rsid w:val="00BB73BC"/>
    <w:rsid w:val="00BC227D"/>
    <w:rsid w:val="00BC5E65"/>
    <w:rsid w:val="00BC7C77"/>
    <w:rsid w:val="00BD2D0D"/>
    <w:rsid w:val="00BD4EC5"/>
    <w:rsid w:val="00BD7EE9"/>
    <w:rsid w:val="00BE0294"/>
    <w:rsid w:val="00BE779A"/>
    <w:rsid w:val="00BF08F7"/>
    <w:rsid w:val="00BF0EE3"/>
    <w:rsid w:val="00BF1EC6"/>
    <w:rsid w:val="00BF2D82"/>
    <w:rsid w:val="00BF5213"/>
    <w:rsid w:val="00BF6519"/>
    <w:rsid w:val="00C00A4F"/>
    <w:rsid w:val="00C015B4"/>
    <w:rsid w:val="00C01B56"/>
    <w:rsid w:val="00C02F48"/>
    <w:rsid w:val="00C05CE0"/>
    <w:rsid w:val="00C06FEF"/>
    <w:rsid w:val="00C0740D"/>
    <w:rsid w:val="00C076B1"/>
    <w:rsid w:val="00C10798"/>
    <w:rsid w:val="00C11534"/>
    <w:rsid w:val="00C11C9B"/>
    <w:rsid w:val="00C11EFE"/>
    <w:rsid w:val="00C12085"/>
    <w:rsid w:val="00C14291"/>
    <w:rsid w:val="00C1490B"/>
    <w:rsid w:val="00C16E61"/>
    <w:rsid w:val="00C17214"/>
    <w:rsid w:val="00C21237"/>
    <w:rsid w:val="00C22013"/>
    <w:rsid w:val="00C25707"/>
    <w:rsid w:val="00C312A6"/>
    <w:rsid w:val="00C35A8F"/>
    <w:rsid w:val="00C45090"/>
    <w:rsid w:val="00C45A40"/>
    <w:rsid w:val="00C45C2D"/>
    <w:rsid w:val="00C5098F"/>
    <w:rsid w:val="00C51175"/>
    <w:rsid w:val="00C53203"/>
    <w:rsid w:val="00C534B0"/>
    <w:rsid w:val="00C54F5B"/>
    <w:rsid w:val="00C55EA3"/>
    <w:rsid w:val="00C56A43"/>
    <w:rsid w:val="00C56F7F"/>
    <w:rsid w:val="00C57AB5"/>
    <w:rsid w:val="00C6093F"/>
    <w:rsid w:val="00C6314C"/>
    <w:rsid w:val="00C646EC"/>
    <w:rsid w:val="00C71044"/>
    <w:rsid w:val="00C74B6B"/>
    <w:rsid w:val="00C76611"/>
    <w:rsid w:val="00C80203"/>
    <w:rsid w:val="00C84176"/>
    <w:rsid w:val="00C85182"/>
    <w:rsid w:val="00C852D8"/>
    <w:rsid w:val="00C87D71"/>
    <w:rsid w:val="00C91772"/>
    <w:rsid w:val="00C918FA"/>
    <w:rsid w:val="00C94259"/>
    <w:rsid w:val="00CA1F12"/>
    <w:rsid w:val="00CA36DF"/>
    <w:rsid w:val="00CA42EE"/>
    <w:rsid w:val="00CA7EB9"/>
    <w:rsid w:val="00CB4B32"/>
    <w:rsid w:val="00CB55BF"/>
    <w:rsid w:val="00CB5775"/>
    <w:rsid w:val="00CB5D32"/>
    <w:rsid w:val="00CB6BF9"/>
    <w:rsid w:val="00CC1C7D"/>
    <w:rsid w:val="00CC2AD7"/>
    <w:rsid w:val="00CC2CC4"/>
    <w:rsid w:val="00CC40F2"/>
    <w:rsid w:val="00CC44FE"/>
    <w:rsid w:val="00CC4B1E"/>
    <w:rsid w:val="00CC5480"/>
    <w:rsid w:val="00CC62CD"/>
    <w:rsid w:val="00CC6AC1"/>
    <w:rsid w:val="00CD4BDD"/>
    <w:rsid w:val="00CD7B6C"/>
    <w:rsid w:val="00CE6A0B"/>
    <w:rsid w:val="00CF0BFB"/>
    <w:rsid w:val="00CF1D72"/>
    <w:rsid w:val="00CF20D2"/>
    <w:rsid w:val="00CF28DE"/>
    <w:rsid w:val="00CF4576"/>
    <w:rsid w:val="00CF63E2"/>
    <w:rsid w:val="00CF652A"/>
    <w:rsid w:val="00D0052B"/>
    <w:rsid w:val="00D02237"/>
    <w:rsid w:val="00D023A5"/>
    <w:rsid w:val="00D04AAA"/>
    <w:rsid w:val="00D04C0E"/>
    <w:rsid w:val="00D116FB"/>
    <w:rsid w:val="00D11B88"/>
    <w:rsid w:val="00D13234"/>
    <w:rsid w:val="00D14A64"/>
    <w:rsid w:val="00D150F1"/>
    <w:rsid w:val="00D15DF4"/>
    <w:rsid w:val="00D1763B"/>
    <w:rsid w:val="00D178CA"/>
    <w:rsid w:val="00D17B60"/>
    <w:rsid w:val="00D20C1A"/>
    <w:rsid w:val="00D20E57"/>
    <w:rsid w:val="00D22A3B"/>
    <w:rsid w:val="00D24E7C"/>
    <w:rsid w:val="00D24FFF"/>
    <w:rsid w:val="00D25216"/>
    <w:rsid w:val="00D27A0D"/>
    <w:rsid w:val="00D3054F"/>
    <w:rsid w:val="00D31456"/>
    <w:rsid w:val="00D356B3"/>
    <w:rsid w:val="00D364DB"/>
    <w:rsid w:val="00D36DD4"/>
    <w:rsid w:val="00D41C2F"/>
    <w:rsid w:val="00D42BD6"/>
    <w:rsid w:val="00D42F2A"/>
    <w:rsid w:val="00D4477B"/>
    <w:rsid w:val="00D46722"/>
    <w:rsid w:val="00D46FCB"/>
    <w:rsid w:val="00D5094F"/>
    <w:rsid w:val="00D50EA8"/>
    <w:rsid w:val="00D5274C"/>
    <w:rsid w:val="00D56D86"/>
    <w:rsid w:val="00D61964"/>
    <w:rsid w:val="00D62C94"/>
    <w:rsid w:val="00D634F1"/>
    <w:rsid w:val="00D64B24"/>
    <w:rsid w:val="00D65634"/>
    <w:rsid w:val="00D70D38"/>
    <w:rsid w:val="00D73A34"/>
    <w:rsid w:val="00D75E6F"/>
    <w:rsid w:val="00D76B83"/>
    <w:rsid w:val="00D803D2"/>
    <w:rsid w:val="00D80E1E"/>
    <w:rsid w:val="00D8152D"/>
    <w:rsid w:val="00D83535"/>
    <w:rsid w:val="00D83C11"/>
    <w:rsid w:val="00D85701"/>
    <w:rsid w:val="00D912EE"/>
    <w:rsid w:val="00D91828"/>
    <w:rsid w:val="00D919E4"/>
    <w:rsid w:val="00D920EC"/>
    <w:rsid w:val="00D92367"/>
    <w:rsid w:val="00D94515"/>
    <w:rsid w:val="00D945C4"/>
    <w:rsid w:val="00D9676E"/>
    <w:rsid w:val="00D976E3"/>
    <w:rsid w:val="00DA423E"/>
    <w:rsid w:val="00DA53D6"/>
    <w:rsid w:val="00DA7838"/>
    <w:rsid w:val="00DB05C0"/>
    <w:rsid w:val="00DB149D"/>
    <w:rsid w:val="00DB1C7A"/>
    <w:rsid w:val="00DB25A9"/>
    <w:rsid w:val="00DB5781"/>
    <w:rsid w:val="00DB7BD4"/>
    <w:rsid w:val="00DC054A"/>
    <w:rsid w:val="00DC0C47"/>
    <w:rsid w:val="00DC1503"/>
    <w:rsid w:val="00DC1CFF"/>
    <w:rsid w:val="00DC2175"/>
    <w:rsid w:val="00DC427A"/>
    <w:rsid w:val="00DC52C1"/>
    <w:rsid w:val="00DC7050"/>
    <w:rsid w:val="00DC743B"/>
    <w:rsid w:val="00DD11B4"/>
    <w:rsid w:val="00DD2D89"/>
    <w:rsid w:val="00DD2E7B"/>
    <w:rsid w:val="00DD5645"/>
    <w:rsid w:val="00DD61B3"/>
    <w:rsid w:val="00DD6E85"/>
    <w:rsid w:val="00DE2956"/>
    <w:rsid w:val="00DE3343"/>
    <w:rsid w:val="00DE6C4D"/>
    <w:rsid w:val="00DE70C3"/>
    <w:rsid w:val="00DF043C"/>
    <w:rsid w:val="00DF0863"/>
    <w:rsid w:val="00DF0D4B"/>
    <w:rsid w:val="00DF3BB7"/>
    <w:rsid w:val="00DF3DBB"/>
    <w:rsid w:val="00DF621A"/>
    <w:rsid w:val="00DF653F"/>
    <w:rsid w:val="00E03B84"/>
    <w:rsid w:val="00E116AD"/>
    <w:rsid w:val="00E12510"/>
    <w:rsid w:val="00E12694"/>
    <w:rsid w:val="00E13C96"/>
    <w:rsid w:val="00E14B62"/>
    <w:rsid w:val="00E1731E"/>
    <w:rsid w:val="00E17339"/>
    <w:rsid w:val="00E20563"/>
    <w:rsid w:val="00E21467"/>
    <w:rsid w:val="00E228D2"/>
    <w:rsid w:val="00E23CD0"/>
    <w:rsid w:val="00E2497D"/>
    <w:rsid w:val="00E251DE"/>
    <w:rsid w:val="00E2580D"/>
    <w:rsid w:val="00E25A1F"/>
    <w:rsid w:val="00E25D03"/>
    <w:rsid w:val="00E26B87"/>
    <w:rsid w:val="00E26F1B"/>
    <w:rsid w:val="00E304D5"/>
    <w:rsid w:val="00E32FC8"/>
    <w:rsid w:val="00E367A7"/>
    <w:rsid w:val="00E36E6A"/>
    <w:rsid w:val="00E43058"/>
    <w:rsid w:val="00E437E6"/>
    <w:rsid w:val="00E4409C"/>
    <w:rsid w:val="00E45130"/>
    <w:rsid w:val="00E4596A"/>
    <w:rsid w:val="00E45AE7"/>
    <w:rsid w:val="00E470CE"/>
    <w:rsid w:val="00E47B65"/>
    <w:rsid w:val="00E47F82"/>
    <w:rsid w:val="00E5117B"/>
    <w:rsid w:val="00E52783"/>
    <w:rsid w:val="00E558C1"/>
    <w:rsid w:val="00E57138"/>
    <w:rsid w:val="00E574D6"/>
    <w:rsid w:val="00E61D60"/>
    <w:rsid w:val="00E6473E"/>
    <w:rsid w:val="00E66B1A"/>
    <w:rsid w:val="00E6741A"/>
    <w:rsid w:val="00E753EA"/>
    <w:rsid w:val="00E76889"/>
    <w:rsid w:val="00E808D0"/>
    <w:rsid w:val="00E823C6"/>
    <w:rsid w:val="00E824A0"/>
    <w:rsid w:val="00E867B4"/>
    <w:rsid w:val="00E870C7"/>
    <w:rsid w:val="00E9108C"/>
    <w:rsid w:val="00E91B37"/>
    <w:rsid w:val="00E92C7D"/>
    <w:rsid w:val="00E934C5"/>
    <w:rsid w:val="00E95E31"/>
    <w:rsid w:val="00E9694B"/>
    <w:rsid w:val="00EA1090"/>
    <w:rsid w:val="00EA3B19"/>
    <w:rsid w:val="00EA67E2"/>
    <w:rsid w:val="00EA7C33"/>
    <w:rsid w:val="00EB1C59"/>
    <w:rsid w:val="00EC01FC"/>
    <w:rsid w:val="00EC1520"/>
    <w:rsid w:val="00EC5C50"/>
    <w:rsid w:val="00EC705E"/>
    <w:rsid w:val="00ED4A65"/>
    <w:rsid w:val="00ED6E4D"/>
    <w:rsid w:val="00EE02C2"/>
    <w:rsid w:val="00EE13FF"/>
    <w:rsid w:val="00EE232F"/>
    <w:rsid w:val="00EE35CA"/>
    <w:rsid w:val="00EE3B4F"/>
    <w:rsid w:val="00EE40D4"/>
    <w:rsid w:val="00EE4132"/>
    <w:rsid w:val="00EE45E4"/>
    <w:rsid w:val="00EE5E34"/>
    <w:rsid w:val="00EE6F26"/>
    <w:rsid w:val="00EF3553"/>
    <w:rsid w:val="00EF362F"/>
    <w:rsid w:val="00EF37D7"/>
    <w:rsid w:val="00EF3F7F"/>
    <w:rsid w:val="00EF4E6D"/>
    <w:rsid w:val="00EF544F"/>
    <w:rsid w:val="00EF5CEA"/>
    <w:rsid w:val="00EF5D26"/>
    <w:rsid w:val="00F022CC"/>
    <w:rsid w:val="00F0578D"/>
    <w:rsid w:val="00F1044B"/>
    <w:rsid w:val="00F117F4"/>
    <w:rsid w:val="00F118D0"/>
    <w:rsid w:val="00F12B38"/>
    <w:rsid w:val="00F138EB"/>
    <w:rsid w:val="00F14093"/>
    <w:rsid w:val="00F170C7"/>
    <w:rsid w:val="00F2036B"/>
    <w:rsid w:val="00F21C4A"/>
    <w:rsid w:val="00F238C7"/>
    <w:rsid w:val="00F24CAA"/>
    <w:rsid w:val="00F2769B"/>
    <w:rsid w:val="00F326BD"/>
    <w:rsid w:val="00F358BB"/>
    <w:rsid w:val="00F36758"/>
    <w:rsid w:val="00F41221"/>
    <w:rsid w:val="00F413D3"/>
    <w:rsid w:val="00F50D70"/>
    <w:rsid w:val="00F529C7"/>
    <w:rsid w:val="00F53853"/>
    <w:rsid w:val="00F55C72"/>
    <w:rsid w:val="00F61379"/>
    <w:rsid w:val="00F6230C"/>
    <w:rsid w:val="00F64F78"/>
    <w:rsid w:val="00F66B6A"/>
    <w:rsid w:val="00F677D1"/>
    <w:rsid w:val="00F70640"/>
    <w:rsid w:val="00F8325F"/>
    <w:rsid w:val="00F84796"/>
    <w:rsid w:val="00F86221"/>
    <w:rsid w:val="00F934E3"/>
    <w:rsid w:val="00F93914"/>
    <w:rsid w:val="00F93EA7"/>
    <w:rsid w:val="00F953E5"/>
    <w:rsid w:val="00F97F91"/>
    <w:rsid w:val="00FA1188"/>
    <w:rsid w:val="00FA2794"/>
    <w:rsid w:val="00FA3C3A"/>
    <w:rsid w:val="00FA6536"/>
    <w:rsid w:val="00FA7E7B"/>
    <w:rsid w:val="00FB09CA"/>
    <w:rsid w:val="00FB1822"/>
    <w:rsid w:val="00FB19DA"/>
    <w:rsid w:val="00FC0612"/>
    <w:rsid w:val="00FC20F6"/>
    <w:rsid w:val="00FC2727"/>
    <w:rsid w:val="00FC4656"/>
    <w:rsid w:val="00FC491C"/>
    <w:rsid w:val="00FC4BC6"/>
    <w:rsid w:val="00FC7D7D"/>
    <w:rsid w:val="00FD0502"/>
    <w:rsid w:val="00FD202B"/>
    <w:rsid w:val="00FD23D1"/>
    <w:rsid w:val="00FD54D1"/>
    <w:rsid w:val="00FD554C"/>
    <w:rsid w:val="00FD55CC"/>
    <w:rsid w:val="00FD5940"/>
    <w:rsid w:val="00FD6590"/>
    <w:rsid w:val="00FD6AA4"/>
    <w:rsid w:val="00FD74D4"/>
    <w:rsid w:val="00FE00AD"/>
    <w:rsid w:val="00FE0F92"/>
    <w:rsid w:val="00FE2080"/>
    <w:rsid w:val="00FE2F07"/>
    <w:rsid w:val="00FE369B"/>
    <w:rsid w:val="00FF17E0"/>
    <w:rsid w:val="00FF345A"/>
    <w:rsid w:val="00FF3AB8"/>
    <w:rsid w:val="00FF3DE5"/>
    <w:rsid w:val="00FF46C0"/>
    <w:rsid w:val="00FF5831"/>
    <w:rsid w:val="00FF5A68"/>
    <w:rsid w:val="00FF6268"/>
    <w:rsid w:val="00FF62F7"/>
    <w:rsid w:val="00FF7503"/>
    <w:rsid w:val="00FF7A8E"/>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48FBB"/>
  <w15:docId w15:val="{8A3D79D6-0B9F-4AE2-B614-C55E31F3F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42D4"/>
    <w:pPr>
      <w:spacing w:after="240"/>
    </w:pPr>
    <w:rPr>
      <w:sz w:val="24"/>
      <w:szCs w:val="24"/>
      <w:lang w:val="en-US" w:eastAsia="en-US"/>
    </w:rPr>
  </w:style>
  <w:style w:type="paragraph" w:styleId="Heading1">
    <w:name w:val="heading 1"/>
    <w:basedOn w:val="NormalSingle"/>
    <w:next w:val="Normal"/>
    <w:uiPriority w:val="9"/>
    <w:qFormat/>
    <w:rsid w:val="00FF46C0"/>
    <w:pPr>
      <w:keepNext/>
      <w:outlineLvl w:val="0"/>
    </w:pPr>
    <w:rPr>
      <w:rFonts w:ascii="Corbel" w:hAnsi="Corbel" w:cs="Arial"/>
      <w:bCs/>
      <w:caps/>
      <w:kern w:val="24"/>
      <w:sz w:val="48"/>
    </w:rPr>
  </w:style>
  <w:style w:type="paragraph" w:styleId="Heading2">
    <w:name w:val="heading 2"/>
    <w:basedOn w:val="NormalSingle"/>
    <w:next w:val="Normal"/>
    <w:uiPriority w:val="9"/>
    <w:qFormat/>
    <w:rsid w:val="00FF46C0"/>
    <w:pPr>
      <w:keepNext/>
      <w:outlineLvl w:val="1"/>
    </w:pPr>
    <w:rPr>
      <w:rFonts w:ascii="Corbel" w:hAnsi="Corbel" w:cs="Arial"/>
      <w:bCs/>
      <w:iCs/>
      <w:sz w:val="28"/>
      <w:szCs w:val="28"/>
    </w:rPr>
  </w:style>
  <w:style w:type="paragraph" w:styleId="Heading3">
    <w:name w:val="heading 3"/>
    <w:basedOn w:val="NormalSingle"/>
    <w:next w:val="Normal"/>
    <w:qFormat/>
    <w:rsid w:val="007C4E29"/>
    <w:pPr>
      <w:keepNext/>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Single"/>
    <w:rsid w:val="007C4E29"/>
  </w:style>
  <w:style w:type="paragraph" w:customStyle="1" w:styleId="AlignRight">
    <w:name w:val="Align Right"/>
    <w:basedOn w:val="Normal"/>
    <w:rsid w:val="007C4E29"/>
    <w:pPr>
      <w:jc w:val="right"/>
    </w:pPr>
  </w:style>
  <w:style w:type="paragraph" w:customStyle="1" w:styleId="AttnLine">
    <w:name w:val="AttnLine"/>
    <w:basedOn w:val="NormalSingle"/>
    <w:next w:val="BodyText"/>
    <w:rsid w:val="007C4E29"/>
  </w:style>
  <w:style w:type="paragraph" w:styleId="BodyText">
    <w:name w:val="Body Text"/>
    <w:basedOn w:val="Normal"/>
    <w:uiPriority w:val="1"/>
    <w:qFormat/>
    <w:rsid w:val="00D9676E"/>
    <w:pPr>
      <w:jc w:val="both"/>
    </w:pPr>
    <w:rPr>
      <w:rFonts w:ascii="Corbel" w:hAnsi="Corbel"/>
      <w:sz w:val="20"/>
    </w:rPr>
  </w:style>
  <w:style w:type="paragraph" w:customStyle="1" w:styleId="BodyText15">
    <w:name w:val="Body Text 1.5"/>
    <w:basedOn w:val="BodyText"/>
    <w:rsid w:val="007C4E29"/>
    <w:pPr>
      <w:spacing w:line="360" w:lineRule="auto"/>
    </w:pPr>
  </w:style>
  <w:style w:type="paragraph" w:customStyle="1" w:styleId="BTIndent05">
    <w:name w:val="BT Indent 0.5&quot;"/>
    <w:basedOn w:val="BodyText"/>
    <w:rsid w:val="00132EF7"/>
    <w:pPr>
      <w:ind w:left="720"/>
    </w:pPr>
  </w:style>
  <w:style w:type="paragraph" w:customStyle="1" w:styleId="BTIndent1">
    <w:name w:val="BT Indent 1&quot;"/>
    <w:basedOn w:val="BodyText"/>
    <w:rsid w:val="00132EF7"/>
    <w:pPr>
      <w:ind w:left="1440"/>
    </w:pPr>
    <w:rPr>
      <w:szCs w:val="20"/>
    </w:rPr>
  </w:style>
  <w:style w:type="paragraph" w:customStyle="1" w:styleId="BTIndent15">
    <w:name w:val="BT Indent 1.5&quot;"/>
    <w:basedOn w:val="BodyText"/>
    <w:rsid w:val="00132EF7"/>
    <w:pPr>
      <w:ind w:left="2160"/>
    </w:pPr>
    <w:rPr>
      <w:szCs w:val="20"/>
    </w:rPr>
  </w:style>
  <w:style w:type="paragraph" w:customStyle="1" w:styleId="BTIndent2">
    <w:name w:val="BT Indent 2&quot;"/>
    <w:basedOn w:val="BodyText"/>
    <w:rsid w:val="00132EF7"/>
    <w:pPr>
      <w:ind w:left="2880"/>
    </w:pPr>
    <w:rPr>
      <w:szCs w:val="20"/>
    </w:rPr>
  </w:style>
  <w:style w:type="paragraph" w:customStyle="1" w:styleId="BTJustified">
    <w:name w:val="BT Justified"/>
    <w:basedOn w:val="BodyText"/>
    <w:rsid w:val="007C4E29"/>
  </w:style>
  <w:style w:type="paragraph" w:customStyle="1" w:styleId="Centre">
    <w:name w:val="Centre"/>
    <w:basedOn w:val="Normal"/>
    <w:rsid w:val="009B7FE2"/>
    <w:pPr>
      <w:jc w:val="center"/>
    </w:pPr>
    <w:rPr>
      <w:rFonts w:ascii="Corbel" w:hAnsi="Corbel"/>
      <w:sz w:val="28"/>
    </w:rPr>
  </w:style>
  <w:style w:type="paragraph" w:styleId="Footer">
    <w:name w:val="footer"/>
    <w:basedOn w:val="NormalSingle"/>
    <w:link w:val="FooterChar"/>
    <w:uiPriority w:val="99"/>
    <w:rsid w:val="007C4E29"/>
    <w:pPr>
      <w:tabs>
        <w:tab w:val="center" w:pos="4680"/>
        <w:tab w:val="right" w:pos="9360"/>
      </w:tabs>
      <w:spacing w:after="0"/>
    </w:pPr>
  </w:style>
  <w:style w:type="paragraph" w:styleId="FootnoteText">
    <w:name w:val="footnote text"/>
    <w:basedOn w:val="Normal"/>
    <w:rsid w:val="00765A96"/>
    <w:pPr>
      <w:spacing w:after="60"/>
    </w:pPr>
    <w:rPr>
      <w:sz w:val="20"/>
      <w:szCs w:val="20"/>
    </w:rPr>
  </w:style>
  <w:style w:type="paragraph" w:customStyle="1" w:styleId="Hanging">
    <w:name w:val="Hanging"/>
    <w:basedOn w:val="Normal"/>
    <w:rsid w:val="007C4E29"/>
    <w:pPr>
      <w:ind w:left="720" w:hanging="720"/>
    </w:pPr>
  </w:style>
  <w:style w:type="paragraph" w:customStyle="1" w:styleId="Hanging1">
    <w:name w:val="Hanging1"/>
    <w:basedOn w:val="Normal"/>
    <w:rsid w:val="007C4E29"/>
    <w:pPr>
      <w:ind w:left="1440" w:hanging="720"/>
    </w:pPr>
  </w:style>
  <w:style w:type="paragraph" w:styleId="Header">
    <w:name w:val="header"/>
    <w:basedOn w:val="NormalSingle"/>
    <w:rsid w:val="007C4E29"/>
    <w:pPr>
      <w:tabs>
        <w:tab w:val="center" w:pos="4680"/>
        <w:tab w:val="right" w:pos="9360"/>
      </w:tabs>
      <w:spacing w:after="0"/>
    </w:pPr>
  </w:style>
  <w:style w:type="paragraph" w:customStyle="1" w:styleId="Heading10">
    <w:name w:val="Heading_1"/>
    <w:basedOn w:val="NormalSingle"/>
    <w:next w:val="BodyText"/>
    <w:rsid w:val="007C4E29"/>
    <w:pPr>
      <w:keepNext/>
      <w:outlineLvl w:val="0"/>
    </w:pPr>
    <w:rPr>
      <w:b/>
      <w:caps/>
    </w:rPr>
  </w:style>
  <w:style w:type="paragraph" w:customStyle="1" w:styleId="Heading20">
    <w:name w:val="Heading_2"/>
    <w:basedOn w:val="NormalSingle"/>
    <w:next w:val="BodyText"/>
    <w:rsid w:val="007C4E29"/>
    <w:pPr>
      <w:keepNext/>
      <w:outlineLvl w:val="1"/>
    </w:pPr>
    <w:rPr>
      <w:b/>
    </w:rPr>
  </w:style>
  <w:style w:type="paragraph" w:customStyle="1" w:styleId="Heading30">
    <w:name w:val="Heading_3"/>
    <w:basedOn w:val="NormalSingle"/>
    <w:next w:val="BodyText"/>
    <w:rsid w:val="00244240"/>
    <w:pPr>
      <w:keepNext/>
      <w:outlineLvl w:val="2"/>
    </w:pPr>
    <w:rPr>
      <w:b/>
      <w:i/>
    </w:rPr>
  </w:style>
  <w:style w:type="paragraph" w:customStyle="1" w:styleId="Indent">
    <w:name w:val="Indent"/>
    <w:aliases w:val="I"/>
    <w:basedOn w:val="Normal"/>
    <w:rsid w:val="007C4E29"/>
    <w:pPr>
      <w:ind w:left="720"/>
    </w:pPr>
  </w:style>
  <w:style w:type="paragraph" w:customStyle="1" w:styleId="Indent1">
    <w:name w:val="Indent1"/>
    <w:aliases w:val="I1"/>
    <w:basedOn w:val="Normal"/>
    <w:rsid w:val="007C4E29"/>
    <w:pPr>
      <w:ind w:left="1440"/>
    </w:pPr>
  </w:style>
  <w:style w:type="paragraph" w:customStyle="1" w:styleId="Indent2">
    <w:name w:val="Indent2"/>
    <w:aliases w:val="I2"/>
    <w:basedOn w:val="Normal"/>
    <w:rsid w:val="007C4E29"/>
    <w:pPr>
      <w:ind w:left="2160"/>
    </w:pPr>
  </w:style>
  <w:style w:type="paragraph" w:customStyle="1" w:styleId="Indent3">
    <w:name w:val="Indent3"/>
    <w:aliases w:val="I3"/>
    <w:basedOn w:val="Normal"/>
    <w:rsid w:val="007C4E29"/>
    <w:pPr>
      <w:ind w:left="2880"/>
    </w:pPr>
  </w:style>
  <w:style w:type="paragraph" w:customStyle="1" w:styleId="JustifiedDblSpc">
    <w:name w:val="Justified Dbl Spc"/>
    <w:basedOn w:val="Normal"/>
    <w:rsid w:val="007C4E29"/>
    <w:pPr>
      <w:spacing w:line="480" w:lineRule="auto"/>
      <w:jc w:val="both"/>
    </w:pPr>
  </w:style>
  <w:style w:type="paragraph" w:customStyle="1" w:styleId="JustifiedFL5">
    <w:name w:val="Justified FL .5"/>
    <w:basedOn w:val="Normal"/>
    <w:rsid w:val="007C4E29"/>
    <w:pPr>
      <w:ind w:firstLine="720"/>
      <w:jc w:val="both"/>
    </w:pPr>
  </w:style>
  <w:style w:type="paragraph" w:styleId="NormalWeb">
    <w:name w:val="Normal (Web)"/>
    <w:basedOn w:val="Normal"/>
    <w:rsid w:val="007C4E29"/>
  </w:style>
  <w:style w:type="paragraph" w:customStyle="1" w:styleId="NormalSingle">
    <w:name w:val="Normal Single"/>
    <w:rsid w:val="007C4E29"/>
    <w:pPr>
      <w:spacing w:after="240"/>
    </w:pPr>
    <w:rPr>
      <w:sz w:val="24"/>
      <w:lang w:val="en-US" w:eastAsia="en-US"/>
    </w:rPr>
  </w:style>
  <w:style w:type="character" w:styleId="PageNumber">
    <w:name w:val="page number"/>
    <w:rsid w:val="007C4E29"/>
    <w:rPr>
      <w:rFonts w:ascii="Times New Roman" w:hAnsi="Times New Roman"/>
      <w:sz w:val="24"/>
      <w:szCs w:val="24"/>
    </w:rPr>
  </w:style>
  <w:style w:type="paragraph" w:customStyle="1" w:styleId="PlainSingle">
    <w:name w:val="Plain Single"/>
    <w:basedOn w:val="NormalSingle"/>
    <w:rsid w:val="007C4E29"/>
    <w:pPr>
      <w:spacing w:after="0"/>
    </w:pPr>
  </w:style>
  <w:style w:type="paragraph" w:customStyle="1" w:styleId="Plain">
    <w:name w:val="Plain"/>
    <w:aliases w:val="P"/>
    <w:basedOn w:val="Normal"/>
    <w:rsid w:val="007C4E29"/>
    <w:pPr>
      <w:spacing w:after="0"/>
    </w:pPr>
    <w:rPr>
      <w:szCs w:val="20"/>
    </w:rPr>
  </w:style>
  <w:style w:type="paragraph" w:customStyle="1" w:styleId="Quote1">
    <w:name w:val="Quote 1&quot;"/>
    <w:basedOn w:val="Normal"/>
    <w:next w:val="BodyText"/>
    <w:rsid w:val="00244240"/>
    <w:pPr>
      <w:ind w:left="1440" w:right="1440"/>
    </w:pPr>
    <w:rPr>
      <w:szCs w:val="20"/>
    </w:rPr>
  </w:style>
  <w:style w:type="paragraph" w:customStyle="1" w:styleId="Reference">
    <w:name w:val="Reference"/>
    <w:basedOn w:val="Normal"/>
    <w:next w:val="BodyText"/>
    <w:rsid w:val="007C4E29"/>
    <w:pPr>
      <w:ind w:left="1440" w:right="1440"/>
    </w:pPr>
    <w:rPr>
      <w:b/>
    </w:rPr>
  </w:style>
  <w:style w:type="paragraph" w:customStyle="1" w:styleId="TableHead">
    <w:name w:val="TableHead"/>
    <w:aliases w:val="TH"/>
    <w:basedOn w:val="NormalSingle"/>
    <w:rsid w:val="007C4E29"/>
    <w:pPr>
      <w:keepNext/>
      <w:keepLines/>
      <w:spacing w:before="60" w:after="60"/>
      <w:jc w:val="center"/>
    </w:pPr>
    <w:rPr>
      <w:b/>
    </w:rPr>
  </w:style>
  <w:style w:type="paragraph" w:customStyle="1" w:styleId="TableText">
    <w:name w:val="TableText"/>
    <w:aliases w:val="TT"/>
    <w:basedOn w:val="NormalSingle"/>
    <w:rsid w:val="007C4E29"/>
    <w:pPr>
      <w:spacing w:before="60" w:after="60"/>
    </w:pPr>
  </w:style>
  <w:style w:type="paragraph" w:styleId="TOC1">
    <w:name w:val="toc 1"/>
    <w:basedOn w:val="Normal"/>
    <w:next w:val="Normal"/>
    <w:uiPriority w:val="39"/>
    <w:qFormat/>
    <w:rsid w:val="00DB7BD4"/>
    <w:pPr>
      <w:tabs>
        <w:tab w:val="left" w:pos="720"/>
        <w:tab w:val="right" w:leader="dot" w:pos="9360"/>
      </w:tabs>
      <w:spacing w:before="240"/>
    </w:pPr>
    <w:rPr>
      <w:rFonts w:ascii="Corbel" w:hAnsi="Corbel"/>
      <w:sz w:val="28"/>
    </w:rPr>
  </w:style>
  <w:style w:type="paragraph" w:styleId="TOC2">
    <w:name w:val="toc 2"/>
    <w:basedOn w:val="Normal"/>
    <w:next w:val="Normal"/>
    <w:uiPriority w:val="39"/>
    <w:qFormat/>
    <w:rsid w:val="00DB7BD4"/>
    <w:pPr>
      <w:tabs>
        <w:tab w:val="left" w:pos="1440"/>
        <w:tab w:val="right" w:leader="dot" w:pos="9360"/>
      </w:tabs>
      <w:spacing w:after="0"/>
      <w:ind w:left="720"/>
    </w:pPr>
    <w:rPr>
      <w:rFonts w:ascii="Corbel" w:hAnsi="Corbel"/>
    </w:rPr>
  </w:style>
  <w:style w:type="paragraph" w:customStyle="1" w:styleId="DblSpcLeft">
    <w:name w:val="Dbl Spc Left"/>
    <w:basedOn w:val="Normal"/>
    <w:rsid w:val="00023E64"/>
    <w:pPr>
      <w:spacing w:after="0" w:line="480" w:lineRule="auto"/>
    </w:pPr>
  </w:style>
  <w:style w:type="paragraph" w:customStyle="1" w:styleId="DblSpcIndent">
    <w:name w:val="Dbl Spc Indent"/>
    <w:basedOn w:val="DblSpcLeft"/>
    <w:rsid w:val="00023E64"/>
    <w:pPr>
      <w:ind w:firstLine="1440"/>
    </w:pPr>
  </w:style>
  <w:style w:type="character" w:customStyle="1" w:styleId="Notetodraft">
    <w:name w:val="Note to draft"/>
    <w:rsid w:val="00455675"/>
    <w:rPr>
      <w:rFonts w:ascii="Arial" w:hAnsi="Arial"/>
      <w:b/>
      <w:caps/>
      <w:sz w:val="20"/>
      <w:szCs w:val="20"/>
    </w:rPr>
  </w:style>
  <w:style w:type="paragraph" w:customStyle="1" w:styleId="Quote05">
    <w:name w:val="Quote 0.5&quot;"/>
    <w:basedOn w:val="Quote1"/>
    <w:next w:val="BodyText"/>
    <w:rsid w:val="00781C1B"/>
    <w:pPr>
      <w:ind w:left="720" w:right="720"/>
    </w:pPr>
  </w:style>
  <w:style w:type="paragraph" w:customStyle="1" w:styleId="Heading4">
    <w:name w:val="Heading_4"/>
    <w:basedOn w:val="NormalSingle"/>
    <w:next w:val="BodyText"/>
    <w:rsid w:val="008D54CF"/>
    <w:pPr>
      <w:keepNext/>
      <w:outlineLvl w:val="3"/>
    </w:pPr>
    <w:rPr>
      <w:i/>
    </w:rPr>
  </w:style>
  <w:style w:type="paragraph" w:customStyle="1" w:styleId="BTFirst05">
    <w:name w:val="BT First 0.5&quot;"/>
    <w:basedOn w:val="BodyText"/>
    <w:rsid w:val="00A678C9"/>
    <w:pPr>
      <w:ind w:firstLine="720"/>
    </w:pPr>
  </w:style>
  <w:style w:type="paragraph" w:customStyle="1" w:styleId="BTFirst1">
    <w:name w:val="BT First 1&quot;"/>
    <w:basedOn w:val="BodyText"/>
    <w:rsid w:val="00A678C9"/>
    <w:pPr>
      <w:ind w:firstLine="1440"/>
    </w:pPr>
  </w:style>
  <w:style w:type="table" w:styleId="TableGrid">
    <w:name w:val="Table Grid"/>
    <w:basedOn w:val="TableNormal"/>
    <w:uiPriority w:val="59"/>
    <w:rsid w:val="00244240"/>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gningLine">
    <w:name w:val="SigningLine"/>
    <w:basedOn w:val="NormalSingle"/>
    <w:rsid w:val="00E47B65"/>
    <w:pPr>
      <w:spacing w:before="40" w:after="40"/>
      <w:jc w:val="both"/>
    </w:pPr>
    <w:rPr>
      <w:szCs w:val="24"/>
    </w:rPr>
  </w:style>
  <w:style w:type="paragraph" w:styleId="Title">
    <w:name w:val="Title"/>
    <w:basedOn w:val="NormalSingle"/>
    <w:next w:val="BodyText"/>
    <w:qFormat/>
    <w:rsid w:val="009B7FE2"/>
    <w:pPr>
      <w:keepNext/>
      <w:jc w:val="center"/>
    </w:pPr>
    <w:rPr>
      <w:rFonts w:ascii="Corbel" w:hAnsi="Corbel"/>
      <w:b/>
      <w:color w:val="000000"/>
      <w:kern w:val="24"/>
      <w:sz w:val="44"/>
      <w:szCs w:val="52"/>
    </w:rPr>
  </w:style>
  <w:style w:type="paragraph" w:customStyle="1" w:styleId="MultiLevelCont1">
    <w:name w:val="MultiLevel Cont 1"/>
    <w:basedOn w:val="Normal"/>
    <w:rsid w:val="00912EC4"/>
    <w:pPr>
      <w:ind w:left="720"/>
    </w:pPr>
    <w:rPr>
      <w:szCs w:val="20"/>
    </w:rPr>
  </w:style>
  <w:style w:type="paragraph" w:customStyle="1" w:styleId="MultiLevelCont2">
    <w:name w:val="MultiLevel Cont 2"/>
    <w:basedOn w:val="MultiLevelCont1"/>
    <w:rsid w:val="00912EC4"/>
    <w:pPr>
      <w:ind w:left="1440"/>
    </w:pPr>
  </w:style>
  <w:style w:type="paragraph" w:customStyle="1" w:styleId="MultiLevelCont3">
    <w:name w:val="MultiLevel Cont 3"/>
    <w:basedOn w:val="MultiLevelCont2"/>
    <w:rsid w:val="00912EC4"/>
    <w:pPr>
      <w:ind w:left="2160"/>
    </w:pPr>
  </w:style>
  <w:style w:type="paragraph" w:customStyle="1" w:styleId="MultiLevelCont4">
    <w:name w:val="MultiLevel Cont 4"/>
    <w:basedOn w:val="MultiLevelCont3"/>
    <w:rsid w:val="00912EC4"/>
    <w:pPr>
      <w:ind w:left="2880"/>
    </w:pPr>
  </w:style>
  <w:style w:type="paragraph" w:customStyle="1" w:styleId="MultiLevelCont5">
    <w:name w:val="MultiLevel Cont 5"/>
    <w:basedOn w:val="MultiLevelCont4"/>
    <w:rsid w:val="00912EC4"/>
    <w:pPr>
      <w:ind w:left="3600"/>
    </w:pPr>
  </w:style>
  <w:style w:type="paragraph" w:customStyle="1" w:styleId="MultiLevelCont6">
    <w:name w:val="MultiLevel Cont 6"/>
    <w:basedOn w:val="MultiLevelCont5"/>
    <w:rsid w:val="00912EC4"/>
    <w:pPr>
      <w:ind w:left="4320"/>
    </w:pPr>
  </w:style>
  <w:style w:type="paragraph" w:customStyle="1" w:styleId="MultiLevelCont7">
    <w:name w:val="MultiLevel Cont 7"/>
    <w:basedOn w:val="MultiLevelCont6"/>
    <w:rsid w:val="00912EC4"/>
    <w:pPr>
      <w:ind w:left="5040"/>
    </w:pPr>
  </w:style>
  <w:style w:type="paragraph" w:customStyle="1" w:styleId="MultiLevelCont8">
    <w:name w:val="MultiLevel Cont 8"/>
    <w:basedOn w:val="MultiLevelCont7"/>
    <w:rsid w:val="00912EC4"/>
    <w:pPr>
      <w:ind w:left="5760"/>
    </w:pPr>
  </w:style>
  <w:style w:type="paragraph" w:customStyle="1" w:styleId="MultiLevelCont9">
    <w:name w:val="MultiLevel Cont 9"/>
    <w:basedOn w:val="MultiLevelCont8"/>
    <w:rsid w:val="00912EC4"/>
    <w:pPr>
      <w:ind w:left="6480"/>
    </w:pPr>
  </w:style>
  <w:style w:type="paragraph" w:customStyle="1" w:styleId="MultiLevelL1">
    <w:name w:val="MultiLevel_L1"/>
    <w:basedOn w:val="Normal"/>
    <w:rsid w:val="00912EC4"/>
    <w:pPr>
      <w:numPr>
        <w:numId w:val="1"/>
      </w:numPr>
      <w:outlineLvl w:val="0"/>
    </w:pPr>
    <w:rPr>
      <w:szCs w:val="20"/>
    </w:rPr>
  </w:style>
  <w:style w:type="paragraph" w:customStyle="1" w:styleId="MultiLevelL2">
    <w:name w:val="MultiLevel_L2"/>
    <w:basedOn w:val="MultiLevelL1"/>
    <w:rsid w:val="00912EC4"/>
    <w:pPr>
      <w:numPr>
        <w:ilvl w:val="1"/>
      </w:numPr>
      <w:outlineLvl w:val="1"/>
    </w:pPr>
  </w:style>
  <w:style w:type="paragraph" w:customStyle="1" w:styleId="MultiLevelL3">
    <w:name w:val="MultiLevel_L3"/>
    <w:basedOn w:val="MultiLevelL2"/>
    <w:rsid w:val="00912EC4"/>
    <w:pPr>
      <w:numPr>
        <w:ilvl w:val="2"/>
      </w:numPr>
      <w:outlineLvl w:val="2"/>
    </w:pPr>
  </w:style>
  <w:style w:type="paragraph" w:customStyle="1" w:styleId="MultiLevelL4">
    <w:name w:val="MultiLevel_L4"/>
    <w:basedOn w:val="MultiLevelL3"/>
    <w:rsid w:val="00912EC4"/>
    <w:pPr>
      <w:numPr>
        <w:ilvl w:val="3"/>
      </w:numPr>
      <w:outlineLvl w:val="3"/>
    </w:pPr>
  </w:style>
  <w:style w:type="paragraph" w:customStyle="1" w:styleId="MultiLevelL5">
    <w:name w:val="MultiLevel_L5"/>
    <w:basedOn w:val="MultiLevelL4"/>
    <w:rsid w:val="00912EC4"/>
    <w:pPr>
      <w:numPr>
        <w:ilvl w:val="4"/>
      </w:numPr>
      <w:outlineLvl w:val="4"/>
    </w:pPr>
  </w:style>
  <w:style w:type="paragraph" w:customStyle="1" w:styleId="MultiLevelL6">
    <w:name w:val="MultiLevel_L6"/>
    <w:basedOn w:val="MultiLevelL5"/>
    <w:rsid w:val="00912EC4"/>
    <w:pPr>
      <w:numPr>
        <w:ilvl w:val="5"/>
      </w:numPr>
      <w:outlineLvl w:val="5"/>
    </w:pPr>
  </w:style>
  <w:style w:type="paragraph" w:customStyle="1" w:styleId="MultiLevelL7">
    <w:name w:val="MultiLevel_L7"/>
    <w:basedOn w:val="MultiLevelL6"/>
    <w:rsid w:val="00912EC4"/>
    <w:pPr>
      <w:numPr>
        <w:ilvl w:val="6"/>
      </w:numPr>
      <w:outlineLvl w:val="6"/>
    </w:pPr>
  </w:style>
  <w:style w:type="paragraph" w:customStyle="1" w:styleId="MultiLevelL8">
    <w:name w:val="MultiLevel_L8"/>
    <w:basedOn w:val="MultiLevelL7"/>
    <w:rsid w:val="00912EC4"/>
    <w:pPr>
      <w:numPr>
        <w:ilvl w:val="7"/>
      </w:numPr>
      <w:outlineLvl w:val="7"/>
    </w:pPr>
  </w:style>
  <w:style w:type="paragraph" w:customStyle="1" w:styleId="MultiLevelL9">
    <w:name w:val="MultiLevel_L9"/>
    <w:basedOn w:val="MultiLevelL8"/>
    <w:rsid w:val="00912EC4"/>
    <w:pPr>
      <w:numPr>
        <w:ilvl w:val="8"/>
      </w:numPr>
      <w:outlineLvl w:val="8"/>
    </w:pPr>
  </w:style>
  <w:style w:type="character" w:customStyle="1" w:styleId="FooterChar">
    <w:name w:val="Footer Char"/>
    <w:link w:val="Footer"/>
    <w:uiPriority w:val="99"/>
    <w:rsid w:val="00C45090"/>
    <w:rPr>
      <w:sz w:val="24"/>
      <w:lang w:val="en-US" w:eastAsia="en-US"/>
    </w:rPr>
  </w:style>
  <w:style w:type="paragraph" w:customStyle="1" w:styleId="MacPacTrailer">
    <w:name w:val="MacPac Trailer"/>
    <w:rsid w:val="00195C3F"/>
    <w:pPr>
      <w:widowControl w:val="0"/>
      <w:spacing w:line="200" w:lineRule="exact"/>
    </w:pPr>
    <w:rPr>
      <w:sz w:val="16"/>
      <w:szCs w:val="22"/>
      <w:lang w:val="en-US" w:eastAsia="en-US"/>
    </w:rPr>
  </w:style>
  <w:style w:type="paragraph" w:styleId="BalloonText">
    <w:name w:val="Balloon Text"/>
    <w:basedOn w:val="Normal"/>
    <w:link w:val="BalloonTextChar"/>
    <w:uiPriority w:val="99"/>
    <w:rsid w:val="00C45090"/>
    <w:pPr>
      <w:spacing w:after="0"/>
    </w:pPr>
    <w:rPr>
      <w:rFonts w:ascii="Tahoma" w:hAnsi="Tahoma" w:cs="Tahoma"/>
      <w:sz w:val="16"/>
      <w:szCs w:val="16"/>
    </w:rPr>
  </w:style>
  <w:style w:type="character" w:customStyle="1" w:styleId="BalloonTextChar">
    <w:name w:val="Balloon Text Char"/>
    <w:link w:val="BalloonText"/>
    <w:uiPriority w:val="99"/>
    <w:rsid w:val="00C45090"/>
    <w:rPr>
      <w:rFonts w:ascii="Tahoma" w:hAnsi="Tahoma" w:cs="Tahoma"/>
      <w:sz w:val="16"/>
      <w:szCs w:val="16"/>
      <w:lang w:val="en-US" w:eastAsia="en-US"/>
    </w:rPr>
  </w:style>
  <w:style w:type="character" w:styleId="PlaceholderText">
    <w:name w:val="Placeholder Text"/>
    <w:rsid w:val="00C45090"/>
    <w:rPr>
      <w:color w:val="808080"/>
    </w:rPr>
  </w:style>
  <w:style w:type="paragraph" w:customStyle="1" w:styleId="ScheduleCont1">
    <w:name w:val="Schedule Cont 1"/>
    <w:basedOn w:val="Normal"/>
    <w:rsid w:val="001167CA"/>
    <w:pPr>
      <w:ind w:left="720" w:hanging="720"/>
      <w:jc w:val="both"/>
    </w:pPr>
    <w:rPr>
      <w:rFonts w:ascii="Corbel" w:hAnsi="Corbel"/>
      <w:sz w:val="48"/>
      <w:szCs w:val="20"/>
    </w:rPr>
  </w:style>
  <w:style w:type="paragraph" w:customStyle="1" w:styleId="ScheduleCont2">
    <w:name w:val="Schedule Cont 2"/>
    <w:basedOn w:val="ScheduleCont1"/>
    <w:rsid w:val="001167CA"/>
    <w:pPr>
      <w:ind w:firstLine="0"/>
    </w:pPr>
    <w:rPr>
      <w:sz w:val="28"/>
    </w:rPr>
  </w:style>
  <w:style w:type="paragraph" w:customStyle="1" w:styleId="ScheduleCont3">
    <w:name w:val="Schedule Cont 3"/>
    <w:basedOn w:val="ScheduleCont2"/>
    <w:rsid w:val="001167CA"/>
    <w:rPr>
      <w:sz w:val="20"/>
    </w:rPr>
  </w:style>
  <w:style w:type="paragraph" w:customStyle="1" w:styleId="ScheduleCont4">
    <w:name w:val="Schedule Cont 4"/>
    <w:basedOn w:val="ScheduleCont3"/>
    <w:rsid w:val="001167CA"/>
    <w:pPr>
      <w:ind w:left="1440"/>
    </w:pPr>
  </w:style>
  <w:style w:type="paragraph" w:customStyle="1" w:styleId="ScheduleCont5">
    <w:name w:val="Schedule Cont 5"/>
    <w:basedOn w:val="ScheduleCont4"/>
    <w:rsid w:val="001167CA"/>
    <w:pPr>
      <w:ind w:left="2160"/>
    </w:pPr>
  </w:style>
  <w:style w:type="paragraph" w:customStyle="1" w:styleId="ScheduleCont6">
    <w:name w:val="Schedule Cont 6"/>
    <w:basedOn w:val="ScheduleCont5"/>
    <w:rsid w:val="001167CA"/>
  </w:style>
  <w:style w:type="paragraph" w:customStyle="1" w:styleId="ScheduleCont7">
    <w:name w:val="Schedule Cont 7"/>
    <w:basedOn w:val="ScheduleCont6"/>
    <w:rsid w:val="0019549B"/>
    <w:pPr>
      <w:ind w:left="5040"/>
      <w:jc w:val="left"/>
    </w:pPr>
    <w:rPr>
      <w:rFonts w:ascii="Times New Roman" w:hAnsi="Times New Roman"/>
      <w:sz w:val="24"/>
    </w:rPr>
  </w:style>
  <w:style w:type="paragraph" w:customStyle="1" w:styleId="ScheduleCont8">
    <w:name w:val="Schedule Cont 8"/>
    <w:basedOn w:val="ScheduleCont7"/>
    <w:rsid w:val="00340BB7"/>
    <w:pPr>
      <w:ind w:left="5760"/>
    </w:pPr>
  </w:style>
  <w:style w:type="paragraph" w:customStyle="1" w:styleId="ScheduleCont9">
    <w:name w:val="Schedule Cont 9"/>
    <w:basedOn w:val="ScheduleCont8"/>
    <w:rsid w:val="00340BB7"/>
    <w:pPr>
      <w:ind w:left="6480"/>
    </w:pPr>
  </w:style>
  <w:style w:type="paragraph" w:customStyle="1" w:styleId="ScheduleL1">
    <w:name w:val="Schedule_L1"/>
    <w:basedOn w:val="Normal"/>
    <w:rsid w:val="00340BB7"/>
    <w:pPr>
      <w:keepNext/>
      <w:keepLines/>
      <w:widowControl w:val="0"/>
      <w:numPr>
        <w:numId w:val="2"/>
      </w:numPr>
      <w:jc w:val="both"/>
      <w:outlineLvl w:val="0"/>
    </w:pPr>
    <w:rPr>
      <w:rFonts w:ascii="Corbel" w:hAnsi="Corbel"/>
      <w:b/>
      <w:sz w:val="48"/>
      <w:szCs w:val="20"/>
    </w:rPr>
  </w:style>
  <w:style w:type="paragraph" w:customStyle="1" w:styleId="ScheduleL2">
    <w:name w:val="Schedule_L2"/>
    <w:basedOn w:val="ScheduleL1"/>
    <w:rsid w:val="00340BB7"/>
    <w:pPr>
      <w:numPr>
        <w:ilvl w:val="1"/>
      </w:numPr>
      <w:outlineLvl w:val="1"/>
    </w:pPr>
    <w:rPr>
      <w:sz w:val="28"/>
    </w:rPr>
  </w:style>
  <w:style w:type="paragraph" w:customStyle="1" w:styleId="ScheduleL3">
    <w:name w:val="Schedule_L3"/>
    <w:basedOn w:val="ScheduleL2"/>
    <w:rsid w:val="00340BB7"/>
    <w:pPr>
      <w:numPr>
        <w:ilvl w:val="2"/>
      </w:numPr>
      <w:outlineLvl w:val="2"/>
    </w:pPr>
    <w:rPr>
      <w:b w:val="0"/>
      <w:sz w:val="20"/>
    </w:rPr>
  </w:style>
  <w:style w:type="paragraph" w:customStyle="1" w:styleId="ScheduleL4">
    <w:name w:val="Schedule_L4"/>
    <w:basedOn w:val="ScheduleL3"/>
    <w:rsid w:val="00340BB7"/>
    <w:pPr>
      <w:keepNext w:val="0"/>
      <w:keepLines w:val="0"/>
      <w:widowControl/>
      <w:numPr>
        <w:ilvl w:val="3"/>
      </w:numPr>
      <w:outlineLvl w:val="3"/>
    </w:pPr>
  </w:style>
  <w:style w:type="paragraph" w:customStyle="1" w:styleId="ScheduleL5">
    <w:name w:val="Schedule_L5"/>
    <w:basedOn w:val="ScheduleL4"/>
    <w:rsid w:val="00340BB7"/>
    <w:pPr>
      <w:numPr>
        <w:ilvl w:val="4"/>
      </w:numPr>
      <w:outlineLvl w:val="4"/>
    </w:pPr>
  </w:style>
  <w:style w:type="paragraph" w:customStyle="1" w:styleId="ScheduleL6">
    <w:name w:val="Schedule_L6"/>
    <w:basedOn w:val="ScheduleL5"/>
    <w:rsid w:val="00340BB7"/>
    <w:pPr>
      <w:numPr>
        <w:ilvl w:val="5"/>
      </w:numPr>
      <w:outlineLvl w:val="5"/>
    </w:pPr>
  </w:style>
  <w:style w:type="paragraph" w:customStyle="1" w:styleId="ScheduleL7">
    <w:name w:val="Schedule_L7"/>
    <w:basedOn w:val="ScheduleL6"/>
    <w:rsid w:val="00340BB7"/>
    <w:pPr>
      <w:numPr>
        <w:ilvl w:val="6"/>
      </w:numPr>
      <w:jc w:val="left"/>
      <w:outlineLvl w:val="6"/>
    </w:pPr>
    <w:rPr>
      <w:rFonts w:ascii="Times New Roman" w:hAnsi="Times New Roman"/>
      <w:sz w:val="24"/>
    </w:rPr>
  </w:style>
  <w:style w:type="paragraph" w:customStyle="1" w:styleId="ScheduleL8">
    <w:name w:val="Schedule_L8"/>
    <w:basedOn w:val="ScheduleL7"/>
    <w:rsid w:val="00340BB7"/>
    <w:pPr>
      <w:numPr>
        <w:ilvl w:val="7"/>
      </w:numPr>
      <w:outlineLvl w:val="7"/>
    </w:pPr>
  </w:style>
  <w:style w:type="paragraph" w:customStyle="1" w:styleId="ScheduleL9">
    <w:name w:val="Schedule_L9"/>
    <w:basedOn w:val="ScheduleL8"/>
    <w:rsid w:val="00340BB7"/>
    <w:pPr>
      <w:numPr>
        <w:ilvl w:val="8"/>
      </w:numPr>
      <w:outlineLvl w:val="8"/>
    </w:pPr>
  </w:style>
  <w:style w:type="character" w:styleId="Hyperlink">
    <w:name w:val="Hyperlink"/>
    <w:basedOn w:val="DefaultParagraphFont"/>
    <w:uiPriority w:val="99"/>
    <w:unhideWhenUsed/>
    <w:rsid w:val="00F97F91"/>
    <w:rPr>
      <w:color w:val="0000FF" w:themeColor="hyperlink"/>
      <w:u w:val="single"/>
    </w:rPr>
  </w:style>
  <w:style w:type="character" w:customStyle="1" w:styleId="Prompt">
    <w:name w:val="Prompt"/>
    <w:aliases w:val="PR"/>
    <w:basedOn w:val="DefaultParagraphFont"/>
    <w:rsid w:val="00E26F1B"/>
    <w:rPr>
      <w:color w:val="auto"/>
      <w:sz w:val="48"/>
      <w:szCs w:val="48"/>
    </w:rPr>
  </w:style>
  <w:style w:type="paragraph" w:styleId="Subtitle">
    <w:name w:val="Subtitle"/>
    <w:basedOn w:val="Normal"/>
    <w:next w:val="Normal"/>
    <w:link w:val="SubtitleChar"/>
    <w:qFormat/>
    <w:rsid w:val="000A10F0"/>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0A10F0"/>
    <w:rPr>
      <w:rFonts w:asciiTheme="majorHAnsi" w:eastAsiaTheme="majorEastAsia" w:hAnsiTheme="majorHAnsi" w:cstheme="majorBidi"/>
      <w:i/>
      <w:iCs/>
      <w:color w:val="4F81BD" w:themeColor="accent1"/>
      <w:spacing w:val="15"/>
      <w:sz w:val="24"/>
      <w:szCs w:val="24"/>
      <w:lang w:val="en-US" w:eastAsia="en-US"/>
    </w:rPr>
  </w:style>
  <w:style w:type="paragraph" w:customStyle="1" w:styleId="BodyText-RSG">
    <w:name w:val="Body Text - RSG"/>
    <w:basedOn w:val="Normal"/>
    <w:rsid w:val="00FE2080"/>
    <w:pPr>
      <w:spacing w:line="288" w:lineRule="auto"/>
      <w:ind w:left="851"/>
      <w:jc w:val="both"/>
    </w:pPr>
    <w:rPr>
      <w:rFonts w:ascii="Arial" w:hAnsi="Arial" w:cs="Microsoft Sans Serif"/>
      <w:sz w:val="21"/>
      <w:szCs w:val="20"/>
      <w:lang w:val="en-AU"/>
    </w:rPr>
  </w:style>
  <w:style w:type="paragraph" w:styleId="ListParagraph">
    <w:name w:val="List Paragraph"/>
    <w:basedOn w:val="Normal"/>
    <w:uiPriority w:val="1"/>
    <w:qFormat/>
    <w:rsid w:val="00D803D2"/>
    <w:pPr>
      <w:ind w:left="720"/>
      <w:contextualSpacing/>
    </w:pPr>
  </w:style>
  <w:style w:type="character" w:styleId="FollowedHyperlink">
    <w:name w:val="FollowedHyperlink"/>
    <w:basedOn w:val="DefaultParagraphFont"/>
    <w:rsid w:val="007A2A99"/>
    <w:rPr>
      <w:color w:val="800080" w:themeColor="followedHyperlink"/>
      <w:u w:val="single"/>
    </w:rPr>
  </w:style>
  <w:style w:type="paragraph" w:customStyle="1" w:styleId="Schedule">
    <w:name w:val="Schedule"/>
    <w:basedOn w:val="Normal"/>
    <w:next w:val="Normal"/>
    <w:uiPriority w:val="99"/>
    <w:rsid w:val="00EF4E6D"/>
    <w:pPr>
      <w:keepNext/>
      <w:spacing w:before="360" w:after="0" w:line="312" w:lineRule="auto"/>
    </w:pPr>
    <w:rPr>
      <w:rFonts w:ascii="Arial" w:hAnsi="Arial"/>
      <w:b/>
      <w:szCs w:val="20"/>
      <w:lang w:val="en-AU"/>
    </w:rPr>
  </w:style>
  <w:style w:type="character" w:styleId="CommentReference">
    <w:name w:val="annotation reference"/>
    <w:uiPriority w:val="99"/>
    <w:rsid w:val="00095FFF"/>
    <w:rPr>
      <w:rFonts w:cs="Times New Roman"/>
      <w:sz w:val="16"/>
    </w:rPr>
  </w:style>
  <w:style w:type="paragraph" w:styleId="CommentText">
    <w:name w:val="annotation text"/>
    <w:basedOn w:val="Normal"/>
    <w:link w:val="CommentTextChar"/>
    <w:uiPriority w:val="99"/>
    <w:rsid w:val="00095FFF"/>
    <w:pPr>
      <w:spacing w:before="100" w:after="0"/>
    </w:pPr>
    <w:rPr>
      <w:rFonts w:ascii="Arial" w:eastAsia="Calibri" w:hAnsi="Arial"/>
      <w:sz w:val="20"/>
      <w:szCs w:val="20"/>
      <w:lang w:val="en-AU"/>
    </w:rPr>
  </w:style>
  <w:style w:type="character" w:customStyle="1" w:styleId="CommentTextChar">
    <w:name w:val="Comment Text Char"/>
    <w:basedOn w:val="DefaultParagraphFont"/>
    <w:link w:val="CommentText"/>
    <w:uiPriority w:val="99"/>
    <w:rsid w:val="00095FFF"/>
    <w:rPr>
      <w:rFonts w:ascii="Arial" w:eastAsia="Calibri" w:hAnsi="Arial"/>
      <w:lang w:val="en-AU" w:eastAsia="en-US"/>
    </w:rPr>
  </w:style>
  <w:style w:type="paragraph" w:customStyle="1" w:styleId="BodyTextAlpha">
    <w:name w:val="Body Text_Alpha"/>
    <w:basedOn w:val="Normal"/>
    <w:uiPriority w:val="99"/>
    <w:rsid w:val="00095FFF"/>
    <w:pPr>
      <w:numPr>
        <w:numId w:val="4"/>
      </w:numPr>
      <w:spacing w:line="288" w:lineRule="auto"/>
      <w:jc w:val="both"/>
    </w:pPr>
    <w:rPr>
      <w:rFonts w:ascii="Arial" w:hAnsi="Arial"/>
      <w:sz w:val="21"/>
      <w:szCs w:val="20"/>
      <w:lang w:val="en-AU"/>
    </w:rPr>
  </w:style>
  <w:style w:type="paragraph" w:customStyle="1" w:styleId="Default">
    <w:name w:val="Default"/>
    <w:rsid w:val="00A4604F"/>
    <w:pPr>
      <w:widowControl w:val="0"/>
      <w:autoSpaceDE w:val="0"/>
      <w:autoSpaceDN w:val="0"/>
      <w:adjustRightInd w:val="0"/>
    </w:pPr>
    <w:rPr>
      <w:rFonts w:ascii="Arial" w:eastAsiaTheme="minorEastAsia" w:hAnsi="Arial" w:cs="Arial"/>
      <w:color w:val="000000"/>
      <w:sz w:val="24"/>
      <w:szCs w:val="24"/>
      <w:lang w:val="en-GB" w:eastAsia="en-GB"/>
    </w:rPr>
  </w:style>
  <w:style w:type="paragraph" w:customStyle="1" w:styleId="MELegal1">
    <w:name w:val="ME Legal 1"/>
    <w:basedOn w:val="Normal"/>
    <w:rsid w:val="00A4604F"/>
    <w:pPr>
      <w:keepNext/>
      <w:numPr>
        <w:numId w:val="5"/>
      </w:numPr>
      <w:spacing w:before="280" w:after="140" w:line="280" w:lineRule="atLeast"/>
    </w:pPr>
    <w:rPr>
      <w:rFonts w:ascii="Arial" w:eastAsiaTheme="minorHAnsi" w:hAnsi="Arial" w:cs="Arial"/>
      <w:spacing w:val="-10"/>
      <w:sz w:val="32"/>
      <w:szCs w:val="32"/>
      <w:lang w:val="en-GB" w:eastAsia="en-GB"/>
    </w:rPr>
  </w:style>
  <w:style w:type="paragraph" w:customStyle="1" w:styleId="MELegal2">
    <w:name w:val="ME Legal 2"/>
    <w:basedOn w:val="Normal"/>
    <w:rsid w:val="00A4604F"/>
    <w:pPr>
      <w:keepNext/>
      <w:numPr>
        <w:ilvl w:val="1"/>
        <w:numId w:val="5"/>
      </w:numPr>
      <w:spacing w:before="60" w:after="60" w:line="280" w:lineRule="atLeast"/>
    </w:pPr>
    <w:rPr>
      <w:rFonts w:ascii="Arial" w:eastAsiaTheme="minorHAnsi" w:hAnsi="Arial" w:cs="Arial"/>
      <w:b/>
      <w:bCs/>
      <w:lang w:val="en-GB" w:eastAsia="en-GB"/>
    </w:rPr>
  </w:style>
  <w:style w:type="paragraph" w:customStyle="1" w:styleId="MELegal3Char">
    <w:name w:val="ME Legal 3 Char"/>
    <w:basedOn w:val="Normal"/>
    <w:rsid w:val="00A4604F"/>
    <w:pPr>
      <w:numPr>
        <w:ilvl w:val="2"/>
        <w:numId w:val="5"/>
      </w:numPr>
      <w:spacing w:after="140" w:line="280" w:lineRule="atLeast"/>
    </w:pPr>
    <w:rPr>
      <w:rFonts w:asciiTheme="minorHAnsi" w:eastAsiaTheme="minorHAnsi" w:hAnsiTheme="minorHAnsi" w:cstheme="minorBidi"/>
      <w:sz w:val="22"/>
      <w:szCs w:val="22"/>
      <w:lang w:val="en-AU"/>
    </w:rPr>
  </w:style>
  <w:style w:type="paragraph" w:customStyle="1" w:styleId="MELegal4">
    <w:name w:val="ME Legal 4"/>
    <w:basedOn w:val="Normal"/>
    <w:rsid w:val="00A4604F"/>
    <w:pPr>
      <w:numPr>
        <w:ilvl w:val="3"/>
        <w:numId w:val="5"/>
      </w:numPr>
      <w:spacing w:after="140" w:line="280" w:lineRule="atLeast"/>
    </w:pPr>
    <w:rPr>
      <w:rFonts w:eastAsiaTheme="minorHAnsi"/>
      <w:sz w:val="22"/>
      <w:szCs w:val="22"/>
      <w:lang w:val="en-GB" w:eastAsia="en-GB"/>
    </w:rPr>
  </w:style>
  <w:style w:type="paragraph" w:customStyle="1" w:styleId="MELegal5">
    <w:name w:val="ME Legal 5"/>
    <w:basedOn w:val="Normal"/>
    <w:rsid w:val="00A4604F"/>
    <w:pPr>
      <w:numPr>
        <w:ilvl w:val="4"/>
        <w:numId w:val="5"/>
      </w:numPr>
      <w:spacing w:after="140" w:line="280" w:lineRule="atLeast"/>
    </w:pPr>
    <w:rPr>
      <w:rFonts w:eastAsiaTheme="minorHAnsi"/>
      <w:sz w:val="22"/>
      <w:szCs w:val="22"/>
      <w:lang w:val="en-GB" w:eastAsia="en-GB"/>
    </w:rPr>
  </w:style>
  <w:style w:type="paragraph" w:customStyle="1" w:styleId="MELegal6">
    <w:name w:val="ME Legal 6"/>
    <w:basedOn w:val="Normal"/>
    <w:rsid w:val="00A4604F"/>
    <w:pPr>
      <w:numPr>
        <w:ilvl w:val="5"/>
        <w:numId w:val="5"/>
      </w:numPr>
      <w:spacing w:after="140" w:line="280" w:lineRule="atLeast"/>
    </w:pPr>
    <w:rPr>
      <w:rFonts w:eastAsiaTheme="minorHAnsi"/>
      <w:sz w:val="22"/>
      <w:szCs w:val="22"/>
      <w:lang w:val="en-GB" w:eastAsia="en-GB"/>
    </w:rPr>
  </w:style>
  <w:style w:type="paragraph" w:customStyle="1" w:styleId="ArticleCont1">
    <w:name w:val="Article Cont 1"/>
    <w:basedOn w:val="Normal"/>
    <w:rsid w:val="00DB7BD4"/>
    <w:pPr>
      <w:keepNext/>
      <w:ind w:firstLine="720"/>
      <w:jc w:val="both"/>
    </w:pPr>
    <w:rPr>
      <w:rFonts w:ascii="Corbel" w:hAnsi="Corbel" w:cs="Arial"/>
      <w:b/>
      <w:caps/>
      <w:sz w:val="28"/>
      <w:szCs w:val="20"/>
    </w:rPr>
  </w:style>
  <w:style w:type="paragraph" w:customStyle="1" w:styleId="ArticleCont2">
    <w:name w:val="Article Cont 2"/>
    <w:basedOn w:val="ArticleCont1"/>
    <w:rsid w:val="00DB7BD4"/>
    <w:pPr>
      <w:keepNext w:val="0"/>
      <w:ind w:left="720" w:firstLine="0"/>
    </w:pPr>
    <w:rPr>
      <w:rFonts w:cs="Times New Roman"/>
      <w:b w:val="0"/>
      <w:caps w:val="0"/>
      <w:sz w:val="20"/>
    </w:rPr>
  </w:style>
  <w:style w:type="paragraph" w:customStyle="1" w:styleId="ArticleCont3">
    <w:name w:val="Article Cont 3"/>
    <w:basedOn w:val="ArticleCont2"/>
    <w:rsid w:val="00DB7BD4"/>
    <w:pPr>
      <w:ind w:left="1440"/>
    </w:pPr>
  </w:style>
  <w:style w:type="paragraph" w:customStyle="1" w:styleId="ArticleCont4">
    <w:name w:val="Article Cont 4"/>
    <w:basedOn w:val="ArticleCont3"/>
    <w:rsid w:val="00DB7BD4"/>
    <w:pPr>
      <w:ind w:left="2160"/>
    </w:pPr>
  </w:style>
  <w:style w:type="paragraph" w:customStyle="1" w:styleId="ArticleCont5">
    <w:name w:val="Article Cont 5"/>
    <w:basedOn w:val="ArticleCont4"/>
    <w:rsid w:val="00DB7BD4"/>
    <w:pPr>
      <w:ind w:left="2880"/>
    </w:pPr>
  </w:style>
  <w:style w:type="paragraph" w:customStyle="1" w:styleId="ArticleCont6">
    <w:name w:val="Article Cont 6"/>
    <w:basedOn w:val="ArticleCont5"/>
    <w:rsid w:val="00DB7BD4"/>
    <w:pPr>
      <w:spacing w:line="360" w:lineRule="auto"/>
      <w:ind w:left="1440"/>
    </w:pPr>
    <w:rPr>
      <w:rFonts w:ascii="Times New Roman" w:hAnsi="Times New Roman"/>
      <w:sz w:val="24"/>
    </w:rPr>
  </w:style>
  <w:style w:type="paragraph" w:customStyle="1" w:styleId="ArticleCont7">
    <w:name w:val="Article Cont 7"/>
    <w:basedOn w:val="ArticleCont6"/>
    <w:rsid w:val="00DB7BD4"/>
    <w:pPr>
      <w:ind w:left="2160"/>
      <w:jc w:val="left"/>
    </w:pPr>
  </w:style>
  <w:style w:type="paragraph" w:customStyle="1" w:styleId="ArticleCont8">
    <w:name w:val="Article Cont 8"/>
    <w:basedOn w:val="ArticleCont7"/>
    <w:rsid w:val="00DB7BD4"/>
    <w:pPr>
      <w:ind w:left="2880"/>
    </w:pPr>
  </w:style>
  <w:style w:type="paragraph" w:customStyle="1" w:styleId="ArticleCont9">
    <w:name w:val="Article Cont 9"/>
    <w:basedOn w:val="ArticleCont8"/>
    <w:rsid w:val="00DB7BD4"/>
    <w:pPr>
      <w:ind w:left="3600"/>
    </w:pPr>
  </w:style>
  <w:style w:type="paragraph" w:customStyle="1" w:styleId="ArticleL1">
    <w:name w:val="Article_L1"/>
    <w:basedOn w:val="Normal"/>
    <w:next w:val="ArticleL2"/>
    <w:rsid w:val="00DB7BD4"/>
    <w:pPr>
      <w:keepNext/>
      <w:numPr>
        <w:numId w:val="8"/>
      </w:numPr>
      <w:jc w:val="both"/>
      <w:outlineLvl w:val="0"/>
    </w:pPr>
    <w:rPr>
      <w:rFonts w:ascii="Corbel" w:hAnsi="Corbel"/>
      <w:b/>
      <w:caps/>
      <w:sz w:val="28"/>
      <w:szCs w:val="20"/>
    </w:rPr>
  </w:style>
  <w:style w:type="paragraph" w:customStyle="1" w:styleId="ArticleL2">
    <w:name w:val="Article_L2"/>
    <w:basedOn w:val="ArticleL1"/>
    <w:next w:val="BTFirst1"/>
    <w:rsid w:val="00DB7BD4"/>
    <w:pPr>
      <w:numPr>
        <w:ilvl w:val="1"/>
      </w:numPr>
      <w:outlineLvl w:val="1"/>
    </w:pPr>
    <w:rPr>
      <w:b w:val="0"/>
      <w:caps w:val="0"/>
      <w:sz w:val="20"/>
    </w:rPr>
  </w:style>
  <w:style w:type="paragraph" w:customStyle="1" w:styleId="ArticleL3">
    <w:name w:val="Article_L3"/>
    <w:basedOn w:val="ArticleL2"/>
    <w:rsid w:val="00DB7BD4"/>
    <w:pPr>
      <w:keepNext w:val="0"/>
      <w:numPr>
        <w:ilvl w:val="2"/>
      </w:numPr>
      <w:outlineLvl w:val="2"/>
    </w:pPr>
  </w:style>
  <w:style w:type="paragraph" w:customStyle="1" w:styleId="ArticleL4">
    <w:name w:val="Article_L4"/>
    <w:basedOn w:val="ArticleL3"/>
    <w:rsid w:val="00DB7BD4"/>
    <w:pPr>
      <w:numPr>
        <w:ilvl w:val="0"/>
        <w:numId w:val="0"/>
      </w:numPr>
      <w:outlineLvl w:val="3"/>
    </w:pPr>
  </w:style>
  <w:style w:type="paragraph" w:customStyle="1" w:styleId="ArticleL5">
    <w:name w:val="Article_L5"/>
    <w:basedOn w:val="ArticleL4"/>
    <w:rsid w:val="00DB7BD4"/>
    <w:pPr>
      <w:numPr>
        <w:ilvl w:val="4"/>
        <w:numId w:val="8"/>
      </w:numPr>
      <w:outlineLvl w:val="4"/>
    </w:pPr>
  </w:style>
  <w:style w:type="paragraph" w:customStyle="1" w:styleId="ArticleL6">
    <w:name w:val="Article_L6"/>
    <w:basedOn w:val="ArticleL5"/>
    <w:rsid w:val="00DB7BD4"/>
    <w:pPr>
      <w:numPr>
        <w:ilvl w:val="5"/>
      </w:numPr>
      <w:spacing w:line="360" w:lineRule="auto"/>
      <w:outlineLvl w:val="5"/>
    </w:pPr>
    <w:rPr>
      <w:rFonts w:ascii="Times New Roman" w:hAnsi="Times New Roman"/>
      <w:sz w:val="24"/>
    </w:rPr>
  </w:style>
  <w:style w:type="paragraph" w:customStyle="1" w:styleId="ArticleL7">
    <w:name w:val="Article_L7"/>
    <w:basedOn w:val="ArticleL6"/>
    <w:rsid w:val="00DB7BD4"/>
    <w:pPr>
      <w:numPr>
        <w:ilvl w:val="6"/>
      </w:numPr>
      <w:outlineLvl w:val="6"/>
    </w:pPr>
  </w:style>
  <w:style w:type="paragraph" w:customStyle="1" w:styleId="ArticleL8">
    <w:name w:val="Article_L8"/>
    <w:basedOn w:val="ArticleL7"/>
    <w:rsid w:val="00DB7BD4"/>
    <w:pPr>
      <w:numPr>
        <w:ilvl w:val="7"/>
      </w:numPr>
      <w:outlineLvl w:val="7"/>
    </w:pPr>
  </w:style>
  <w:style w:type="paragraph" w:customStyle="1" w:styleId="ArticleL9">
    <w:name w:val="Article_L9"/>
    <w:basedOn w:val="ArticleL8"/>
    <w:rsid w:val="00DB7BD4"/>
    <w:pPr>
      <w:numPr>
        <w:ilvl w:val="8"/>
      </w:numPr>
      <w:outlineLvl w:val="8"/>
    </w:pPr>
  </w:style>
  <w:style w:type="paragraph" w:styleId="TOC3">
    <w:name w:val="toc 3"/>
    <w:basedOn w:val="Normal"/>
    <w:next w:val="Normal"/>
    <w:autoRedefine/>
    <w:uiPriority w:val="39"/>
    <w:unhideWhenUsed/>
    <w:rsid w:val="00DB7BD4"/>
    <w:pPr>
      <w:keepLines/>
      <w:tabs>
        <w:tab w:val="right" w:leader="dot" w:pos="9288"/>
      </w:tabs>
      <w:spacing w:after="0"/>
      <w:ind w:left="2160" w:right="720" w:hanging="720"/>
    </w:pPr>
    <w:rPr>
      <w:szCs w:val="20"/>
    </w:rPr>
  </w:style>
  <w:style w:type="paragraph" w:styleId="TOC4">
    <w:name w:val="toc 4"/>
    <w:basedOn w:val="Normal"/>
    <w:next w:val="Normal"/>
    <w:autoRedefine/>
    <w:uiPriority w:val="39"/>
    <w:unhideWhenUsed/>
    <w:rsid w:val="00DB7BD4"/>
    <w:pPr>
      <w:keepLines/>
      <w:tabs>
        <w:tab w:val="right" w:leader="dot" w:pos="9288"/>
      </w:tabs>
      <w:spacing w:after="0"/>
      <w:ind w:left="2880" w:right="720" w:hanging="720"/>
    </w:pPr>
    <w:rPr>
      <w:szCs w:val="20"/>
    </w:rPr>
  </w:style>
  <w:style w:type="paragraph" w:styleId="TOC5">
    <w:name w:val="toc 5"/>
    <w:basedOn w:val="Normal"/>
    <w:next w:val="Normal"/>
    <w:autoRedefine/>
    <w:uiPriority w:val="39"/>
    <w:unhideWhenUsed/>
    <w:rsid w:val="00DB7BD4"/>
    <w:pPr>
      <w:keepLines/>
      <w:tabs>
        <w:tab w:val="right" w:leader="dot" w:pos="9288"/>
      </w:tabs>
      <w:spacing w:after="0"/>
      <w:ind w:left="3600" w:right="720" w:hanging="720"/>
    </w:pPr>
    <w:rPr>
      <w:szCs w:val="20"/>
    </w:rPr>
  </w:style>
  <w:style w:type="paragraph" w:styleId="TOC6">
    <w:name w:val="toc 6"/>
    <w:basedOn w:val="Normal"/>
    <w:next w:val="Normal"/>
    <w:autoRedefine/>
    <w:uiPriority w:val="39"/>
    <w:unhideWhenUsed/>
    <w:rsid w:val="00DB7BD4"/>
    <w:pPr>
      <w:keepLines/>
      <w:tabs>
        <w:tab w:val="right" w:leader="dot" w:pos="9288"/>
      </w:tabs>
      <w:spacing w:after="0"/>
      <w:ind w:left="4320" w:right="720" w:hanging="720"/>
    </w:pPr>
    <w:rPr>
      <w:szCs w:val="20"/>
    </w:rPr>
  </w:style>
  <w:style w:type="paragraph" w:styleId="TOC7">
    <w:name w:val="toc 7"/>
    <w:basedOn w:val="Normal"/>
    <w:next w:val="Normal"/>
    <w:autoRedefine/>
    <w:uiPriority w:val="39"/>
    <w:unhideWhenUsed/>
    <w:rsid w:val="00DB7BD4"/>
    <w:pPr>
      <w:keepLines/>
      <w:tabs>
        <w:tab w:val="right" w:leader="dot" w:pos="9288"/>
      </w:tabs>
      <w:spacing w:after="0"/>
      <w:ind w:left="5040" w:right="720" w:hanging="720"/>
    </w:pPr>
    <w:rPr>
      <w:szCs w:val="20"/>
    </w:rPr>
  </w:style>
  <w:style w:type="paragraph" w:styleId="TOC8">
    <w:name w:val="toc 8"/>
    <w:basedOn w:val="Normal"/>
    <w:next w:val="Normal"/>
    <w:autoRedefine/>
    <w:uiPriority w:val="39"/>
    <w:unhideWhenUsed/>
    <w:rsid w:val="00DB7BD4"/>
    <w:pPr>
      <w:keepLines/>
      <w:tabs>
        <w:tab w:val="right" w:leader="dot" w:pos="9288"/>
      </w:tabs>
      <w:spacing w:after="0"/>
      <w:ind w:left="5760" w:right="720" w:hanging="720"/>
    </w:pPr>
    <w:rPr>
      <w:szCs w:val="20"/>
    </w:rPr>
  </w:style>
  <w:style w:type="paragraph" w:styleId="TOC9">
    <w:name w:val="toc 9"/>
    <w:basedOn w:val="Normal"/>
    <w:next w:val="Normal"/>
    <w:autoRedefine/>
    <w:uiPriority w:val="39"/>
    <w:unhideWhenUsed/>
    <w:rsid w:val="00DB7BD4"/>
    <w:pPr>
      <w:keepLines/>
      <w:tabs>
        <w:tab w:val="right" w:leader="dot" w:pos="9288"/>
      </w:tabs>
      <w:spacing w:after="0"/>
      <w:ind w:left="6480" w:right="720" w:hanging="720"/>
    </w:pPr>
    <w:rPr>
      <w:szCs w:val="20"/>
    </w:rPr>
  </w:style>
  <w:style w:type="paragraph" w:styleId="TableofAuthorities">
    <w:name w:val="table of authorities"/>
    <w:basedOn w:val="Normal"/>
    <w:next w:val="Normal"/>
    <w:rsid w:val="00DB7BD4"/>
    <w:pPr>
      <w:spacing w:after="0"/>
      <w:ind w:left="240" w:hanging="240"/>
    </w:pPr>
  </w:style>
  <w:style w:type="character" w:customStyle="1" w:styleId="UnresolvedMention1">
    <w:name w:val="Unresolved Mention1"/>
    <w:basedOn w:val="DefaultParagraphFont"/>
    <w:uiPriority w:val="99"/>
    <w:semiHidden/>
    <w:unhideWhenUsed/>
    <w:rsid w:val="006377C8"/>
    <w:rPr>
      <w:color w:val="605E5C"/>
      <w:shd w:val="clear" w:color="auto" w:fill="E1DFDD"/>
    </w:rPr>
  </w:style>
  <w:style w:type="paragraph" w:styleId="CommentSubject">
    <w:name w:val="annotation subject"/>
    <w:basedOn w:val="CommentText"/>
    <w:next w:val="CommentText"/>
    <w:link w:val="CommentSubjectChar"/>
    <w:semiHidden/>
    <w:unhideWhenUsed/>
    <w:rsid w:val="00785E70"/>
    <w:pPr>
      <w:spacing w:before="0" w:after="240"/>
    </w:pPr>
    <w:rPr>
      <w:rFonts w:ascii="Times New Roman" w:eastAsia="Times New Roman" w:hAnsi="Times New Roman"/>
      <w:b/>
      <w:bCs/>
      <w:lang w:val="en-US"/>
    </w:rPr>
  </w:style>
  <w:style w:type="character" w:customStyle="1" w:styleId="CommentSubjectChar">
    <w:name w:val="Comment Subject Char"/>
    <w:basedOn w:val="CommentTextChar"/>
    <w:link w:val="CommentSubject"/>
    <w:semiHidden/>
    <w:rsid w:val="00785E70"/>
    <w:rPr>
      <w:rFonts w:ascii="Arial" w:eastAsia="Calibri" w:hAnsi="Arial"/>
      <w:b/>
      <w:bCs/>
      <w:lang w:val="en-US" w:eastAsia="en-US"/>
    </w:rPr>
  </w:style>
  <w:style w:type="paragraph" w:customStyle="1" w:styleId="TableParagraph">
    <w:name w:val="Table Paragraph"/>
    <w:basedOn w:val="Normal"/>
    <w:uiPriority w:val="1"/>
    <w:qFormat/>
    <w:rsid w:val="00A94D82"/>
    <w:pPr>
      <w:widowControl w:val="0"/>
      <w:spacing w:after="0"/>
    </w:pPr>
    <w:rPr>
      <w:rFonts w:asciiTheme="minorHAnsi" w:eastAsiaTheme="minorHAnsi" w:hAnsiTheme="minorHAnsi" w:cstheme="minorBidi"/>
      <w:sz w:val="22"/>
      <w:szCs w:val="22"/>
    </w:rPr>
  </w:style>
  <w:style w:type="paragraph" w:styleId="Revision">
    <w:name w:val="Revision"/>
    <w:hidden/>
    <w:semiHidden/>
    <w:rsid w:val="00DF0D4B"/>
    <w:rPr>
      <w:sz w:val="24"/>
      <w:szCs w:val="24"/>
      <w:lang w:val="en-US" w:eastAsia="en-US"/>
    </w:rPr>
  </w:style>
  <w:style w:type="character" w:styleId="UnresolvedMention">
    <w:name w:val="Unresolved Mention"/>
    <w:basedOn w:val="DefaultParagraphFont"/>
    <w:uiPriority w:val="99"/>
    <w:semiHidden/>
    <w:unhideWhenUsed/>
    <w:rsid w:val="00D52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7249">
      <w:bodyDiv w:val="1"/>
      <w:marLeft w:val="0"/>
      <w:marRight w:val="0"/>
      <w:marTop w:val="0"/>
      <w:marBottom w:val="0"/>
      <w:divBdr>
        <w:top w:val="none" w:sz="0" w:space="0" w:color="auto"/>
        <w:left w:val="none" w:sz="0" w:space="0" w:color="auto"/>
        <w:bottom w:val="none" w:sz="0" w:space="0" w:color="auto"/>
        <w:right w:val="none" w:sz="0" w:space="0" w:color="auto"/>
      </w:divBdr>
    </w:div>
    <w:div w:id="38017667">
      <w:bodyDiv w:val="1"/>
      <w:marLeft w:val="0"/>
      <w:marRight w:val="0"/>
      <w:marTop w:val="0"/>
      <w:marBottom w:val="0"/>
      <w:divBdr>
        <w:top w:val="none" w:sz="0" w:space="0" w:color="auto"/>
        <w:left w:val="none" w:sz="0" w:space="0" w:color="auto"/>
        <w:bottom w:val="none" w:sz="0" w:space="0" w:color="auto"/>
        <w:right w:val="none" w:sz="0" w:space="0" w:color="auto"/>
      </w:divBdr>
    </w:div>
    <w:div w:id="42366315">
      <w:bodyDiv w:val="1"/>
      <w:marLeft w:val="0"/>
      <w:marRight w:val="0"/>
      <w:marTop w:val="0"/>
      <w:marBottom w:val="0"/>
      <w:divBdr>
        <w:top w:val="none" w:sz="0" w:space="0" w:color="auto"/>
        <w:left w:val="none" w:sz="0" w:space="0" w:color="auto"/>
        <w:bottom w:val="none" w:sz="0" w:space="0" w:color="auto"/>
        <w:right w:val="none" w:sz="0" w:space="0" w:color="auto"/>
      </w:divBdr>
      <w:divsChild>
        <w:div w:id="118376183">
          <w:marLeft w:val="0"/>
          <w:marRight w:val="0"/>
          <w:marTop w:val="0"/>
          <w:marBottom w:val="0"/>
          <w:divBdr>
            <w:top w:val="none" w:sz="0" w:space="0" w:color="auto"/>
            <w:left w:val="none" w:sz="0" w:space="0" w:color="auto"/>
            <w:bottom w:val="none" w:sz="0" w:space="0" w:color="auto"/>
            <w:right w:val="none" w:sz="0" w:space="0" w:color="auto"/>
          </w:divBdr>
          <w:divsChild>
            <w:div w:id="43221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4332">
      <w:bodyDiv w:val="1"/>
      <w:marLeft w:val="0"/>
      <w:marRight w:val="0"/>
      <w:marTop w:val="0"/>
      <w:marBottom w:val="0"/>
      <w:divBdr>
        <w:top w:val="none" w:sz="0" w:space="0" w:color="auto"/>
        <w:left w:val="none" w:sz="0" w:space="0" w:color="auto"/>
        <w:bottom w:val="none" w:sz="0" w:space="0" w:color="auto"/>
        <w:right w:val="none" w:sz="0" w:space="0" w:color="auto"/>
      </w:divBdr>
    </w:div>
    <w:div w:id="156968580">
      <w:bodyDiv w:val="1"/>
      <w:marLeft w:val="0"/>
      <w:marRight w:val="0"/>
      <w:marTop w:val="0"/>
      <w:marBottom w:val="0"/>
      <w:divBdr>
        <w:top w:val="none" w:sz="0" w:space="0" w:color="auto"/>
        <w:left w:val="none" w:sz="0" w:space="0" w:color="auto"/>
        <w:bottom w:val="none" w:sz="0" w:space="0" w:color="auto"/>
        <w:right w:val="none" w:sz="0" w:space="0" w:color="auto"/>
      </w:divBdr>
    </w:div>
    <w:div w:id="215747953">
      <w:bodyDiv w:val="1"/>
      <w:marLeft w:val="0"/>
      <w:marRight w:val="0"/>
      <w:marTop w:val="0"/>
      <w:marBottom w:val="0"/>
      <w:divBdr>
        <w:top w:val="none" w:sz="0" w:space="0" w:color="auto"/>
        <w:left w:val="none" w:sz="0" w:space="0" w:color="auto"/>
        <w:bottom w:val="none" w:sz="0" w:space="0" w:color="auto"/>
        <w:right w:val="none" w:sz="0" w:space="0" w:color="auto"/>
      </w:divBdr>
    </w:div>
    <w:div w:id="228077888">
      <w:bodyDiv w:val="1"/>
      <w:marLeft w:val="0"/>
      <w:marRight w:val="0"/>
      <w:marTop w:val="0"/>
      <w:marBottom w:val="0"/>
      <w:divBdr>
        <w:top w:val="none" w:sz="0" w:space="0" w:color="auto"/>
        <w:left w:val="none" w:sz="0" w:space="0" w:color="auto"/>
        <w:bottom w:val="none" w:sz="0" w:space="0" w:color="auto"/>
        <w:right w:val="none" w:sz="0" w:space="0" w:color="auto"/>
      </w:divBdr>
    </w:div>
    <w:div w:id="250700004">
      <w:bodyDiv w:val="1"/>
      <w:marLeft w:val="0"/>
      <w:marRight w:val="0"/>
      <w:marTop w:val="0"/>
      <w:marBottom w:val="0"/>
      <w:divBdr>
        <w:top w:val="none" w:sz="0" w:space="0" w:color="auto"/>
        <w:left w:val="none" w:sz="0" w:space="0" w:color="auto"/>
        <w:bottom w:val="none" w:sz="0" w:space="0" w:color="auto"/>
        <w:right w:val="none" w:sz="0" w:space="0" w:color="auto"/>
      </w:divBdr>
    </w:div>
    <w:div w:id="323054234">
      <w:bodyDiv w:val="1"/>
      <w:marLeft w:val="0"/>
      <w:marRight w:val="0"/>
      <w:marTop w:val="0"/>
      <w:marBottom w:val="0"/>
      <w:divBdr>
        <w:top w:val="none" w:sz="0" w:space="0" w:color="auto"/>
        <w:left w:val="none" w:sz="0" w:space="0" w:color="auto"/>
        <w:bottom w:val="none" w:sz="0" w:space="0" w:color="auto"/>
        <w:right w:val="none" w:sz="0" w:space="0" w:color="auto"/>
      </w:divBdr>
    </w:div>
    <w:div w:id="416824038">
      <w:bodyDiv w:val="1"/>
      <w:marLeft w:val="0"/>
      <w:marRight w:val="0"/>
      <w:marTop w:val="0"/>
      <w:marBottom w:val="0"/>
      <w:divBdr>
        <w:top w:val="none" w:sz="0" w:space="0" w:color="auto"/>
        <w:left w:val="none" w:sz="0" w:space="0" w:color="auto"/>
        <w:bottom w:val="none" w:sz="0" w:space="0" w:color="auto"/>
        <w:right w:val="none" w:sz="0" w:space="0" w:color="auto"/>
      </w:divBdr>
    </w:div>
    <w:div w:id="454177505">
      <w:bodyDiv w:val="1"/>
      <w:marLeft w:val="0"/>
      <w:marRight w:val="0"/>
      <w:marTop w:val="0"/>
      <w:marBottom w:val="0"/>
      <w:divBdr>
        <w:top w:val="none" w:sz="0" w:space="0" w:color="auto"/>
        <w:left w:val="none" w:sz="0" w:space="0" w:color="auto"/>
        <w:bottom w:val="none" w:sz="0" w:space="0" w:color="auto"/>
        <w:right w:val="none" w:sz="0" w:space="0" w:color="auto"/>
      </w:divBdr>
    </w:div>
    <w:div w:id="530648932">
      <w:bodyDiv w:val="1"/>
      <w:marLeft w:val="0"/>
      <w:marRight w:val="0"/>
      <w:marTop w:val="0"/>
      <w:marBottom w:val="0"/>
      <w:divBdr>
        <w:top w:val="none" w:sz="0" w:space="0" w:color="auto"/>
        <w:left w:val="none" w:sz="0" w:space="0" w:color="auto"/>
        <w:bottom w:val="none" w:sz="0" w:space="0" w:color="auto"/>
        <w:right w:val="none" w:sz="0" w:space="0" w:color="auto"/>
      </w:divBdr>
    </w:div>
    <w:div w:id="546458115">
      <w:bodyDiv w:val="1"/>
      <w:marLeft w:val="0"/>
      <w:marRight w:val="0"/>
      <w:marTop w:val="0"/>
      <w:marBottom w:val="0"/>
      <w:divBdr>
        <w:top w:val="none" w:sz="0" w:space="0" w:color="auto"/>
        <w:left w:val="none" w:sz="0" w:space="0" w:color="auto"/>
        <w:bottom w:val="none" w:sz="0" w:space="0" w:color="auto"/>
        <w:right w:val="none" w:sz="0" w:space="0" w:color="auto"/>
      </w:divBdr>
    </w:div>
    <w:div w:id="589001590">
      <w:bodyDiv w:val="1"/>
      <w:marLeft w:val="0"/>
      <w:marRight w:val="0"/>
      <w:marTop w:val="0"/>
      <w:marBottom w:val="0"/>
      <w:divBdr>
        <w:top w:val="none" w:sz="0" w:space="0" w:color="auto"/>
        <w:left w:val="none" w:sz="0" w:space="0" w:color="auto"/>
        <w:bottom w:val="none" w:sz="0" w:space="0" w:color="auto"/>
        <w:right w:val="none" w:sz="0" w:space="0" w:color="auto"/>
      </w:divBdr>
    </w:div>
    <w:div w:id="662391391">
      <w:bodyDiv w:val="1"/>
      <w:marLeft w:val="0"/>
      <w:marRight w:val="0"/>
      <w:marTop w:val="0"/>
      <w:marBottom w:val="0"/>
      <w:divBdr>
        <w:top w:val="none" w:sz="0" w:space="0" w:color="auto"/>
        <w:left w:val="none" w:sz="0" w:space="0" w:color="auto"/>
        <w:bottom w:val="none" w:sz="0" w:space="0" w:color="auto"/>
        <w:right w:val="none" w:sz="0" w:space="0" w:color="auto"/>
      </w:divBdr>
    </w:div>
    <w:div w:id="734743308">
      <w:bodyDiv w:val="1"/>
      <w:marLeft w:val="0"/>
      <w:marRight w:val="0"/>
      <w:marTop w:val="0"/>
      <w:marBottom w:val="0"/>
      <w:divBdr>
        <w:top w:val="none" w:sz="0" w:space="0" w:color="auto"/>
        <w:left w:val="none" w:sz="0" w:space="0" w:color="auto"/>
        <w:bottom w:val="none" w:sz="0" w:space="0" w:color="auto"/>
        <w:right w:val="none" w:sz="0" w:space="0" w:color="auto"/>
      </w:divBdr>
    </w:div>
    <w:div w:id="807823502">
      <w:bodyDiv w:val="1"/>
      <w:marLeft w:val="0"/>
      <w:marRight w:val="0"/>
      <w:marTop w:val="0"/>
      <w:marBottom w:val="0"/>
      <w:divBdr>
        <w:top w:val="none" w:sz="0" w:space="0" w:color="auto"/>
        <w:left w:val="none" w:sz="0" w:space="0" w:color="auto"/>
        <w:bottom w:val="none" w:sz="0" w:space="0" w:color="auto"/>
        <w:right w:val="none" w:sz="0" w:space="0" w:color="auto"/>
      </w:divBdr>
    </w:div>
    <w:div w:id="809904915">
      <w:bodyDiv w:val="1"/>
      <w:marLeft w:val="0"/>
      <w:marRight w:val="0"/>
      <w:marTop w:val="0"/>
      <w:marBottom w:val="0"/>
      <w:divBdr>
        <w:top w:val="none" w:sz="0" w:space="0" w:color="auto"/>
        <w:left w:val="none" w:sz="0" w:space="0" w:color="auto"/>
        <w:bottom w:val="none" w:sz="0" w:space="0" w:color="auto"/>
        <w:right w:val="none" w:sz="0" w:space="0" w:color="auto"/>
      </w:divBdr>
    </w:div>
    <w:div w:id="819999080">
      <w:bodyDiv w:val="1"/>
      <w:marLeft w:val="0"/>
      <w:marRight w:val="0"/>
      <w:marTop w:val="0"/>
      <w:marBottom w:val="0"/>
      <w:divBdr>
        <w:top w:val="none" w:sz="0" w:space="0" w:color="auto"/>
        <w:left w:val="none" w:sz="0" w:space="0" w:color="auto"/>
        <w:bottom w:val="none" w:sz="0" w:space="0" w:color="auto"/>
        <w:right w:val="none" w:sz="0" w:space="0" w:color="auto"/>
      </w:divBdr>
    </w:div>
    <w:div w:id="880437028">
      <w:bodyDiv w:val="1"/>
      <w:marLeft w:val="0"/>
      <w:marRight w:val="0"/>
      <w:marTop w:val="0"/>
      <w:marBottom w:val="0"/>
      <w:divBdr>
        <w:top w:val="none" w:sz="0" w:space="0" w:color="auto"/>
        <w:left w:val="none" w:sz="0" w:space="0" w:color="auto"/>
        <w:bottom w:val="none" w:sz="0" w:space="0" w:color="auto"/>
        <w:right w:val="none" w:sz="0" w:space="0" w:color="auto"/>
      </w:divBdr>
    </w:div>
    <w:div w:id="968364405">
      <w:bodyDiv w:val="1"/>
      <w:marLeft w:val="0"/>
      <w:marRight w:val="0"/>
      <w:marTop w:val="0"/>
      <w:marBottom w:val="0"/>
      <w:divBdr>
        <w:top w:val="none" w:sz="0" w:space="0" w:color="auto"/>
        <w:left w:val="none" w:sz="0" w:space="0" w:color="auto"/>
        <w:bottom w:val="none" w:sz="0" w:space="0" w:color="auto"/>
        <w:right w:val="none" w:sz="0" w:space="0" w:color="auto"/>
      </w:divBdr>
    </w:div>
    <w:div w:id="987787924">
      <w:bodyDiv w:val="1"/>
      <w:marLeft w:val="0"/>
      <w:marRight w:val="0"/>
      <w:marTop w:val="0"/>
      <w:marBottom w:val="0"/>
      <w:divBdr>
        <w:top w:val="none" w:sz="0" w:space="0" w:color="auto"/>
        <w:left w:val="none" w:sz="0" w:space="0" w:color="auto"/>
        <w:bottom w:val="none" w:sz="0" w:space="0" w:color="auto"/>
        <w:right w:val="none" w:sz="0" w:space="0" w:color="auto"/>
      </w:divBdr>
    </w:div>
    <w:div w:id="1079210160">
      <w:bodyDiv w:val="1"/>
      <w:marLeft w:val="0"/>
      <w:marRight w:val="0"/>
      <w:marTop w:val="0"/>
      <w:marBottom w:val="0"/>
      <w:divBdr>
        <w:top w:val="none" w:sz="0" w:space="0" w:color="auto"/>
        <w:left w:val="none" w:sz="0" w:space="0" w:color="auto"/>
        <w:bottom w:val="none" w:sz="0" w:space="0" w:color="auto"/>
        <w:right w:val="none" w:sz="0" w:space="0" w:color="auto"/>
      </w:divBdr>
    </w:div>
    <w:div w:id="1220482371">
      <w:bodyDiv w:val="1"/>
      <w:marLeft w:val="0"/>
      <w:marRight w:val="0"/>
      <w:marTop w:val="0"/>
      <w:marBottom w:val="0"/>
      <w:divBdr>
        <w:top w:val="none" w:sz="0" w:space="0" w:color="auto"/>
        <w:left w:val="none" w:sz="0" w:space="0" w:color="auto"/>
        <w:bottom w:val="none" w:sz="0" w:space="0" w:color="auto"/>
        <w:right w:val="none" w:sz="0" w:space="0" w:color="auto"/>
      </w:divBdr>
    </w:div>
    <w:div w:id="1221671492">
      <w:bodyDiv w:val="1"/>
      <w:marLeft w:val="0"/>
      <w:marRight w:val="0"/>
      <w:marTop w:val="0"/>
      <w:marBottom w:val="0"/>
      <w:divBdr>
        <w:top w:val="none" w:sz="0" w:space="0" w:color="auto"/>
        <w:left w:val="none" w:sz="0" w:space="0" w:color="auto"/>
        <w:bottom w:val="none" w:sz="0" w:space="0" w:color="auto"/>
        <w:right w:val="none" w:sz="0" w:space="0" w:color="auto"/>
      </w:divBdr>
    </w:div>
    <w:div w:id="1249575645">
      <w:bodyDiv w:val="1"/>
      <w:marLeft w:val="0"/>
      <w:marRight w:val="0"/>
      <w:marTop w:val="0"/>
      <w:marBottom w:val="0"/>
      <w:divBdr>
        <w:top w:val="none" w:sz="0" w:space="0" w:color="auto"/>
        <w:left w:val="none" w:sz="0" w:space="0" w:color="auto"/>
        <w:bottom w:val="none" w:sz="0" w:space="0" w:color="auto"/>
        <w:right w:val="none" w:sz="0" w:space="0" w:color="auto"/>
      </w:divBdr>
    </w:div>
    <w:div w:id="1293364419">
      <w:bodyDiv w:val="1"/>
      <w:marLeft w:val="0"/>
      <w:marRight w:val="0"/>
      <w:marTop w:val="0"/>
      <w:marBottom w:val="0"/>
      <w:divBdr>
        <w:top w:val="none" w:sz="0" w:space="0" w:color="auto"/>
        <w:left w:val="none" w:sz="0" w:space="0" w:color="auto"/>
        <w:bottom w:val="none" w:sz="0" w:space="0" w:color="auto"/>
        <w:right w:val="none" w:sz="0" w:space="0" w:color="auto"/>
      </w:divBdr>
    </w:div>
    <w:div w:id="1443190549">
      <w:bodyDiv w:val="1"/>
      <w:marLeft w:val="0"/>
      <w:marRight w:val="0"/>
      <w:marTop w:val="0"/>
      <w:marBottom w:val="0"/>
      <w:divBdr>
        <w:top w:val="none" w:sz="0" w:space="0" w:color="auto"/>
        <w:left w:val="none" w:sz="0" w:space="0" w:color="auto"/>
        <w:bottom w:val="none" w:sz="0" w:space="0" w:color="auto"/>
        <w:right w:val="none" w:sz="0" w:space="0" w:color="auto"/>
      </w:divBdr>
    </w:div>
    <w:div w:id="1519344274">
      <w:bodyDiv w:val="1"/>
      <w:marLeft w:val="0"/>
      <w:marRight w:val="0"/>
      <w:marTop w:val="0"/>
      <w:marBottom w:val="0"/>
      <w:divBdr>
        <w:top w:val="none" w:sz="0" w:space="0" w:color="auto"/>
        <w:left w:val="none" w:sz="0" w:space="0" w:color="auto"/>
        <w:bottom w:val="none" w:sz="0" w:space="0" w:color="auto"/>
        <w:right w:val="none" w:sz="0" w:space="0" w:color="auto"/>
      </w:divBdr>
      <w:divsChild>
        <w:div w:id="899362735">
          <w:marLeft w:val="0"/>
          <w:marRight w:val="0"/>
          <w:marTop w:val="0"/>
          <w:marBottom w:val="0"/>
          <w:divBdr>
            <w:top w:val="none" w:sz="0" w:space="0" w:color="auto"/>
            <w:left w:val="none" w:sz="0" w:space="0" w:color="auto"/>
            <w:bottom w:val="none" w:sz="0" w:space="0" w:color="auto"/>
            <w:right w:val="none" w:sz="0" w:space="0" w:color="auto"/>
          </w:divBdr>
          <w:divsChild>
            <w:div w:id="40311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19737">
      <w:bodyDiv w:val="1"/>
      <w:marLeft w:val="0"/>
      <w:marRight w:val="0"/>
      <w:marTop w:val="0"/>
      <w:marBottom w:val="0"/>
      <w:divBdr>
        <w:top w:val="none" w:sz="0" w:space="0" w:color="auto"/>
        <w:left w:val="none" w:sz="0" w:space="0" w:color="auto"/>
        <w:bottom w:val="none" w:sz="0" w:space="0" w:color="auto"/>
        <w:right w:val="none" w:sz="0" w:space="0" w:color="auto"/>
      </w:divBdr>
    </w:div>
    <w:div w:id="1712340796">
      <w:bodyDiv w:val="1"/>
      <w:marLeft w:val="0"/>
      <w:marRight w:val="0"/>
      <w:marTop w:val="0"/>
      <w:marBottom w:val="0"/>
      <w:divBdr>
        <w:top w:val="none" w:sz="0" w:space="0" w:color="auto"/>
        <w:left w:val="none" w:sz="0" w:space="0" w:color="auto"/>
        <w:bottom w:val="none" w:sz="0" w:space="0" w:color="auto"/>
        <w:right w:val="none" w:sz="0" w:space="0" w:color="auto"/>
      </w:divBdr>
    </w:div>
    <w:div w:id="1961451406">
      <w:bodyDiv w:val="1"/>
      <w:marLeft w:val="0"/>
      <w:marRight w:val="0"/>
      <w:marTop w:val="0"/>
      <w:marBottom w:val="0"/>
      <w:divBdr>
        <w:top w:val="none" w:sz="0" w:space="0" w:color="auto"/>
        <w:left w:val="none" w:sz="0" w:space="0" w:color="auto"/>
        <w:bottom w:val="none" w:sz="0" w:space="0" w:color="auto"/>
        <w:right w:val="none" w:sz="0" w:space="0" w:color="auto"/>
      </w:divBdr>
    </w:div>
    <w:div w:id="2011372974">
      <w:bodyDiv w:val="1"/>
      <w:marLeft w:val="0"/>
      <w:marRight w:val="0"/>
      <w:marTop w:val="0"/>
      <w:marBottom w:val="0"/>
      <w:divBdr>
        <w:top w:val="none" w:sz="0" w:space="0" w:color="auto"/>
        <w:left w:val="none" w:sz="0" w:space="0" w:color="auto"/>
        <w:bottom w:val="none" w:sz="0" w:space="0" w:color="auto"/>
        <w:right w:val="none" w:sz="0" w:space="0" w:color="auto"/>
      </w:divBdr>
    </w:div>
    <w:div w:id="2023630186">
      <w:bodyDiv w:val="1"/>
      <w:marLeft w:val="0"/>
      <w:marRight w:val="0"/>
      <w:marTop w:val="0"/>
      <w:marBottom w:val="0"/>
      <w:divBdr>
        <w:top w:val="none" w:sz="0" w:space="0" w:color="auto"/>
        <w:left w:val="none" w:sz="0" w:space="0" w:color="auto"/>
        <w:bottom w:val="none" w:sz="0" w:space="0" w:color="auto"/>
        <w:right w:val="none" w:sz="0" w:space="0" w:color="auto"/>
      </w:divBdr>
    </w:div>
    <w:div w:id="205838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mailto:notice@keembody.com" TargetMode="Externa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maving.jones@keembody.com" TargetMode="External"/><Relationship Id="rId25" Type="http://schemas.openxmlformats.org/officeDocument/2006/relationships/header" Target="header7.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2.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footer" Target="footer3.xml"/><Relationship Id="rId27" Type="http://schemas.openxmlformats.org/officeDocument/2006/relationships/header" Target="header9.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ProjectDocument" ma:contentTypeID="0x010100D9C592A96278064CBF52171BE40000010300D069A8776AED344FA03EC579E14B0A9B" ma:contentTypeVersion="27" ma:contentTypeDescription="" ma:contentTypeScope="" ma:versionID="408c169b5c476fd5b6fc3d3443987eee">
  <xsd:schema xmlns:xsd="http://www.w3.org/2001/XMLSchema" xmlns:xs="http://www.w3.org/2001/XMLSchema" xmlns:p="http://schemas.microsoft.com/office/2006/metadata/properties" xmlns:ns2="d5ab543a-0e87-4f3c-a36a-af068c303bc8" xmlns:ns3="c01597e6-ba37-4dc9-b188-fbcf581ec529" xmlns:ns4="65d8ad73-631f-43bf-b3e2-1d0f9ba95d83" xmlns:ns5="5ab0b7ba-44c7-4471-b6ae-6412d06bc033" targetNamespace="http://schemas.microsoft.com/office/2006/metadata/properties" ma:root="true" ma:fieldsID="95e3f7a3c2047b2826b4497d0cfaa278" ns2:_="" ns3:_="" ns4:_="" ns5:_="">
    <xsd:import namespace="d5ab543a-0e87-4f3c-a36a-af068c303bc8"/>
    <xsd:import namespace="c01597e6-ba37-4dc9-b188-fbcf581ec529"/>
    <xsd:import namespace="65d8ad73-631f-43bf-b3e2-1d0f9ba95d83"/>
    <xsd:import namespace="5ab0b7ba-44c7-4471-b6ae-6412d06bc033"/>
    <xsd:element name="properties">
      <xsd:complexType>
        <xsd:sequence>
          <xsd:element name="documentManagement">
            <xsd:complexType>
              <xsd:all>
                <xsd:element ref="ns2:DMRevision" minOccurs="0"/>
                <xsd:element ref="ns3:RevisionDate" minOccurs="0"/>
                <xsd:element ref="ns4:FBS" minOccurs="0"/>
                <xsd:element ref="ns4:Package" minOccurs="0"/>
                <xsd:element ref="ns4:DisciplineName" minOccurs="0"/>
                <xsd:element ref="ns4:DocType" minOccurs="0"/>
                <xsd:element ref="ns3:DocumentGroup" minOccurs="0"/>
                <xsd:element ref="ns3:ClientDocumentNo" minOccurs="0"/>
                <xsd:element ref="ns3:VendorDocumentNo" minOccurs="0"/>
                <xsd:element ref="ns3:OtherDocumentNo" minOccurs="0"/>
                <xsd:element ref="ns3:ProgressStatus" minOccurs="0"/>
                <xsd:element ref="ns3:OriginatorCompany" minOccurs="0"/>
                <xsd:element ref="ns4:DocType_x003a_SubType" minOccurs="0"/>
                <xsd:element ref="ns4:DocType_x003A_DocumentTypeName" minOccurs="0"/>
                <xsd:element ref="ns4:DisciplineName_x003a_FunctionalGroup" minOccurs="0"/>
                <xsd:element ref="ns4:DisciplineName_x003a_DisciplineSpecialtyGroupName" minOccurs="0"/>
                <xsd:element ref="ns4:DisciplineName_x003a_DisciplineSpecialtyGroupNo" minOccurs="0"/>
                <xsd:element ref="ns4:FBS_x003a_HMICode" minOccurs="0"/>
                <xsd:element ref="ns4:FBS_x003a_HMIDescription" minOccurs="0"/>
                <xsd:element ref="ns3:RevisionComments" minOccurs="0"/>
                <xsd:element ref="ns4:DisciplineName_x003a_Discipline" minOccurs="0"/>
                <xsd:element ref="ns4:Package_x003a_HMIDescription" minOccurs="0"/>
                <xsd:element ref="ns4:DocType_x003a_SubTypeCode" minOccurs="0"/>
                <xsd:element ref="ns4:Package_x003a_HMICode" minOccurs="0"/>
                <xsd:element ref="ns3:Dm2DocumentNo" minOccurs="0"/>
                <xsd:element ref="ns2:IsControlled" minOccurs="0"/>
                <xsd:element ref="ns2:IsStub" minOccurs="0"/>
                <xsd:element ref="ns5:WorkflowState" minOccurs="0"/>
                <xsd:element ref="ns3:Custom01" minOccurs="0"/>
                <xsd:element ref="ns2:Custom02" minOccurs="0"/>
                <xsd:element ref="ns2:Custom03"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ab543a-0e87-4f3c-a36a-af068c303bc8" elementFormDefault="qualified">
    <xsd:import namespace="http://schemas.microsoft.com/office/2006/documentManagement/types"/>
    <xsd:import namespace="http://schemas.microsoft.com/office/infopath/2007/PartnerControls"/>
    <xsd:element name="DMRevision" ma:index="2" nillable="true" ma:displayName="Revision" ma:default="-" ma:indexed="true" ma:internalName="DMRevision">
      <xsd:simpleType>
        <xsd:restriction base="dms:Text">
          <xsd:maxLength value="255"/>
        </xsd:restriction>
      </xsd:simpleType>
    </xsd:element>
    <xsd:element name="IsControlled" ma:index="27" nillable="true" ma:displayName="Is Controlled" ma:default="0" ma:internalName="IsControlled">
      <xsd:simpleType>
        <xsd:restriction base="dms:Boolean"/>
      </xsd:simpleType>
    </xsd:element>
    <xsd:element name="IsStub" ma:index="28" nillable="true" ma:displayName="Is Stub" ma:default="0" ma:internalName="IsStub">
      <xsd:simpleType>
        <xsd:restriction base="dms:Boolean"/>
      </xsd:simpleType>
    </xsd:element>
    <xsd:element name="Custom02" ma:index="32" nillable="true" ma:displayName="Custom02" ma:hidden="true" ma:internalName="Custom02" ma:readOnly="false">
      <xsd:simpleType>
        <xsd:restriction base="dms:Text">
          <xsd:maxLength value="255"/>
        </xsd:restriction>
      </xsd:simpleType>
    </xsd:element>
    <xsd:element name="Custom03" ma:index="33" nillable="true" ma:displayName="Custom03" ma:hidden="true" ma:internalName="Custom03"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01597e6-ba37-4dc9-b188-fbcf581ec529" elementFormDefault="qualified">
    <xsd:import namespace="http://schemas.microsoft.com/office/2006/documentManagement/types"/>
    <xsd:import namespace="http://schemas.microsoft.com/office/infopath/2007/PartnerControls"/>
    <xsd:element name="RevisionDate" ma:index="3" nillable="true" ma:displayName="Revision Date" ma:default="[today]" ma:format="DateOnly" ma:internalName="RevisionDate">
      <xsd:simpleType>
        <xsd:restriction base="dms:DateTime"/>
      </xsd:simpleType>
    </xsd:element>
    <xsd:element name="DocumentGroup" ma:index="8" nillable="true" ma:displayName="Document Group" ma:default="Engineering Deliverable" ma:format="Dropdown" ma:indexed="true" ma:internalName="DocumentGroup">
      <xsd:simpleType>
        <xsd:restriction base="dms:Choice">
          <xsd:enumeration value="As-Built Mark-Up"/>
          <xsd:enumeration value="Client Original for Modification"/>
          <xsd:enumeration value="Consultant Deliverable"/>
          <xsd:enumeration value="Engineering Automated Deliverable"/>
          <xsd:enumeration value="Engineering Deliverable"/>
          <xsd:enumeration value="Mark-Up"/>
          <xsd:enumeration value="Project Internal"/>
          <xsd:enumeration value="Reference - Client"/>
          <xsd:enumeration value="Reference - Consultant"/>
          <xsd:enumeration value="Reference - Feasibility"/>
          <xsd:enumeration value="Reference - Hatch"/>
          <xsd:enumeration value="Reference - Other"/>
          <xsd:enumeration value="Reference - Vendor"/>
          <xsd:enumeration value="Standards - Client"/>
          <xsd:enumeration value="Standards - Hatch"/>
          <xsd:enumeration value="Standards - Other"/>
          <xsd:enumeration value="Vendor Deliverable"/>
        </xsd:restriction>
      </xsd:simpleType>
    </xsd:element>
    <xsd:element name="ClientDocumentNo" ma:index="9" nillable="true" ma:displayName="Client Document No" ma:indexed="true" ma:internalName="ClientDocumentNo">
      <xsd:simpleType>
        <xsd:restriction base="dms:Text">
          <xsd:maxLength value="255"/>
        </xsd:restriction>
      </xsd:simpleType>
    </xsd:element>
    <xsd:element name="VendorDocumentNo" ma:index="10" nillable="true" ma:displayName="Incoming Document No" ma:internalName="VendorDocumentNo">
      <xsd:simpleType>
        <xsd:restriction base="dms:Text">
          <xsd:maxLength value="60"/>
        </xsd:restriction>
      </xsd:simpleType>
    </xsd:element>
    <xsd:element name="OtherDocumentNo" ma:index="11" nillable="true" ma:displayName="Other Document No" ma:internalName="OtherDocumentNo">
      <xsd:simpleType>
        <xsd:restriction base="dms:Text">
          <xsd:maxLength value="255"/>
        </xsd:restriction>
      </xsd:simpleType>
    </xsd:element>
    <xsd:element name="ProgressStatus" ma:index="12" nillable="true" ma:displayName="Progress Status" ma:default="" ma:format="Dropdown" ma:indexed="true" ma:internalName="ProgressStatus">
      <xsd:simpleType>
        <xsd:restriction base="dms:Choice">
          <xsd:enumeration value="Approved for Bid"/>
          <xsd:enumeration value="Approved For Construction"/>
          <xsd:enumeration value="Approved for Detail Design"/>
          <xsd:enumeration value="Approved for Detailing"/>
          <xsd:enumeration value="Approved for Fabrication"/>
          <xsd:enumeration value="Approved for FEL"/>
          <xsd:enumeration value="Approved for Hazard Study"/>
          <xsd:enumeration value="Approved for Use"/>
          <xsd:enumeration value="As-Built"/>
          <xsd:enumeration value="Cancelled"/>
          <xsd:enumeration value="Certified"/>
          <xsd:enumeration value="Certified Final"/>
          <xsd:enumeration value="Client Approval"/>
          <xsd:enumeration value="Client Approval (1)"/>
          <xsd:enumeration value="Client Approval (2)"/>
          <xsd:enumeration value="Client Approval (3)"/>
          <xsd:enumeration value="Client Review"/>
          <xsd:enumeration value="Client Review (1)"/>
          <xsd:enumeration value="Client Review (2)"/>
          <xsd:enumeration value="Client Review (3)"/>
          <xsd:enumeration value="Final"/>
          <xsd:enumeration value="Information"/>
          <xsd:enumeration value="Internal Review"/>
          <xsd:enumeration value="Internal Review (1)"/>
          <xsd:enumeration value="Internal Review (2)"/>
          <xsd:enumeration value="Internal Review (3)"/>
          <xsd:enumeration value="Intra-Discipline Review"/>
          <xsd:enumeration value="Intra-Discipline Review (1)"/>
          <xsd:enumeration value="Intra-Discipline Review (2)"/>
          <xsd:enumeration value="Intra-Discipline Review (3)"/>
          <xsd:enumeration value="Not Started"/>
          <xsd:enumeration value="Preliminary"/>
          <xsd:enumeration value="Record Document"/>
          <xsd:enumeration value="Record Document - Mark-Up"/>
          <xsd:enumeration value="Record Document - No Change"/>
          <xsd:enumeration value="Started"/>
          <xsd:enumeration value="Superseded"/>
        </xsd:restriction>
      </xsd:simpleType>
    </xsd:element>
    <xsd:element name="OriginatorCompany" ma:index="13" nillable="true" ma:displayName="Originator Company" ma:default="Hatch" ma:internalName="OriginatorCompany">
      <xsd:simpleType>
        <xsd:restriction base="dms:Text">
          <xsd:maxLength value="255"/>
        </xsd:restriction>
      </xsd:simpleType>
    </xsd:element>
    <xsd:element name="RevisionComments" ma:index="21" nillable="true" ma:displayName="Comments" ma:internalName="RevisionComments">
      <xsd:simpleType>
        <xsd:restriction base="dms:Note">
          <xsd:maxLength value="255"/>
        </xsd:restriction>
      </xsd:simpleType>
    </xsd:element>
    <xsd:element name="Dm2DocumentNo" ma:index="26" nillable="true" ma:displayName="Document No" ma:indexed="true" ma:internalName="Dm2DocumentNo">
      <xsd:simpleType>
        <xsd:restriction base="dms:Text">
          <xsd:maxLength value="255"/>
        </xsd:restriction>
      </xsd:simpleType>
    </xsd:element>
    <xsd:element name="Custom01" ma:index="31" nillable="true" ma:displayName="Custom01" ma:default="" ma:format="Dropdown" ma:hidden="true" ma:internalName="Custom01" ma:readOnly="false">
      <xsd:simpleType>
        <xsd:restriction base="dms:Choice">
          <xsd:enumeration value="Option1"/>
          <xsd:enumeration value="Option2"/>
        </xsd:restriction>
      </xsd:simpleType>
    </xsd:element>
  </xsd:schema>
  <xsd:schema xmlns:xsd="http://www.w3.org/2001/XMLSchema" xmlns:xs="http://www.w3.org/2001/XMLSchema" xmlns:dms="http://schemas.microsoft.com/office/2006/documentManagement/types" xmlns:pc="http://schemas.microsoft.com/office/infopath/2007/PartnerControls" targetNamespace="65d8ad73-631f-43bf-b3e2-1d0f9ba95d83" elementFormDefault="qualified">
    <xsd:import namespace="http://schemas.microsoft.com/office/2006/documentManagement/types"/>
    <xsd:import namespace="http://schemas.microsoft.com/office/infopath/2007/PartnerControls"/>
    <xsd:element name="FBS" ma:index="4" nillable="true" ma:displayName="FBS" ma:indexed="true" ma:list="{1c90401c-3c62-4b85-987a-7eeeb39225c4}" ma:internalName="FBS" ma:showField="Title" ma:web="65d8ad73-631f-43bf-b3e2-1d0f9ba95d83">
      <xsd:simpleType>
        <xsd:restriction base="dms:Lookup"/>
      </xsd:simpleType>
    </xsd:element>
    <xsd:element name="Package" ma:index="5" nillable="true" ma:displayName="Procurement Package" ma:indexed="true" ma:list="{1cb0ae30-5c07-45fb-8055-acef7859c5cb}" ma:internalName="Package" ma:showField="Title" ma:web="65d8ad73-631f-43bf-b3e2-1d0f9ba95d83">
      <xsd:simpleType>
        <xsd:restriction base="dms:Lookup"/>
      </xsd:simpleType>
    </xsd:element>
    <xsd:element name="DisciplineName" ma:index="6" nillable="true" ma:displayName="Discipline Name" ma:indexed="true" ma:list="{0211276b-3f84-4565-8549-4b802bfac9bc}" ma:internalName="DisciplineName" ma:showField="Title" ma:web="65d8ad73-631f-43bf-b3e2-1d0f9ba95d83">
      <xsd:simpleType>
        <xsd:restriction base="dms:Lookup"/>
      </xsd:simpleType>
    </xsd:element>
    <xsd:element name="DocType" ma:index="7" nillable="true" ma:displayName="Document Type" ma:indexed="true" ma:list="{f5d77a77-2510-40f0-8e22-3dc596e67790}" ma:internalName="DocType" ma:showField="Title" ma:web="65d8ad73-631f-43bf-b3e2-1d0f9ba95d83">
      <xsd:simpleType>
        <xsd:restriction base="dms:Lookup"/>
      </xsd:simpleType>
    </xsd:element>
    <xsd:element name="DocType_x003a_SubType" ma:index="14" nillable="true" ma:displayName="Document Subtype" ma:list="{f5d77a77-2510-40f0-8e22-3dc596e67790}" ma:internalName="DocType_x003A_SubType" ma:readOnly="true" ma:showField="SubType" ma:web="65d8ad73-631f-43bf-b3e2-1d0f9ba95d83">
      <xsd:simpleType>
        <xsd:restriction base="dms:Lookup"/>
      </xsd:simpleType>
    </xsd:element>
    <xsd:element name="DocType_x003A_DocumentTypeName" ma:index="15" nillable="true" ma:displayName="Document Type Name" ma:list="{f5d77a77-2510-40f0-8e22-3dc596e67790}" ma:internalName="DocType_x003A_DocumentTypeName" ma:readOnly="true" ma:showField="DocumentType" ma:web="65d8ad73-631f-43bf-b3e2-1d0f9ba95d83">
      <xsd:simpleType>
        <xsd:restriction base="dms:Lookup"/>
      </xsd:simpleType>
    </xsd:element>
    <xsd:element name="DisciplineName_x003a_FunctionalGroup" ma:index="16" nillable="true" ma:displayName="Functional Group" ma:list="{0211276b-3f84-4565-8549-4b802bfac9bc}" ma:internalName="DisciplineName_x003A_FunctionalGroup" ma:readOnly="true" ma:showField="FunctionalGroup" ma:web="65d8ad73-631f-43bf-b3e2-1d0f9ba95d83">
      <xsd:simpleType>
        <xsd:restriction base="dms:Lookup"/>
      </xsd:simpleType>
    </xsd:element>
    <xsd:element name="DisciplineName_x003a_DisciplineSpecialtyGroupName" ma:index="17" nillable="true" ma:displayName="Discipline Specialty Group Name" ma:list="{0211276b-3f84-4565-8549-4b802bfac9bc}" ma:internalName="DisciplineName_x003A_DisciplineSpecialtyGroupName" ma:readOnly="true" ma:showField="DisciplineSpecialtyGroupName" ma:web="65d8ad73-631f-43bf-b3e2-1d0f9ba95d83">
      <xsd:simpleType>
        <xsd:restriction base="dms:Lookup"/>
      </xsd:simpleType>
    </xsd:element>
    <xsd:element name="DisciplineName_x003a_DisciplineSpecialtyGroupNo" ma:index="18" nillable="true" ma:displayName="Discipline Specialty Group No" ma:list="{0211276b-3f84-4565-8549-4b802bfac9bc}" ma:internalName="DisciplineName_x003A_DisciplineSpecialtyGroupNo" ma:readOnly="true" ma:showField="DisciplineSpecialtyGroupNo" ma:web="65d8ad73-631f-43bf-b3e2-1d0f9ba95d83">
      <xsd:simpleType>
        <xsd:restriction base="dms:Lookup"/>
      </xsd:simpleType>
    </xsd:element>
    <xsd:element name="FBS_x003a_HMICode" ma:index="19" nillable="true" ma:displayName="FBS Code" ma:list="{1c90401c-3c62-4b85-987a-7eeeb39225c4}" ma:internalName="FBS_x003A_HMICode" ma:readOnly="true" ma:showField="HMICode" ma:web="65d8ad73-631f-43bf-b3e2-1d0f9ba95d83">
      <xsd:simpleType>
        <xsd:restriction base="dms:Lookup"/>
      </xsd:simpleType>
    </xsd:element>
    <xsd:element name="FBS_x003a_HMIDescription" ma:index="20" nillable="true" ma:displayName="FBS Description" ma:list="{1c90401c-3c62-4b85-987a-7eeeb39225c4}" ma:internalName="FBS_x003A_HMIDescription" ma:readOnly="true" ma:showField="HMIDescription" ma:web="65d8ad73-631f-43bf-b3e2-1d0f9ba95d83">
      <xsd:simpleType>
        <xsd:restriction base="dms:Lookup"/>
      </xsd:simpleType>
    </xsd:element>
    <xsd:element name="DisciplineName_x003a_Discipline" ma:index="22" nillable="true" ma:displayName="Discipline Name" ma:list="{0211276b-3f84-4565-8549-4b802bfac9bc}" ma:internalName="DisciplineName_x003A_Discipline" ma:readOnly="true" ma:showField="Discipline" ma:web="65d8ad73-631f-43bf-b3e2-1d0f9ba95d83">
      <xsd:simpleType>
        <xsd:restriction base="dms:Lookup"/>
      </xsd:simpleType>
    </xsd:element>
    <xsd:element name="Package_x003a_HMIDescription" ma:index="23" nillable="true" ma:displayName="Package Description" ma:list="{1cb0ae30-5c07-45fb-8055-acef7859c5cb}" ma:internalName="Package_x003A_HMIDescription" ma:readOnly="true" ma:showField="HMIDescription" ma:web="65d8ad73-631f-43bf-b3e2-1d0f9ba95d83">
      <xsd:simpleType>
        <xsd:restriction base="dms:Lookup"/>
      </xsd:simpleType>
    </xsd:element>
    <xsd:element name="DocType_x003a_SubTypeCode" ma:index="24" nillable="true" ma:displayName="Document Subtype Code" ma:list="{f5d77a77-2510-40f0-8e22-3dc596e67790}" ma:internalName="DocType_x003A_SubTypeCode" ma:readOnly="true" ma:showField="SubTypeCode" ma:web="65d8ad73-631f-43bf-b3e2-1d0f9ba95d83">
      <xsd:simpleType>
        <xsd:restriction base="dms:Lookup"/>
      </xsd:simpleType>
    </xsd:element>
    <xsd:element name="Package_x003a_HMICode" ma:index="25" nillable="true" ma:displayName="Package Code" ma:list="{1cb0ae30-5c07-45fb-8055-acef7859c5cb}" ma:internalName="Package_x003A_HMICode" ma:readOnly="true" ma:showField="HMICode" ma:web="65d8ad73-631f-43bf-b3e2-1d0f9ba95d83">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5ab0b7ba-44c7-4471-b6ae-6412d06bc033" elementFormDefault="qualified">
    <xsd:import namespace="http://schemas.microsoft.com/office/2006/documentManagement/types"/>
    <xsd:import namespace="http://schemas.microsoft.com/office/infopath/2007/PartnerControls"/>
    <xsd:element name="WorkflowState" ma:index="29" nillable="true" ma:displayName="Workflow State" ma:internalName="WorkflowStat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visionComments xmlns="c01597e6-ba37-4dc9-b188-fbcf581ec529" xsi:nil="true"/>
    <DisciplineName xmlns="65d8ad73-631f-43bf-b3e2-1d0f9ba95d83" xsi:nil="true"/>
    <OtherDocumentNo xmlns="c01597e6-ba37-4dc9-b188-fbcf581ec529" xsi:nil="true"/>
    <Custom03 xmlns="d5ab543a-0e87-4f3c-a36a-af068c303bc8" xsi:nil="true"/>
    <VendorDocumentNo xmlns="c01597e6-ba37-4dc9-b188-fbcf581ec529" xsi:nil="true"/>
    <IsStub xmlns="d5ab543a-0e87-4f3c-a36a-af068c303bc8">false</IsStub>
    <Custom02 xmlns="d5ab543a-0e87-4f3c-a36a-af068c303bc8" xsi:nil="true"/>
    <OriginatorCompany xmlns="c01597e6-ba37-4dc9-b188-fbcf581ec529">Hatch</OriginatorCompany>
    <Custom01 xmlns="c01597e6-ba37-4dc9-b188-fbcf581ec529" xsi:nil="true"/>
    <DMRevision xmlns="d5ab543a-0e87-4f3c-a36a-af068c303bc8">-</DMRevision>
    <FBS xmlns="65d8ad73-631f-43bf-b3e2-1d0f9ba95d83" xsi:nil="true"/>
    <ClientDocumentNo xmlns="c01597e6-ba37-4dc9-b188-fbcf581ec529" xsi:nil="true"/>
    <Dm2DocumentNo xmlns="c01597e6-ba37-4dc9-b188-fbcf581ec529" xsi:nil="true"/>
    <Package xmlns="65d8ad73-631f-43bf-b3e2-1d0f9ba95d83" xsi:nil="true"/>
    <ProgressStatus xmlns="c01597e6-ba37-4dc9-b188-fbcf581ec529" xsi:nil="true"/>
    <IsControlled xmlns="d5ab543a-0e87-4f3c-a36a-af068c303bc8">false</IsControlled>
    <DocType xmlns="65d8ad73-631f-43bf-b3e2-1d0f9ba95d83" xsi:nil="true"/>
    <WorkflowState xmlns="5ab0b7ba-44c7-4471-b6ae-6412d06bc033" xsi:nil="true"/>
    <RevisionDate xmlns="c01597e6-ba37-4dc9-b188-fbcf581ec529">2021-03-23T18:30:49+00:00</RevisionDate>
    <DocumentGroup xmlns="c01597e6-ba37-4dc9-b188-fbcf581ec529">Engineering Deliverable</DocumentGroup>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72716B-8748-4669-A370-CF52219EE8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ab543a-0e87-4f3c-a36a-af068c303bc8"/>
    <ds:schemaRef ds:uri="c01597e6-ba37-4dc9-b188-fbcf581ec529"/>
    <ds:schemaRef ds:uri="65d8ad73-631f-43bf-b3e2-1d0f9ba95d83"/>
    <ds:schemaRef ds:uri="5ab0b7ba-44c7-4471-b6ae-6412d06bc0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388677-EA89-4312-AC49-A0CC8D2B173A}">
  <ds:schemaRefs>
    <ds:schemaRef ds:uri="http://schemas.microsoft.com/office/2006/metadata/properties"/>
    <ds:schemaRef ds:uri="http://schemas.microsoft.com/office/infopath/2007/PartnerControls"/>
    <ds:schemaRef ds:uri="c01597e6-ba37-4dc9-b188-fbcf581ec529"/>
    <ds:schemaRef ds:uri="65d8ad73-631f-43bf-b3e2-1d0f9ba95d83"/>
    <ds:schemaRef ds:uri="d5ab543a-0e87-4f3c-a36a-af068c303bc8"/>
    <ds:schemaRef ds:uri="5ab0b7ba-44c7-4471-b6ae-6412d06bc033"/>
  </ds:schemaRefs>
</ds:datastoreItem>
</file>

<file path=customXml/itemProps3.xml><?xml version="1.0" encoding="utf-8"?>
<ds:datastoreItem xmlns:ds="http://schemas.openxmlformats.org/officeDocument/2006/customXml" ds:itemID="{B983502F-6874-4482-A755-5456BF448EBA}">
  <ds:schemaRefs>
    <ds:schemaRef ds:uri="http://schemas.openxmlformats.org/officeDocument/2006/bibliography"/>
  </ds:schemaRefs>
</ds:datastoreItem>
</file>

<file path=customXml/itemProps4.xml><?xml version="1.0" encoding="utf-8"?>
<ds:datastoreItem xmlns:ds="http://schemas.openxmlformats.org/officeDocument/2006/customXml" ds:itemID="{0CFEA1FB-0A7A-4FAD-AD6C-A1A0458437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66</Pages>
  <Words>25142</Words>
  <Characters>143311</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Amber Howell</dc:creator>
  <cp:lastModifiedBy>Adedeji Igbayilola</cp:lastModifiedBy>
  <cp:revision>14</cp:revision>
  <cp:lastPrinted>2012-11-30T19:42:00Z</cp:lastPrinted>
  <dcterms:created xsi:type="dcterms:W3CDTF">2021-08-11T18:17:00Z</dcterms:created>
  <dcterms:modified xsi:type="dcterms:W3CDTF">2026-05-31T18:40:00Z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0x010100D9C592A96278064CBF52171BE40000010300D069A8776AED344FA03EC579E14B0A9B</vt:lpwstr>
  </property>
</Properties>
</file>